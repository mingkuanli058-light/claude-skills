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3AC344">
      <w:pPr>
        <w:adjustRightInd w:val="0"/>
        <w:snapToGrid w:val="0"/>
        <w:ind w:left="1"/>
        <w:jc w:val="center"/>
        <w:rPr>
          <w:rFonts w:hint="eastAsia" w:asciiTheme="minorEastAsia" w:hAnsiTheme="minorEastAsia" w:eastAsiaTheme="minorEastAsia"/>
          <w:color w:val="000000" w:themeColor="text1"/>
          <w:sz w:val="18"/>
          <w:szCs w:val="18"/>
          <w14:textFill>
            <w14:solidFill>
              <w14:schemeClr w14:val="tx1"/>
            </w14:solidFill>
          </w14:textFill>
        </w:rPr>
      </w:pPr>
      <w:bookmarkStart w:id="290" w:name="_GoBack"/>
      <w:bookmarkEnd w:id="290"/>
      <w:r>
        <w:rPr>
          <w:rFonts w:hint="eastAsia" w:asciiTheme="minorEastAsia" w:hAnsiTheme="minorEastAsia" w:eastAsiaTheme="minorEastAsia"/>
          <w:color w:val="000000" w:themeColor="text1"/>
          <w:sz w:val="18"/>
          <w:szCs w:val="18"/>
          <w14:textFill>
            <w14:solidFill>
              <w14:schemeClr w14:val="tx1"/>
            </w14:solidFill>
          </w14:textFill>
        </w:rPr>
        <w:t xml:space="preserve"> </w:t>
      </w:r>
    </w:p>
    <w:p w14:paraId="1AE9FAC2">
      <w:pPr>
        <w:adjustRightInd w:val="0"/>
        <w:snapToGrid w:val="0"/>
        <w:ind w:left="1"/>
        <w:jc w:val="center"/>
        <w:rPr>
          <w:rFonts w:hint="eastAsia" w:asciiTheme="minorEastAsia" w:hAnsiTheme="minorEastAsia" w:eastAsiaTheme="minorEastAsia"/>
          <w:color w:val="000000" w:themeColor="text1"/>
          <w14:textFill>
            <w14:solidFill>
              <w14:schemeClr w14:val="tx1"/>
            </w14:solidFill>
          </w14:textFill>
        </w:rPr>
      </w:pPr>
    </w:p>
    <w:p w14:paraId="3CAABECC">
      <w:pPr>
        <w:tabs>
          <w:tab w:val="center" w:pos="4217"/>
          <w:tab w:val="left" w:pos="6227"/>
        </w:tabs>
        <w:jc w:val="center"/>
        <w:rPr>
          <w:rFonts w:hint="eastAsia" w:cs="仿宋" w:asciiTheme="minorEastAsia" w:hAnsiTheme="minorEastAsia" w:eastAsiaTheme="minorEastAsia"/>
          <w:b/>
          <w:color w:val="000000" w:themeColor="text1"/>
          <w:sz w:val="72"/>
          <w:szCs w:val="72"/>
          <w14:textFill>
            <w14:solidFill>
              <w14:schemeClr w14:val="tx1"/>
            </w14:solidFill>
          </w14:textFill>
        </w:rPr>
      </w:pPr>
      <w:r>
        <w:rPr>
          <w:rFonts w:hint="eastAsia" w:cs="仿宋" w:asciiTheme="minorEastAsia" w:hAnsiTheme="minorEastAsia" w:eastAsiaTheme="minorEastAsia"/>
          <w:b/>
          <w:color w:val="000000" w:themeColor="text1"/>
          <w:sz w:val="72"/>
          <w:szCs w:val="72"/>
          <w14:textFill>
            <w14:solidFill>
              <w14:schemeClr w14:val="tx1"/>
            </w14:solidFill>
          </w14:textFill>
        </w:rPr>
        <w:t>北京市公安局昌平分局基层所队接报案室升级改造项目</w:t>
      </w:r>
    </w:p>
    <w:p w14:paraId="1B45E7EA">
      <w:pPr>
        <w:tabs>
          <w:tab w:val="center" w:pos="4217"/>
          <w:tab w:val="left" w:pos="6227"/>
        </w:tabs>
        <w:jc w:val="left"/>
        <w:rPr>
          <w:rFonts w:hint="eastAsia" w:cs="仿宋" w:asciiTheme="minorEastAsia" w:hAnsiTheme="minorEastAsia" w:eastAsiaTheme="minorEastAsia"/>
          <w:b/>
          <w:color w:val="000000" w:themeColor="text1"/>
          <w:sz w:val="72"/>
          <w:szCs w:val="72"/>
          <w14:textFill>
            <w14:solidFill>
              <w14:schemeClr w14:val="tx1"/>
            </w14:solidFill>
          </w14:textFill>
        </w:rPr>
      </w:pPr>
      <w:r>
        <w:rPr>
          <w:rFonts w:hint="eastAsia" w:cs="仿宋" w:asciiTheme="minorEastAsia" w:hAnsiTheme="minorEastAsia" w:eastAsiaTheme="minorEastAsia"/>
          <w:b/>
          <w:color w:val="000000" w:themeColor="text1"/>
          <w:sz w:val="44"/>
          <w:szCs w:val="44"/>
          <w14:textFill>
            <w14:solidFill>
              <w14:schemeClr w14:val="tx1"/>
            </w14:solidFill>
          </w14:textFill>
        </w:rPr>
        <w:tab/>
      </w:r>
    </w:p>
    <w:p w14:paraId="79146CA5">
      <w:pPr>
        <w:tabs>
          <w:tab w:val="center" w:pos="4217"/>
          <w:tab w:val="left" w:pos="6227"/>
        </w:tabs>
        <w:jc w:val="center"/>
        <w:rPr>
          <w:rFonts w:hint="eastAsia" w:cs="仿宋" w:asciiTheme="minorEastAsia" w:hAnsiTheme="minorEastAsia" w:eastAsiaTheme="minorEastAsia"/>
          <w:color w:val="000000" w:themeColor="text1"/>
          <w:sz w:val="72"/>
          <w:szCs w:val="72"/>
          <w14:textFill>
            <w14:solidFill>
              <w14:schemeClr w14:val="tx1"/>
            </w14:solidFill>
          </w14:textFill>
        </w:rPr>
      </w:pPr>
      <w:r>
        <w:rPr>
          <w:rFonts w:hint="eastAsia" w:cs="仿宋" w:asciiTheme="minorEastAsia" w:hAnsiTheme="minorEastAsia" w:eastAsiaTheme="minorEastAsia"/>
          <w:b/>
          <w:color w:val="000000" w:themeColor="text1"/>
          <w:sz w:val="72"/>
          <w:szCs w:val="72"/>
          <w14:textFill>
            <w14:solidFill>
              <w14:schemeClr w14:val="tx1"/>
            </w14:solidFill>
          </w14:textFill>
        </w:rPr>
        <w:t>遴选文件</w:t>
      </w:r>
    </w:p>
    <w:p w14:paraId="379D4DCD">
      <w:pPr>
        <w:jc w:val="center"/>
        <w:rPr>
          <w:rFonts w:hint="eastAsia" w:cs="仿宋" w:asciiTheme="minorEastAsia" w:hAnsiTheme="minorEastAsia" w:eastAsiaTheme="minorEastAsia"/>
          <w:b/>
          <w:color w:val="000000" w:themeColor="text1"/>
          <w:sz w:val="44"/>
          <w:szCs w:val="44"/>
          <w14:textFill>
            <w14:solidFill>
              <w14:schemeClr w14:val="tx1"/>
            </w14:solidFill>
          </w14:textFill>
        </w:rPr>
      </w:pPr>
    </w:p>
    <w:p w14:paraId="0890DBCA">
      <w:pPr>
        <w:rPr>
          <w:rFonts w:hint="eastAsia" w:cs="仿宋" w:asciiTheme="minorEastAsia" w:hAnsiTheme="minorEastAsia" w:eastAsiaTheme="minorEastAsia"/>
          <w:b/>
          <w:color w:val="000000" w:themeColor="text1"/>
          <w:sz w:val="44"/>
          <w:szCs w:val="44"/>
          <w14:textFill>
            <w14:solidFill>
              <w14:schemeClr w14:val="tx1"/>
            </w14:solidFill>
          </w14:textFill>
        </w:rPr>
      </w:pPr>
      <w:r>
        <w:rPr>
          <w:rFonts w:hint="eastAsia" w:cs="仿宋" w:asciiTheme="minorEastAsia" w:hAnsiTheme="minorEastAsia" w:eastAsiaTheme="minorEastAsia"/>
          <w:b/>
          <w:color w:val="000000" w:themeColor="text1"/>
          <w:sz w:val="44"/>
          <w:szCs w:val="44"/>
          <w14:textFill>
            <w14:solidFill>
              <w14:schemeClr w14:val="tx1"/>
            </w14:solidFill>
          </w14:textFill>
        </w:rPr>
        <w:t xml:space="preserve">     </w:t>
      </w:r>
    </w:p>
    <w:p w14:paraId="1B61373F">
      <w:pPr>
        <w:jc w:val="center"/>
        <w:rPr>
          <w:rFonts w:hint="eastAsia" w:cs="仿宋" w:asciiTheme="minorEastAsia" w:hAnsiTheme="minorEastAsia" w:eastAsiaTheme="minorEastAsia"/>
          <w:b/>
          <w:color w:val="000000" w:themeColor="text1"/>
          <w:sz w:val="36"/>
          <w:szCs w:val="36"/>
          <w14:textFill>
            <w14:solidFill>
              <w14:schemeClr w14:val="tx1"/>
            </w14:solidFill>
          </w14:textFill>
        </w:rPr>
      </w:pPr>
      <w:r>
        <w:rPr>
          <w:rFonts w:hint="eastAsia" w:cs="仿宋" w:asciiTheme="minorEastAsia" w:hAnsiTheme="minorEastAsia" w:eastAsiaTheme="minorEastAsia"/>
          <w:b/>
          <w:color w:val="000000" w:themeColor="text1"/>
          <w:sz w:val="36"/>
          <w:szCs w:val="36"/>
          <w14:textFill>
            <w14:solidFill>
              <w14:schemeClr w14:val="tx1"/>
            </w14:solidFill>
          </w14:textFill>
        </w:rPr>
        <w:t>项目编号：0686-    N</w:t>
      </w:r>
    </w:p>
    <w:p w14:paraId="56AB1A3F">
      <w:pPr>
        <w:jc w:val="center"/>
        <w:rPr>
          <w:rFonts w:hint="eastAsia" w:asciiTheme="minorEastAsia" w:hAnsiTheme="minorEastAsia" w:eastAsiaTheme="minorEastAsia"/>
          <w:b/>
          <w:color w:val="000000" w:themeColor="text1"/>
          <w:sz w:val="30"/>
          <w:szCs w:val="30"/>
          <w14:textFill>
            <w14:solidFill>
              <w14:schemeClr w14:val="tx1"/>
            </w14:solidFill>
          </w14:textFill>
        </w:rPr>
      </w:pPr>
    </w:p>
    <w:p w14:paraId="7196C52A">
      <w:pPr>
        <w:spacing w:line="360" w:lineRule="auto"/>
        <w:ind w:firstLine="1084" w:firstLineChars="300"/>
        <w:rPr>
          <w:rFonts w:hint="eastAsia" w:cs="仿宋" w:asciiTheme="minorEastAsia" w:hAnsiTheme="minorEastAsia" w:eastAsiaTheme="minorEastAsia"/>
          <w:b/>
          <w:color w:val="000000" w:themeColor="text1"/>
          <w:sz w:val="36"/>
          <w:szCs w:val="36"/>
          <w14:textFill>
            <w14:solidFill>
              <w14:schemeClr w14:val="tx1"/>
            </w14:solidFill>
          </w14:textFill>
        </w:rPr>
      </w:pPr>
    </w:p>
    <w:p w14:paraId="77E26638">
      <w:pPr>
        <w:spacing w:line="360" w:lineRule="auto"/>
        <w:ind w:firstLine="1084" w:firstLineChars="300"/>
        <w:rPr>
          <w:rFonts w:hint="eastAsia" w:cs="仿宋" w:asciiTheme="minorEastAsia" w:hAnsiTheme="minorEastAsia" w:eastAsiaTheme="minorEastAsia"/>
          <w:b/>
          <w:color w:val="000000" w:themeColor="text1"/>
          <w:sz w:val="36"/>
          <w:szCs w:val="36"/>
          <w14:textFill>
            <w14:solidFill>
              <w14:schemeClr w14:val="tx1"/>
            </w14:solidFill>
          </w14:textFill>
        </w:rPr>
      </w:pPr>
      <w:r>
        <w:rPr>
          <w:rFonts w:hint="eastAsia" w:cs="仿宋" w:asciiTheme="minorEastAsia" w:hAnsiTheme="minorEastAsia" w:eastAsiaTheme="minorEastAsia"/>
          <w:b/>
          <w:color w:val="000000" w:themeColor="text1"/>
          <w:sz w:val="36"/>
          <w:szCs w:val="36"/>
          <w14:textFill>
            <w14:solidFill>
              <w14:schemeClr w14:val="tx1"/>
            </w14:solidFill>
          </w14:textFill>
        </w:rPr>
        <w:t>遴选人：北京市公安局昌平分局</w:t>
      </w:r>
    </w:p>
    <w:p w14:paraId="42EECAE5">
      <w:pPr>
        <w:spacing w:line="360" w:lineRule="auto"/>
        <w:jc w:val="center"/>
        <w:rPr>
          <w:rFonts w:hint="eastAsia" w:cs="仿宋" w:asciiTheme="minorEastAsia" w:hAnsiTheme="minorEastAsia" w:eastAsiaTheme="minorEastAsia"/>
          <w:b/>
          <w:color w:val="000000" w:themeColor="text1"/>
          <w:sz w:val="36"/>
          <w:szCs w:val="36"/>
          <w14:textFill>
            <w14:solidFill>
              <w14:schemeClr w14:val="tx1"/>
            </w14:solidFill>
          </w14:textFill>
        </w:rPr>
      </w:pPr>
      <w:r>
        <w:rPr>
          <w:rFonts w:hint="eastAsia" w:cs="仿宋" w:asciiTheme="minorEastAsia" w:hAnsiTheme="minorEastAsia" w:eastAsiaTheme="minorEastAsia"/>
          <w:b/>
          <w:color w:val="000000" w:themeColor="text1"/>
          <w:sz w:val="36"/>
          <w:szCs w:val="36"/>
          <w14:textFill>
            <w14:solidFill>
              <w14:schemeClr w14:val="tx1"/>
            </w14:solidFill>
          </w14:textFill>
        </w:rPr>
        <w:t>遴选代理机构：北京国际贸易有限公司</w:t>
      </w:r>
    </w:p>
    <w:p w14:paraId="58608F00">
      <w:pPr>
        <w:spacing w:line="360" w:lineRule="auto"/>
        <w:jc w:val="center"/>
        <w:rPr>
          <w:rFonts w:hint="eastAsia" w:cs="仿宋" w:asciiTheme="minorEastAsia" w:hAnsiTheme="minorEastAsia" w:eastAsiaTheme="minorEastAsia"/>
          <w:b/>
          <w:color w:val="000000" w:themeColor="text1"/>
          <w:sz w:val="44"/>
          <w:szCs w:val="44"/>
          <w14:textFill>
            <w14:solidFill>
              <w14:schemeClr w14:val="tx1"/>
            </w14:solidFill>
          </w14:textFill>
        </w:rPr>
      </w:pPr>
    </w:p>
    <w:p w14:paraId="75DF638F">
      <w:pPr>
        <w:spacing w:line="360" w:lineRule="auto"/>
        <w:jc w:val="center"/>
        <w:rPr>
          <w:rFonts w:hint="eastAsia" w:cs="仿宋" w:asciiTheme="minorEastAsia" w:hAnsiTheme="minorEastAsia" w:eastAsiaTheme="minorEastAsia"/>
          <w:b/>
          <w:color w:val="000000" w:themeColor="text1"/>
          <w:sz w:val="36"/>
          <w:szCs w:val="36"/>
          <w14:textFill>
            <w14:solidFill>
              <w14:schemeClr w14:val="tx1"/>
            </w14:solidFill>
          </w14:textFill>
        </w:rPr>
        <w:sectPr>
          <w:headerReference r:id="rId8" w:type="first"/>
          <w:footerReference r:id="rId11" w:type="first"/>
          <w:headerReference r:id="rId7" w:type="default"/>
          <w:footerReference r:id="rId9" w:type="default"/>
          <w:footerReference r:id="rId10" w:type="even"/>
          <w:pgSz w:w="11907" w:h="16840"/>
          <w:pgMar w:top="1440" w:right="1797" w:bottom="1440" w:left="1797" w:header="851" w:footer="992" w:gutter="0"/>
          <w:pgNumType w:start="1"/>
          <w:cols w:space="425" w:num="1"/>
          <w:titlePg/>
        </w:sectPr>
      </w:pPr>
      <w:r>
        <w:rPr>
          <w:rFonts w:hint="eastAsia" w:cs="仿宋" w:asciiTheme="minorEastAsia" w:hAnsiTheme="minorEastAsia" w:eastAsiaTheme="minorEastAsia"/>
          <w:b/>
          <w:color w:val="000000" w:themeColor="text1"/>
          <w:sz w:val="36"/>
          <w:szCs w:val="36"/>
          <w14:textFill>
            <w14:solidFill>
              <w14:schemeClr w14:val="tx1"/>
            </w14:solidFill>
          </w14:textFill>
        </w:rPr>
        <w:t>2025年11月</w:t>
      </w:r>
    </w:p>
    <w:p w14:paraId="07464544">
      <w:pPr>
        <w:widowControl/>
        <w:jc w:val="left"/>
        <w:rPr>
          <w:rFonts w:hint="eastAsia" w:asciiTheme="minorEastAsia" w:hAnsiTheme="minorEastAsia" w:eastAsiaTheme="minorEastAsia"/>
          <w:color w:val="000000" w:themeColor="text1"/>
          <w:sz w:val="28"/>
          <w:szCs w:val="28"/>
          <w14:textFill>
            <w14:solidFill>
              <w14:schemeClr w14:val="tx1"/>
            </w14:solidFill>
          </w14:textFill>
        </w:rPr>
      </w:pPr>
    </w:p>
    <w:p w14:paraId="551FAD71">
      <w:pPr>
        <w:spacing w:line="480" w:lineRule="auto"/>
        <w:jc w:val="center"/>
        <w:outlineLvl w:val="0"/>
        <w:rPr>
          <w:rFonts w:hint="eastAsia" w:asciiTheme="minorEastAsia" w:hAnsiTheme="minorEastAsia" w:eastAsiaTheme="minorEastAsia"/>
          <w:b/>
          <w:bCs/>
          <w:color w:val="000000" w:themeColor="text1"/>
          <w:sz w:val="32"/>
          <w:szCs w:val="32"/>
          <w14:textFill>
            <w14:solidFill>
              <w14:schemeClr w14:val="tx1"/>
            </w14:solidFill>
          </w14:textFill>
        </w:rPr>
      </w:pPr>
      <w:r>
        <w:rPr>
          <w:rFonts w:asciiTheme="minorEastAsia" w:hAnsiTheme="minorEastAsia" w:eastAsiaTheme="minorEastAsia"/>
          <w:b/>
          <w:bCs/>
          <w:color w:val="000000" w:themeColor="text1"/>
          <w:sz w:val="32"/>
          <w:szCs w:val="32"/>
          <w14:textFill>
            <w14:solidFill>
              <w14:schemeClr w14:val="tx1"/>
            </w14:solidFill>
          </w14:textFill>
        </w:rPr>
        <w:t>目</w:t>
      </w:r>
      <w:r>
        <w:rPr>
          <w:rFonts w:hint="eastAsia" w:asciiTheme="minorEastAsia" w:hAnsiTheme="minorEastAsia" w:eastAsiaTheme="minorEastAsia"/>
          <w:b/>
          <w:bCs/>
          <w:color w:val="000000" w:themeColor="text1"/>
          <w:sz w:val="32"/>
          <w:szCs w:val="32"/>
          <w14:textFill>
            <w14:solidFill>
              <w14:schemeClr w14:val="tx1"/>
            </w14:solidFill>
          </w14:textFill>
        </w:rPr>
        <w:t xml:space="preserve"> </w:t>
      </w:r>
      <w:r>
        <w:rPr>
          <w:rFonts w:asciiTheme="minorEastAsia" w:hAnsiTheme="minorEastAsia" w:eastAsiaTheme="minorEastAsia"/>
          <w:b/>
          <w:bCs/>
          <w:color w:val="000000" w:themeColor="text1"/>
          <w:sz w:val="32"/>
          <w:szCs w:val="32"/>
          <w14:textFill>
            <w14:solidFill>
              <w14:schemeClr w14:val="tx1"/>
            </w14:solidFill>
          </w14:textFill>
        </w:rPr>
        <w:t xml:space="preserve"> 录</w:t>
      </w:r>
    </w:p>
    <w:p w14:paraId="7979F24A">
      <w:pPr>
        <w:pStyle w:val="31"/>
        <w:adjustRightInd w:val="0"/>
        <w:snapToGrid w:val="0"/>
        <w:spacing w:line="480" w:lineRule="auto"/>
        <w:rPr>
          <w:rFonts w:hint="eastAsia" w:asciiTheme="minorEastAsia" w:hAnsiTheme="minorEastAsia" w:eastAsiaTheme="minorEastAsia" w:cstheme="minorBidi"/>
          <w:b/>
          <w:color w:val="000000" w:themeColor="text1"/>
          <w:sz w:val="24"/>
          <w14:textFill>
            <w14:solidFill>
              <w14:schemeClr w14:val="tx1"/>
            </w14:solidFill>
          </w14:textFill>
        </w:rPr>
      </w:pPr>
      <w:r>
        <w:rPr>
          <w:rFonts w:asciiTheme="minorEastAsia" w:hAnsiTheme="minorEastAsia" w:eastAsiaTheme="minorEastAsia"/>
          <w:b/>
          <w:bCs/>
          <w:color w:val="000000" w:themeColor="text1"/>
          <w:sz w:val="24"/>
          <w14:textFill>
            <w14:solidFill>
              <w14:schemeClr w14:val="tx1"/>
            </w14:solidFill>
          </w14:textFill>
        </w:rPr>
        <w:fldChar w:fldCharType="begin"/>
      </w:r>
      <w:r>
        <w:rPr>
          <w:rFonts w:asciiTheme="minorEastAsia" w:hAnsiTheme="minorEastAsia" w:eastAsiaTheme="minorEastAsia"/>
          <w:b/>
          <w:bCs/>
          <w:color w:val="000000" w:themeColor="text1"/>
          <w:sz w:val="24"/>
          <w14:textFill>
            <w14:solidFill>
              <w14:schemeClr w14:val="tx1"/>
            </w14:solidFill>
          </w14:textFill>
        </w:rPr>
        <w:instrText xml:space="preserve"> TOC \o "1-2" \h \z \u </w:instrText>
      </w:r>
      <w:r>
        <w:rPr>
          <w:rFonts w:asciiTheme="minorEastAsia" w:hAnsiTheme="minorEastAsia" w:eastAsiaTheme="minorEastAsia"/>
          <w:b/>
          <w:bCs/>
          <w:color w:val="000000" w:themeColor="text1"/>
          <w:sz w:val="24"/>
          <w14:textFill>
            <w14:solidFill>
              <w14:schemeClr w14:val="tx1"/>
            </w14:solidFill>
          </w14:textFill>
        </w:rPr>
        <w:fldChar w:fldCharType="separate"/>
      </w:r>
      <w:r>
        <w:fldChar w:fldCharType="begin"/>
      </w:r>
      <w:r>
        <w:instrText xml:space="preserve"> HYPERLINK \l "_Toc107917981" </w:instrText>
      </w:r>
      <w:r>
        <w:fldChar w:fldCharType="separate"/>
      </w:r>
      <w:r>
        <w:rPr>
          <w:rStyle w:val="51"/>
          <w:rFonts w:asciiTheme="minorEastAsia" w:hAnsiTheme="minorEastAsia" w:eastAsiaTheme="minorEastAsia"/>
          <w:b/>
          <w:color w:val="000000" w:themeColor="text1"/>
          <w:sz w:val="24"/>
          <w14:textFill>
            <w14:solidFill>
              <w14:schemeClr w14:val="tx1"/>
            </w14:solidFill>
          </w14:textFill>
        </w:rPr>
        <w:t>第一章 遴选</w:t>
      </w:r>
      <w:r>
        <w:rPr>
          <w:rStyle w:val="51"/>
          <w:rFonts w:hint="eastAsia" w:asciiTheme="minorEastAsia" w:hAnsiTheme="minorEastAsia" w:eastAsiaTheme="minorEastAsia"/>
          <w:b/>
          <w:color w:val="000000" w:themeColor="text1"/>
          <w:sz w:val="24"/>
          <w14:textFill>
            <w14:solidFill>
              <w14:schemeClr w14:val="tx1"/>
            </w14:solidFill>
          </w14:textFill>
        </w:rPr>
        <w:t>邀请</w:t>
      </w:r>
      <w:r>
        <w:rPr>
          <w:rFonts w:asciiTheme="minorEastAsia" w:hAnsiTheme="minorEastAsia" w:eastAsiaTheme="minorEastAsia"/>
          <w:b/>
          <w:color w:val="000000" w:themeColor="text1"/>
          <w:sz w:val="24"/>
          <w14:textFill>
            <w14:solidFill>
              <w14:schemeClr w14:val="tx1"/>
            </w14:solidFill>
          </w14:textFill>
        </w:rPr>
        <w:tab/>
      </w:r>
      <w:r>
        <w:rPr>
          <w:rFonts w:asciiTheme="minorEastAsia" w:hAnsiTheme="minorEastAsia" w:eastAsiaTheme="minorEastAsia"/>
          <w:b/>
          <w:color w:val="000000" w:themeColor="text1"/>
          <w:sz w:val="24"/>
          <w14:textFill>
            <w14:solidFill>
              <w14:schemeClr w14:val="tx1"/>
            </w14:solidFill>
          </w14:textFill>
        </w:rPr>
        <w:fldChar w:fldCharType="begin"/>
      </w:r>
      <w:r>
        <w:rPr>
          <w:rFonts w:asciiTheme="minorEastAsia" w:hAnsiTheme="minorEastAsia" w:eastAsiaTheme="minorEastAsia"/>
          <w:b/>
          <w:color w:val="000000" w:themeColor="text1"/>
          <w:sz w:val="24"/>
          <w14:textFill>
            <w14:solidFill>
              <w14:schemeClr w14:val="tx1"/>
            </w14:solidFill>
          </w14:textFill>
        </w:rPr>
        <w:instrText xml:space="preserve"> PAGEREF _Toc107917981 \h </w:instrText>
      </w:r>
      <w:r>
        <w:rPr>
          <w:rFonts w:asciiTheme="minorEastAsia" w:hAnsiTheme="minorEastAsia" w:eastAsiaTheme="minorEastAsia"/>
          <w:b/>
          <w:color w:val="000000" w:themeColor="text1"/>
          <w:sz w:val="24"/>
          <w14:textFill>
            <w14:solidFill>
              <w14:schemeClr w14:val="tx1"/>
            </w14:solidFill>
          </w14:textFill>
        </w:rPr>
        <w:fldChar w:fldCharType="separate"/>
      </w:r>
      <w:r>
        <w:rPr>
          <w:rFonts w:asciiTheme="minorEastAsia" w:hAnsiTheme="minorEastAsia" w:eastAsiaTheme="minorEastAsia"/>
          <w:b/>
          <w:color w:val="000000" w:themeColor="text1"/>
          <w:sz w:val="24"/>
          <w14:textFill>
            <w14:solidFill>
              <w14:schemeClr w14:val="tx1"/>
            </w14:solidFill>
          </w14:textFill>
        </w:rPr>
        <w:t>3</w:t>
      </w:r>
      <w:r>
        <w:rPr>
          <w:rFonts w:asciiTheme="minorEastAsia" w:hAnsiTheme="minorEastAsia" w:eastAsiaTheme="minorEastAsia"/>
          <w:b/>
          <w:color w:val="000000" w:themeColor="text1"/>
          <w:sz w:val="24"/>
          <w14:textFill>
            <w14:solidFill>
              <w14:schemeClr w14:val="tx1"/>
            </w14:solidFill>
          </w14:textFill>
        </w:rPr>
        <w:fldChar w:fldCharType="end"/>
      </w:r>
      <w:r>
        <w:rPr>
          <w:rFonts w:asciiTheme="minorEastAsia" w:hAnsiTheme="minorEastAsia" w:eastAsiaTheme="minorEastAsia"/>
          <w:b/>
          <w:color w:val="000000" w:themeColor="text1"/>
          <w:sz w:val="24"/>
          <w14:textFill>
            <w14:solidFill>
              <w14:schemeClr w14:val="tx1"/>
            </w14:solidFill>
          </w14:textFill>
        </w:rPr>
        <w:fldChar w:fldCharType="end"/>
      </w:r>
    </w:p>
    <w:p w14:paraId="66640CC9">
      <w:pPr>
        <w:pStyle w:val="31"/>
        <w:adjustRightInd w:val="0"/>
        <w:snapToGrid w:val="0"/>
        <w:spacing w:line="480" w:lineRule="auto"/>
        <w:rPr>
          <w:rFonts w:hint="eastAsia" w:asciiTheme="minorEastAsia" w:hAnsiTheme="minorEastAsia" w:eastAsiaTheme="minorEastAsia" w:cstheme="minorBidi"/>
          <w:b/>
          <w:color w:val="000000" w:themeColor="text1"/>
          <w:sz w:val="24"/>
          <w14:textFill>
            <w14:solidFill>
              <w14:schemeClr w14:val="tx1"/>
            </w14:solidFill>
          </w14:textFill>
        </w:rPr>
      </w:pPr>
      <w:r>
        <w:fldChar w:fldCharType="begin"/>
      </w:r>
      <w:r>
        <w:instrText xml:space="preserve"> HYPERLINK \l "_Toc107917982" </w:instrText>
      </w:r>
      <w:r>
        <w:fldChar w:fldCharType="separate"/>
      </w:r>
      <w:r>
        <w:rPr>
          <w:rStyle w:val="51"/>
          <w:rFonts w:asciiTheme="minorEastAsia" w:hAnsiTheme="minorEastAsia" w:eastAsiaTheme="minorEastAsia"/>
          <w:b/>
          <w:color w:val="000000" w:themeColor="text1"/>
          <w:sz w:val="24"/>
          <w14:textFill>
            <w14:solidFill>
              <w14:schemeClr w14:val="tx1"/>
            </w14:solidFill>
          </w14:textFill>
        </w:rPr>
        <w:t>第二章 供应商须知资料表</w:t>
      </w:r>
      <w:r>
        <w:rPr>
          <w:rFonts w:asciiTheme="minorEastAsia" w:hAnsiTheme="minorEastAsia" w:eastAsiaTheme="minorEastAsia"/>
          <w:b/>
          <w:color w:val="000000" w:themeColor="text1"/>
          <w:sz w:val="24"/>
          <w14:textFill>
            <w14:solidFill>
              <w14:schemeClr w14:val="tx1"/>
            </w14:solidFill>
          </w14:textFill>
        </w:rPr>
        <w:tab/>
      </w:r>
      <w:r>
        <w:rPr>
          <w:rFonts w:asciiTheme="minorEastAsia" w:hAnsiTheme="minorEastAsia" w:eastAsiaTheme="minorEastAsia"/>
          <w:b/>
          <w:color w:val="000000" w:themeColor="text1"/>
          <w:sz w:val="24"/>
          <w14:textFill>
            <w14:solidFill>
              <w14:schemeClr w14:val="tx1"/>
            </w14:solidFill>
          </w14:textFill>
        </w:rPr>
        <w:fldChar w:fldCharType="begin"/>
      </w:r>
      <w:r>
        <w:rPr>
          <w:rFonts w:asciiTheme="minorEastAsia" w:hAnsiTheme="minorEastAsia" w:eastAsiaTheme="minorEastAsia"/>
          <w:b/>
          <w:color w:val="000000" w:themeColor="text1"/>
          <w:sz w:val="24"/>
          <w14:textFill>
            <w14:solidFill>
              <w14:schemeClr w14:val="tx1"/>
            </w14:solidFill>
          </w14:textFill>
        </w:rPr>
        <w:instrText xml:space="preserve"> PAGEREF _Toc107917982 \h </w:instrText>
      </w:r>
      <w:r>
        <w:rPr>
          <w:rFonts w:asciiTheme="minorEastAsia" w:hAnsiTheme="minorEastAsia" w:eastAsiaTheme="minorEastAsia"/>
          <w:b/>
          <w:color w:val="000000" w:themeColor="text1"/>
          <w:sz w:val="24"/>
          <w14:textFill>
            <w14:solidFill>
              <w14:schemeClr w14:val="tx1"/>
            </w14:solidFill>
          </w14:textFill>
        </w:rPr>
        <w:fldChar w:fldCharType="separate"/>
      </w:r>
      <w:r>
        <w:rPr>
          <w:rFonts w:asciiTheme="minorEastAsia" w:hAnsiTheme="minorEastAsia" w:eastAsiaTheme="minorEastAsia"/>
          <w:b/>
          <w:color w:val="000000" w:themeColor="text1"/>
          <w:sz w:val="24"/>
          <w14:textFill>
            <w14:solidFill>
              <w14:schemeClr w14:val="tx1"/>
            </w14:solidFill>
          </w14:textFill>
        </w:rPr>
        <w:t>6</w:t>
      </w:r>
      <w:r>
        <w:rPr>
          <w:rFonts w:asciiTheme="minorEastAsia" w:hAnsiTheme="minorEastAsia" w:eastAsiaTheme="minorEastAsia"/>
          <w:b/>
          <w:color w:val="000000" w:themeColor="text1"/>
          <w:sz w:val="24"/>
          <w14:textFill>
            <w14:solidFill>
              <w14:schemeClr w14:val="tx1"/>
            </w14:solidFill>
          </w14:textFill>
        </w:rPr>
        <w:fldChar w:fldCharType="end"/>
      </w:r>
      <w:r>
        <w:rPr>
          <w:rFonts w:asciiTheme="minorEastAsia" w:hAnsiTheme="minorEastAsia" w:eastAsiaTheme="minorEastAsia"/>
          <w:b/>
          <w:color w:val="000000" w:themeColor="text1"/>
          <w:sz w:val="24"/>
          <w14:textFill>
            <w14:solidFill>
              <w14:schemeClr w14:val="tx1"/>
            </w14:solidFill>
          </w14:textFill>
        </w:rPr>
        <w:fldChar w:fldCharType="end"/>
      </w:r>
    </w:p>
    <w:p w14:paraId="7CA2E639">
      <w:pPr>
        <w:pStyle w:val="31"/>
        <w:adjustRightInd w:val="0"/>
        <w:snapToGrid w:val="0"/>
        <w:spacing w:line="480" w:lineRule="auto"/>
        <w:rPr>
          <w:rFonts w:hint="eastAsia" w:asciiTheme="minorEastAsia" w:hAnsiTheme="minorEastAsia" w:eastAsiaTheme="minorEastAsia" w:cstheme="minorBidi"/>
          <w:b/>
          <w:color w:val="000000" w:themeColor="text1"/>
          <w:sz w:val="24"/>
          <w14:textFill>
            <w14:solidFill>
              <w14:schemeClr w14:val="tx1"/>
            </w14:solidFill>
          </w14:textFill>
        </w:rPr>
      </w:pPr>
      <w:r>
        <w:fldChar w:fldCharType="begin"/>
      </w:r>
      <w:r>
        <w:instrText xml:space="preserve"> HYPERLINK \l "_Toc107917983" </w:instrText>
      </w:r>
      <w:r>
        <w:fldChar w:fldCharType="separate"/>
      </w:r>
      <w:r>
        <w:rPr>
          <w:rStyle w:val="51"/>
          <w:rFonts w:asciiTheme="minorEastAsia" w:hAnsiTheme="minorEastAsia" w:eastAsiaTheme="minorEastAsia"/>
          <w:b/>
          <w:color w:val="000000" w:themeColor="text1"/>
          <w:sz w:val="24"/>
          <w14:textFill>
            <w14:solidFill>
              <w14:schemeClr w14:val="tx1"/>
            </w14:solidFill>
          </w14:textFill>
        </w:rPr>
        <w:t>第三章 供应商须知</w:t>
      </w:r>
      <w:r>
        <w:rPr>
          <w:rFonts w:asciiTheme="minorEastAsia" w:hAnsiTheme="minorEastAsia" w:eastAsiaTheme="minorEastAsia"/>
          <w:b/>
          <w:color w:val="000000" w:themeColor="text1"/>
          <w:sz w:val="24"/>
          <w14:textFill>
            <w14:solidFill>
              <w14:schemeClr w14:val="tx1"/>
            </w14:solidFill>
          </w14:textFill>
        </w:rPr>
        <w:tab/>
      </w:r>
      <w:r>
        <w:rPr>
          <w:rFonts w:asciiTheme="minorEastAsia" w:hAnsiTheme="minorEastAsia" w:eastAsiaTheme="minorEastAsia"/>
          <w:b/>
          <w:color w:val="000000" w:themeColor="text1"/>
          <w:sz w:val="24"/>
          <w14:textFill>
            <w14:solidFill>
              <w14:schemeClr w14:val="tx1"/>
            </w14:solidFill>
          </w14:textFill>
        </w:rPr>
        <w:fldChar w:fldCharType="begin"/>
      </w:r>
      <w:r>
        <w:rPr>
          <w:rFonts w:asciiTheme="minorEastAsia" w:hAnsiTheme="minorEastAsia" w:eastAsiaTheme="minorEastAsia"/>
          <w:b/>
          <w:color w:val="000000" w:themeColor="text1"/>
          <w:sz w:val="24"/>
          <w14:textFill>
            <w14:solidFill>
              <w14:schemeClr w14:val="tx1"/>
            </w14:solidFill>
          </w14:textFill>
        </w:rPr>
        <w:instrText xml:space="preserve"> PAGEREF _Toc107917983 \h </w:instrText>
      </w:r>
      <w:r>
        <w:rPr>
          <w:rFonts w:asciiTheme="minorEastAsia" w:hAnsiTheme="minorEastAsia" w:eastAsiaTheme="minorEastAsia"/>
          <w:b/>
          <w:color w:val="000000" w:themeColor="text1"/>
          <w:sz w:val="24"/>
          <w14:textFill>
            <w14:solidFill>
              <w14:schemeClr w14:val="tx1"/>
            </w14:solidFill>
          </w14:textFill>
        </w:rPr>
        <w:fldChar w:fldCharType="separate"/>
      </w:r>
      <w:r>
        <w:rPr>
          <w:rFonts w:asciiTheme="minorEastAsia" w:hAnsiTheme="minorEastAsia" w:eastAsiaTheme="minorEastAsia"/>
          <w:b/>
          <w:color w:val="000000" w:themeColor="text1"/>
          <w:sz w:val="24"/>
          <w14:textFill>
            <w14:solidFill>
              <w14:schemeClr w14:val="tx1"/>
            </w14:solidFill>
          </w14:textFill>
        </w:rPr>
        <w:t>8</w:t>
      </w:r>
      <w:r>
        <w:rPr>
          <w:rFonts w:asciiTheme="minorEastAsia" w:hAnsiTheme="minorEastAsia" w:eastAsiaTheme="minorEastAsia"/>
          <w:b/>
          <w:color w:val="000000" w:themeColor="text1"/>
          <w:sz w:val="24"/>
          <w14:textFill>
            <w14:solidFill>
              <w14:schemeClr w14:val="tx1"/>
            </w14:solidFill>
          </w14:textFill>
        </w:rPr>
        <w:fldChar w:fldCharType="end"/>
      </w:r>
      <w:r>
        <w:rPr>
          <w:rFonts w:asciiTheme="minorEastAsia" w:hAnsiTheme="minorEastAsia" w:eastAsiaTheme="minorEastAsia"/>
          <w:b/>
          <w:color w:val="000000" w:themeColor="text1"/>
          <w:sz w:val="24"/>
          <w14:textFill>
            <w14:solidFill>
              <w14:schemeClr w14:val="tx1"/>
            </w14:solidFill>
          </w14:textFill>
        </w:rPr>
        <w:fldChar w:fldCharType="end"/>
      </w:r>
    </w:p>
    <w:p w14:paraId="42A0164C">
      <w:pPr>
        <w:pStyle w:val="31"/>
        <w:adjustRightInd w:val="0"/>
        <w:snapToGrid w:val="0"/>
        <w:spacing w:line="480" w:lineRule="auto"/>
        <w:rPr>
          <w:rFonts w:hint="eastAsia" w:asciiTheme="minorEastAsia" w:hAnsiTheme="minorEastAsia" w:eastAsiaTheme="minorEastAsia" w:cstheme="minorBidi"/>
          <w:b/>
          <w:color w:val="000000" w:themeColor="text1"/>
          <w:sz w:val="24"/>
          <w14:textFill>
            <w14:solidFill>
              <w14:schemeClr w14:val="tx1"/>
            </w14:solidFill>
          </w14:textFill>
        </w:rPr>
      </w:pPr>
      <w:r>
        <w:fldChar w:fldCharType="begin"/>
      </w:r>
      <w:r>
        <w:instrText xml:space="preserve"> HYPERLINK \l "_Toc107918020" </w:instrText>
      </w:r>
      <w:r>
        <w:fldChar w:fldCharType="separate"/>
      </w:r>
      <w:r>
        <w:rPr>
          <w:rStyle w:val="51"/>
          <w:rFonts w:asciiTheme="minorEastAsia" w:hAnsiTheme="minorEastAsia" w:eastAsiaTheme="minorEastAsia"/>
          <w:b/>
          <w:color w:val="000000" w:themeColor="text1"/>
          <w:sz w:val="24"/>
          <w14:textFill>
            <w14:solidFill>
              <w14:schemeClr w14:val="tx1"/>
            </w14:solidFill>
          </w14:textFill>
        </w:rPr>
        <w:t>第四章 采购需求</w:t>
      </w:r>
      <w:r>
        <w:rPr>
          <w:rFonts w:asciiTheme="minorEastAsia" w:hAnsiTheme="minorEastAsia" w:eastAsiaTheme="minorEastAsia"/>
          <w:b/>
          <w:color w:val="000000" w:themeColor="text1"/>
          <w:sz w:val="24"/>
          <w14:textFill>
            <w14:solidFill>
              <w14:schemeClr w14:val="tx1"/>
            </w14:solidFill>
          </w14:textFill>
        </w:rPr>
        <w:tab/>
      </w:r>
      <w:r>
        <w:rPr>
          <w:rFonts w:asciiTheme="minorEastAsia" w:hAnsiTheme="minorEastAsia" w:eastAsiaTheme="minorEastAsia"/>
          <w:b/>
          <w:color w:val="000000" w:themeColor="text1"/>
          <w:sz w:val="24"/>
          <w14:textFill>
            <w14:solidFill>
              <w14:schemeClr w14:val="tx1"/>
            </w14:solidFill>
          </w14:textFill>
        </w:rPr>
        <w:fldChar w:fldCharType="begin"/>
      </w:r>
      <w:r>
        <w:rPr>
          <w:rFonts w:asciiTheme="minorEastAsia" w:hAnsiTheme="minorEastAsia" w:eastAsiaTheme="minorEastAsia"/>
          <w:b/>
          <w:color w:val="000000" w:themeColor="text1"/>
          <w:sz w:val="24"/>
          <w14:textFill>
            <w14:solidFill>
              <w14:schemeClr w14:val="tx1"/>
            </w14:solidFill>
          </w14:textFill>
        </w:rPr>
        <w:instrText xml:space="preserve"> PAGEREF _Toc107918020 \h </w:instrText>
      </w:r>
      <w:r>
        <w:rPr>
          <w:rFonts w:asciiTheme="minorEastAsia" w:hAnsiTheme="minorEastAsia" w:eastAsiaTheme="minorEastAsia"/>
          <w:b/>
          <w:color w:val="000000" w:themeColor="text1"/>
          <w:sz w:val="24"/>
          <w14:textFill>
            <w14:solidFill>
              <w14:schemeClr w14:val="tx1"/>
            </w14:solidFill>
          </w14:textFill>
        </w:rPr>
        <w:fldChar w:fldCharType="separate"/>
      </w:r>
      <w:r>
        <w:rPr>
          <w:rFonts w:asciiTheme="minorEastAsia" w:hAnsiTheme="minorEastAsia" w:eastAsiaTheme="minorEastAsia"/>
          <w:b/>
          <w:color w:val="000000" w:themeColor="text1"/>
          <w:sz w:val="24"/>
          <w14:textFill>
            <w14:solidFill>
              <w14:schemeClr w14:val="tx1"/>
            </w14:solidFill>
          </w14:textFill>
        </w:rPr>
        <w:t>20</w:t>
      </w:r>
      <w:r>
        <w:rPr>
          <w:rFonts w:asciiTheme="minorEastAsia" w:hAnsiTheme="minorEastAsia" w:eastAsiaTheme="minorEastAsia"/>
          <w:b/>
          <w:color w:val="000000" w:themeColor="text1"/>
          <w:sz w:val="24"/>
          <w14:textFill>
            <w14:solidFill>
              <w14:schemeClr w14:val="tx1"/>
            </w14:solidFill>
          </w14:textFill>
        </w:rPr>
        <w:fldChar w:fldCharType="end"/>
      </w:r>
      <w:r>
        <w:rPr>
          <w:rFonts w:asciiTheme="minorEastAsia" w:hAnsiTheme="minorEastAsia" w:eastAsiaTheme="minorEastAsia"/>
          <w:b/>
          <w:color w:val="000000" w:themeColor="text1"/>
          <w:sz w:val="24"/>
          <w14:textFill>
            <w14:solidFill>
              <w14:schemeClr w14:val="tx1"/>
            </w14:solidFill>
          </w14:textFill>
        </w:rPr>
        <w:fldChar w:fldCharType="end"/>
      </w:r>
    </w:p>
    <w:p w14:paraId="4B5E3C38">
      <w:pPr>
        <w:pStyle w:val="31"/>
        <w:adjustRightInd w:val="0"/>
        <w:snapToGrid w:val="0"/>
        <w:spacing w:line="480" w:lineRule="auto"/>
        <w:rPr>
          <w:rFonts w:hint="eastAsia" w:asciiTheme="minorEastAsia" w:hAnsiTheme="minorEastAsia" w:eastAsiaTheme="minorEastAsia" w:cstheme="minorBidi"/>
          <w:b/>
          <w:color w:val="000000" w:themeColor="text1"/>
          <w:sz w:val="24"/>
          <w14:textFill>
            <w14:solidFill>
              <w14:schemeClr w14:val="tx1"/>
            </w14:solidFill>
          </w14:textFill>
        </w:rPr>
      </w:pPr>
      <w:r>
        <w:fldChar w:fldCharType="begin"/>
      </w:r>
      <w:r>
        <w:instrText xml:space="preserve"> HYPERLINK \l "_Toc107918021" </w:instrText>
      </w:r>
      <w:r>
        <w:fldChar w:fldCharType="separate"/>
      </w:r>
      <w:r>
        <w:rPr>
          <w:rStyle w:val="51"/>
          <w:rFonts w:asciiTheme="minorEastAsia" w:hAnsiTheme="minorEastAsia" w:eastAsiaTheme="minorEastAsia"/>
          <w:b/>
          <w:color w:val="000000" w:themeColor="text1"/>
          <w:sz w:val="24"/>
          <w14:textFill>
            <w14:solidFill>
              <w14:schemeClr w14:val="tx1"/>
            </w14:solidFill>
          </w14:textFill>
        </w:rPr>
        <w:t xml:space="preserve">第五章 </w:t>
      </w:r>
      <w:r>
        <w:rPr>
          <w:rStyle w:val="51"/>
          <w:rFonts w:asciiTheme="minorEastAsia" w:hAnsiTheme="minorEastAsia" w:eastAsiaTheme="minorEastAsia"/>
          <w:b/>
          <w:color w:val="000000" w:themeColor="text1"/>
          <w:kern w:val="0"/>
          <w:sz w:val="24"/>
          <w14:textFill>
            <w14:solidFill>
              <w14:schemeClr w14:val="tx1"/>
            </w14:solidFill>
          </w14:textFill>
        </w:rPr>
        <w:t>评审内容</w:t>
      </w:r>
      <w:r>
        <w:rPr>
          <w:rFonts w:asciiTheme="minorEastAsia" w:hAnsiTheme="minorEastAsia" w:eastAsiaTheme="minorEastAsia"/>
          <w:b/>
          <w:color w:val="000000" w:themeColor="text1"/>
          <w:sz w:val="24"/>
          <w14:textFill>
            <w14:solidFill>
              <w14:schemeClr w14:val="tx1"/>
            </w14:solidFill>
          </w14:textFill>
        </w:rPr>
        <w:tab/>
      </w:r>
      <w:r>
        <w:rPr>
          <w:rFonts w:asciiTheme="minorEastAsia" w:hAnsiTheme="minorEastAsia" w:eastAsiaTheme="minorEastAsia"/>
          <w:b/>
          <w:color w:val="000000" w:themeColor="text1"/>
          <w:sz w:val="24"/>
          <w14:textFill>
            <w14:solidFill>
              <w14:schemeClr w14:val="tx1"/>
            </w14:solidFill>
          </w14:textFill>
        </w:rPr>
        <w:fldChar w:fldCharType="begin"/>
      </w:r>
      <w:r>
        <w:rPr>
          <w:rFonts w:asciiTheme="minorEastAsia" w:hAnsiTheme="minorEastAsia" w:eastAsiaTheme="minorEastAsia"/>
          <w:b/>
          <w:color w:val="000000" w:themeColor="text1"/>
          <w:sz w:val="24"/>
          <w14:textFill>
            <w14:solidFill>
              <w14:schemeClr w14:val="tx1"/>
            </w14:solidFill>
          </w14:textFill>
        </w:rPr>
        <w:instrText xml:space="preserve"> PAGEREF _Toc107918021 \h </w:instrText>
      </w:r>
      <w:r>
        <w:rPr>
          <w:rFonts w:asciiTheme="minorEastAsia" w:hAnsiTheme="minorEastAsia" w:eastAsiaTheme="minorEastAsia"/>
          <w:b/>
          <w:color w:val="000000" w:themeColor="text1"/>
          <w:sz w:val="24"/>
          <w14:textFill>
            <w14:solidFill>
              <w14:schemeClr w14:val="tx1"/>
            </w14:solidFill>
          </w14:textFill>
        </w:rPr>
        <w:fldChar w:fldCharType="separate"/>
      </w:r>
      <w:r>
        <w:rPr>
          <w:rFonts w:asciiTheme="minorEastAsia" w:hAnsiTheme="minorEastAsia" w:eastAsiaTheme="minorEastAsia"/>
          <w:b/>
          <w:color w:val="000000" w:themeColor="text1"/>
          <w:sz w:val="24"/>
          <w14:textFill>
            <w14:solidFill>
              <w14:schemeClr w14:val="tx1"/>
            </w14:solidFill>
          </w14:textFill>
        </w:rPr>
        <w:t>32</w:t>
      </w:r>
      <w:r>
        <w:rPr>
          <w:rFonts w:asciiTheme="minorEastAsia" w:hAnsiTheme="minorEastAsia" w:eastAsiaTheme="minorEastAsia"/>
          <w:b/>
          <w:color w:val="000000" w:themeColor="text1"/>
          <w:sz w:val="24"/>
          <w14:textFill>
            <w14:solidFill>
              <w14:schemeClr w14:val="tx1"/>
            </w14:solidFill>
          </w14:textFill>
        </w:rPr>
        <w:fldChar w:fldCharType="end"/>
      </w:r>
      <w:r>
        <w:rPr>
          <w:rFonts w:asciiTheme="minorEastAsia" w:hAnsiTheme="minorEastAsia" w:eastAsiaTheme="minorEastAsia"/>
          <w:b/>
          <w:color w:val="000000" w:themeColor="text1"/>
          <w:sz w:val="24"/>
          <w14:textFill>
            <w14:solidFill>
              <w14:schemeClr w14:val="tx1"/>
            </w14:solidFill>
          </w14:textFill>
        </w:rPr>
        <w:fldChar w:fldCharType="end"/>
      </w:r>
    </w:p>
    <w:p w14:paraId="7500D44D">
      <w:pPr>
        <w:pStyle w:val="31"/>
        <w:adjustRightInd w:val="0"/>
        <w:snapToGrid w:val="0"/>
        <w:spacing w:line="480" w:lineRule="auto"/>
        <w:rPr>
          <w:rFonts w:hint="eastAsia" w:asciiTheme="minorEastAsia" w:hAnsiTheme="minorEastAsia" w:eastAsiaTheme="minorEastAsia" w:cstheme="minorBidi"/>
          <w:b/>
          <w:color w:val="000000" w:themeColor="text1"/>
          <w:sz w:val="24"/>
          <w14:textFill>
            <w14:solidFill>
              <w14:schemeClr w14:val="tx1"/>
            </w14:solidFill>
          </w14:textFill>
        </w:rPr>
      </w:pPr>
      <w:r>
        <w:fldChar w:fldCharType="begin"/>
      </w:r>
      <w:r>
        <w:instrText xml:space="preserve"> HYPERLINK \l "_Toc107918022" </w:instrText>
      </w:r>
      <w:r>
        <w:fldChar w:fldCharType="separate"/>
      </w:r>
      <w:r>
        <w:rPr>
          <w:rStyle w:val="51"/>
          <w:rFonts w:cs="仿宋" w:asciiTheme="minorEastAsia" w:hAnsiTheme="minorEastAsia" w:eastAsiaTheme="minorEastAsia"/>
          <w:b/>
          <w:color w:val="000000" w:themeColor="text1"/>
          <w:sz w:val="24"/>
          <w14:textFill>
            <w14:solidFill>
              <w14:schemeClr w14:val="tx1"/>
            </w14:solidFill>
          </w14:textFill>
        </w:rPr>
        <w:t>第六章 合同条款</w:t>
      </w:r>
      <w:r>
        <w:rPr>
          <w:rFonts w:asciiTheme="minorEastAsia" w:hAnsiTheme="minorEastAsia" w:eastAsiaTheme="minorEastAsia"/>
          <w:b/>
          <w:color w:val="000000" w:themeColor="text1"/>
          <w:sz w:val="24"/>
          <w14:textFill>
            <w14:solidFill>
              <w14:schemeClr w14:val="tx1"/>
            </w14:solidFill>
          </w14:textFill>
        </w:rPr>
        <w:tab/>
      </w:r>
      <w:r>
        <w:rPr>
          <w:rFonts w:asciiTheme="minorEastAsia" w:hAnsiTheme="minorEastAsia" w:eastAsiaTheme="minorEastAsia"/>
          <w:b/>
          <w:color w:val="000000" w:themeColor="text1"/>
          <w:sz w:val="24"/>
          <w14:textFill>
            <w14:solidFill>
              <w14:schemeClr w14:val="tx1"/>
            </w14:solidFill>
          </w14:textFill>
        </w:rPr>
        <w:fldChar w:fldCharType="begin"/>
      </w:r>
      <w:r>
        <w:rPr>
          <w:rFonts w:asciiTheme="minorEastAsia" w:hAnsiTheme="minorEastAsia" w:eastAsiaTheme="minorEastAsia"/>
          <w:b/>
          <w:color w:val="000000" w:themeColor="text1"/>
          <w:sz w:val="24"/>
          <w14:textFill>
            <w14:solidFill>
              <w14:schemeClr w14:val="tx1"/>
            </w14:solidFill>
          </w14:textFill>
        </w:rPr>
        <w:instrText xml:space="preserve"> PAGEREF _Toc107918022 \h </w:instrText>
      </w:r>
      <w:r>
        <w:rPr>
          <w:rFonts w:asciiTheme="minorEastAsia" w:hAnsiTheme="minorEastAsia" w:eastAsiaTheme="minorEastAsia"/>
          <w:b/>
          <w:color w:val="000000" w:themeColor="text1"/>
          <w:sz w:val="24"/>
          <w14:textFill>
            <w14:solidFill>
              <w14:schemeClr w14:val="tx1"/>
            </w14:solidFill>
          </w14:textFill>
        </w:rPr>
        <w:fldChar w:fldCharType="separate"/>
      </w:r>
      <w:r>
        <w:rPr>
          <w:rFonts w:asciiTheme="minorEastAsia" w:hAnsiTheme="minorEastAsia" w:eastAsiaTheme="minorEastAsia"/>
          <w:b/>
          <w:color w:val="000000" w:themeColor="text1"/>
          <w:sz w:val="24"/>
          <w14:textFill>
            <w14:solidFill>
              <w14:schemeClr w14:val="tx1"/>
            </w14:solidFill>
          </w14:textFill>
        </w:rPr>
        <w:t>36</w:t>
      </w:r>
      <w:r>
        <w:rPr>
          <w:rFonts w:asciiTheme="minorEastAsia" w:hAnsiTheme="minorEastAsia" w:eastAsiaTheme="minorEastAsia"/>
          <w:b/>
          <w:color w:val="000000" w:themeColor="text1"/>
          <w:sz w:val="24"/>
          <w14:textFill>
            <w14:solidFill>
              <w14:schemeClr w14:val="tx1"/>
            </w14:solidFill>
          </w14:textFill>
        </w:rPr>
        <w:fldChar w:fldCharType="end"/>
      </w:r>
      <w:r>
        <w:rPr>
          <w:rFonts w:asciiTheme="minorEastAsia" w:hAnsiTheme="minorEastAsia" w:eastAsiaTheme="minorEastAsia"/>
          <w:b/>
          <w:color w:val="000000" w:themeColor="text1"/>
          <w:sz w:val="24"/>
          <w14:textFill>
            <w14:solidFill>
              <w14:schemeClr w14:val="tx1"/>
            </w14:solidFill>
          </w14:textFill>
        </w:rPr>
        <w:fldChar w:fldCharType="end"/>
      </w:r>
    </w:p>
    <w:p w14:paraId="677625A2">
      <w:pPr>
        <w:pStyle w:val="31"/>
        <w:adjustRightInd w:val="0"/>
        <w:snapToGrid w:val="0"/>
        <w:spacing w:line="480" w:lineRule="auto"/>
        <w:rPr>
          <w:rFonts w:hint="eastAsia" w:asciiTheme="minorEastAsia" w:hAnsiTheme="minorEastAsia" w:eastAsiaTheme="minorEastAsia" w:cstheme="minorBidi"/>
          <w:b/>
          <w:color w:val="000000" w:themeColor="text1"/>
          <w:sz w:val="24"/>
          <w14:textFill>
            <w14:solidFill>
              <w14:schemeClr w14:val="tx1"/>
            </w14:solidFill>
          </w14:textFill>
        </w:rPr>
      </w:pPr>
      <w:r>
        <w:fldChar w:fldCharType="begin"/>
      </w:r>
      <w:r>
        <w:instrText xml:space="preserve"> HYPERLINK \l "_Toc107918023" </w:instrText>
      </w:r>
      <w:r>
        <w:fldChar w:fldCharType="separate"/>
      </w:r>
      <w:r>
        <w:rPr>
          <w:rStyle w:val="51"/>
          <w:rFonts w:asciiTheme="minorEastAsia" w:hAnsiTheme="minorEastAsia" w:eastAsiaTheme="minorEastAsia"/>
          <w:b/>
          <w:color w:val="000000" w:themeColor="text1"/>
          <w:sz w:val="24"/>
          <w14:textFill>
            <w14:solidFill>
              <w14:schemeClr w14:val="tx1"/>
            </w14:solidFill>
          </w14:textFill>
        </w:rPr>
        <w:t>第七章 附件</w:t>
      </w:r>
      <w:r>
        <w:rPr>
          <w:rFonts w:asciiTheme="minorEastAsia" w:hAnsiTheme="minorEastAsia" w:eastAsiaTheme="minorEastAsia"/>
          <w:b/>
          <w:color w:val="000000" w:themeColor="text1"/>
          <w:sz w:val="24"/>
          <w14:textFill>
            <w14:solidFill>
              <w14:schemeClr w14:val="tx1"/>
            </w14:solidFill>
          </w14:textFill>
        </w:rPr>
        <w:tab/>
      </w:r>
      <w:r>
        <w:rPr>
          <w:rFonts w:asciiTheme="minorEastAsia" w:hAnsiTheme="minorEastAsia" w:eastAsiaTheme="minorEastAsia"/>
          <w:b/>
          <w:color w:val="000000" w:themeColor="text1"/>
          <w:sz w:val="24"/>
          <w14:textFill>
            <w14:solidFill>
              <w14:schemeClr w14:val="tx1"/>
            </w14:solidFill>
          </w14:textFill>
        </w:rPr>
        <w:fldChar w:fldCharType="begin"/>
      </w:r>
      <w:r>
        <w:rPr>
          <w:rFonts w:asciiTheme="minorEastAsia" w:hAnsiTheme="minorEastAsia" w:eastAsiaTheme="minorEastAsia"/>
          <w:b/>
          <w:color w:val="000000" w:themeColor="text1"/>
          <w:sz w:val="24"/>
          <w14:textFill>
            <w14:solidFill>
              <w14:schemeClr w14:val="tx1"/>
            </w14:solidFill>
          </w14:textFill>
        </w:rPr>
        <w:instrText xml:space="preserve"> PAGEREF _Toc107918023 \h </w:instrText>
      </w:r>
      <w:r>
        <w:rPr>
          <w:rFonts w:asciiTheme="minorEastAsia" w:hAnsiTheme="minorEastAsia" w:eastAsiaTheme="minorEastAsia"/>
          <w:b/>
          <w:color w:val="000000" w:themeColor="text1"/>
          <w:sz w:val="24"/>
          <w14:textFill>
            <w14:solidFill>
              <w14:schemeClr w14:val="tx1"/>
            </w14:solidFill>
          </w14:textFill>
        </w:rPr>
        <w:fldChar w:fldCharType="separate"/>
      </w:r>
      <w:r>
        <w:rPr>
          <w:rFonts w:asciiTheme="minorEastAsia" w:hAnsiTheme="minorEastAsia" w:eastAsiaTheme="minorEastAsia"/>
          <w:b/>
          <w:color w:val="000000" w:themeColor="text1"/>
          <w:sz w:val="24"/>
          <w14:textFill>
            <w14:solidFill>
              <w14:schemeClr w14:val="tx1"/>
            </w14:solidFill>
          </w14:textFill>
        </w:rPr>
        <w:t>48</w:t>
      </w:r>
      <w:r>
        <w:rPr>
          <w:rFonts w:asciiTheme="minorEastAsia" w:hAnsiTheme="minorEastAsia" w:eastAsiaTheme="minorEastAsia"/>
          <w:b/>
          <w:color w:val="000000" w:themeColor="text1"/>
          <w:sz w:val="24"/>
          <w14:textFill>
            <w14:solidFill>
              <w14:schemeClr w14:val="tx1"/>
            </w14:solidFill>
          </w14:textFill>
        </w:rPr>
        <w:fldChar w:fldCharType="end"/>
      </w:r>
      <w:r>
        <w:rPr>
          <w:rFonts w:asciiTheme="minorEastAsia" w:hAnsiTheme="minorEastAsia" w:eastAsiaTheme="minorEastAsia"/>
          <w:b/>
          <w:color w:val="000000" w:themeColor="text1"/>
          <w:sz w:val="24"/>
          <w14:textFill>
            <w14:solidFill>
              <w14:schemeClr w14:val="tx1"/>
            </w14:solidFill>
          </w14:textFill>
        </w:rPr>
        <w:fldChar w:fldCharType="end"/>
      </w:r>
    </w:p>
    <w:p w14:paraId="728CC730">
      <w:pPr>
        <w:adjustRightInd w:val="0"/>
        <w:snapToGrid w:val="0"/>
        <w:spacing w:line="480" w:lineRule="auto"/>
        <w:rPr>
          <w:color w:val="000000" w:themeColor="text1"/>
          <w14:textFill>
            <w14:solidFill>
              <w14:schemeClr w14:val="tx1"/>
            </w14:solidFill>
          </w14:textFill>
        </w:rPr>
        <w:sectPr>
          <w:footerReference r:id="rId12" w:type="default"/>
          <w:footerReference r:id="rId13" w:type="even"/>
          <w:pgSz w:w="11907" w:h="16840"/>
          <w:pgMar w:top="1440" w:right="1797" w:bottom="1440" w:left="1797" w:header="227" w:footer="851" w:gutter="0"/>
          <w:cols w:space="720" w:num="1"/>
          <w:docGrid w:linePitch="462" w:charSpace="0"/>
        </w:sectPr>
      </w:pPr>
      <w:r>
        <w:rPr>
          <w:rFonts w:asciiTheme="minorEastAsia" w:hAnsiTheme="minorEastAsia" w:eastAsiaTheme="minorEastAsia"/>
          <w:b/>
          <w:bCs/>
          <w:color w:val="000000" w:themeColor="text1"/>
          <w:sz w:val="24"/>
          <w:szCs w:val="24"/>
          <w14:textFill>
            <w14:solidFill>
              <w14:schemeClr w14:val="tx1"/>
            </w14:solidFill>
          </w14:textFill>
        </w:rPr>
        <w:fldChar w:fldCharType="end"/>
      </w:r>
    </w:p>
    <w:p w14:paraId="232C1648">
      <w:pPr>
        <w:pStyle w:val="3"/>
        <w:spacing w:before="0" w:line="360" w:lineRule="auto"/>
        <w:jc w:val="center"/>
        <w:rPr>
          <w:rFonts w:hint="eastAsia" w:asciiTheme="minorEastAsia" w:hAnsiTheme="minorEastAsia" w:eastAsiaTheme="minorEastAsia"/>
          <w:color w:val="000000" w:themeColor="text1"/>
          <w:sz w:val="28"/>
          <w:szCs w:val="28"/>
          <w14:textFill>
            <w14:solidFill>
              <w14:schemeClr w14:val="tx1"/>
            </w14:solidFill>
          </w14:textFill>
        </w:rPr>
      </w:pPr>
      <w:bookmarkStart w:id="0" w:name="_Toc107917981"/>
      <w:r>
        <w:rPr>
          <w:rFonts w:asciiTheme="minorEastAsia" w:hAnsiTheme="minorEastAsia" w:eastAsiaTheme="minorEastAsia"/>
          <w:color w:val="000000" w:themeColor="text1"/>
          <w:sz w:val="28"/>
          <w:szCs w:val="28"/>
          <w14:textFill>
            <w14:solidFill>
              <w14:schemeClr w14:val="tx1"/>
            </w14:solidFill>
          </w14:textFill>
        </w:rPr>
        <w:t>第一章</w:t>
      </w:r>
      <w:r>
        <w:rPr>
          <w:rFonts w:hint="eastAsia" w:asciiTheme="minorEastAsia" w:hAnsiTheme="minorEastAsia" w:eastAsiaTheme="minorEastAsia"/>
          <w:color w:val="000000" w:themeColor="text1"/>
          <w:sz w:val="28"/>
          <w:szCs w:val="28"/>
          <w14:textFill>
            <w14:solidFill>
              <w14:schemeClr w14:val="tx1"/>
            </w14:solidFill>
          </w14:textFill>
        </w:rPr>
        <w:t xml:space="preserve"> 遴选</w:t>
      </w:r>
      <w:bookmarkEnd w:id="0"/>
      <w:r>
        <w:rPr>
          <w:rFonts w:hint="eastAsia" w:asciiTheme="minorEastAsia" w:hAnsiTheme="minorEastAsia" w:eastAsiaTheme="minorEastAsia"/>
          <w:color w:val="000000" w:themeColor="text1"/>
          <w:sz w:val="28"/>
          <w:szCs w:val="28"/>
          <w14:textFill>
            <w14:solidFill>
              <w14:schemeClr w14:val="tx1"/>
            </w14:solidFill>
          </w14:textFill>
        </w:rPr>
        <w:t>邀请</w:t>
      </w:r>
    </w:p>
    <w:p w14:paraId="717D57F2">
      <w:pPr>
        <w:spacing w:after="240" w:line="360" w:lineRule="auto"/>
        <w:ind w:firstLine="480" w:firstLineChars="200"/>
        <w:rPr>
          <w:rFonts w:hint="eastAsia" w:cs="仿宋" w:asciiTheme="minorEastAsia" w:hAnsiTheme="minorEastAsia" w:eastAsiaTheme="minorEastAsia"/>
          <w:color w:val="000000" w:themeColor="text1"/>
          <w:sz w:val="24"/>
          <w:szCs w:val="24"/>
          <w14:textFill>
            <w14:solidFill>
              <w14:schemeClr w14:val="tx1"/>
            </w14:solidFill>
          </w14:textFill>
        </w:rPr>
      </w:pPr>
      <w:bookmarkStart w:id="1" w:name="_Toc87063334"/>
      <w:bookmarkStart w:id="2" w:name="_Toc73427776"/>
      <w:r>
        <w:rPr>
          <w:rFonts w:hint="eastAsia" w:cs="仿宋" w:asciiTheme="minorEastAsia" w:hAnsiTheme="minorEastAsia" w:eastAsiaTheme="minorEastAsia"/>
          <w:color w:val="000000" w:themeColor="text1"/>
          <w:sz w:val="24"/>
          <w:szCs w:val="24"/>
          <w14:textFill>
            <w14:solidFill>
              <w14:schemeClr w14:val="tx1"/>
            </w14:solidFill>
          </w14:textFill>
        </w:rPr>
        <w:t>北京国际贸易有限公司受北京市公安局昌平分局的委托，对</w:t>
      </w:r>
      <w:r>
        <w:rPr>
          <w:rFonts w:hint="eastAsia" w:cs="仿宋" w:asciiTheme="minorEastAsia" w:hAnsiTheme="minorEastAsia" w:eastAsiaTheme="minorEastAsia"/>
          <w:color w:val="000000" w:themeColor="text1"/>
          <w:sz w:val="24"/>
          <w:szCs w:val="24"/>
          <w:u w:val="single"/>
          <w14:textFill>
            <w14:solidFill>
              <w14:schemeClr w14:val="tx1"/>
            </w14:solidFill>
          </w14:textFill>
        </w:rPr>
        <w:t>北京市公安局昌平分局基层所队接报案室升级改造项目</w:t>
      </w:r>
      <w:r>
        <w:rPr>
          <w:rFonts w:hint="eastAsia" w:cs="仿宋" w:asciiTheme="minorEastAsia" w:hAnsiTheme="minorEastAsia" w:eastAsiaTheme="minorEastAsia"/>
          <w:bCs/>
          <w:color w:val="000000" w:themeColor="text1"/>
          <w:sz w:val="24"/>
          <w:szCs w:val="24"/>
          <w:lang w:val="zh-CN"/>
          <w14:textFill>
            <w14:solidFill>
              <w14:schemeClr w14:val="tx1"/>
            </w14:solidFill>
          </w14:textFill>
        </w:rPr>
        <w:t>进</w:t>
      </w:r>
      <w:r>
        <w:rPr>
          <w:rFonts w:hint="eastAsia" w:cs="仿宋" w:asciiTheme="minorEastAsia" w:hAnsiTheme="minorEastAsia" w:eastAsiaTheme="minorEastAsia"/>
          <w:color w:val="000000" w:themeColor="text1"/>
          <w:sz w:val="24"/>
          <w:szCs w:val="24"/>
          <w14:textFill>
            <w14:solidFill>
              <w14:schemeClr w14:val="tx1"/>
            </w14:solidFill>
          </w14:textFill>
        </w:rPr>
        <w:t>行遴选采购，现邀请合格供应商参与本项目遴选。</w:t>
      </w:r>
    </w:p>
    <w:p w14:paraId="693F0F6A">
      <w:pPr>
        <w:spacing w:line="360" w:lineRule="auto"/>
        <w:ind w:left="1200" w:hanging="1200" w:hangingChars="500"/>
        <w:rPr>
          <w:rFonts w:hint="eastAsia" w:asciiTheme="minorEastAsia" w:hAnsiTheme="minorEastAsia" w:eastAsiaTheme="minorEastAsia"/>
          <w:color w:val="000000" w:themeColor="text1"/>
          <w:sz w:val="24"/>
          <w:szCs w:val="24"/>
          <w14:textFill>
            <w14:solidFill>
              <w14:schemeClr w14:val="tx1"/>
            </w14:solidFill>
          </w14:textFill>
        </w:rPr>
      </w:pPr>
      <w:commentRangeStart w:id="0"/>
      <w:r>
        <w:rPr>
          <w:rFonts w:hint="eastAsia" w:cs="仿宋" w:asciiTheme="minorEastAsia" w:hAnsiTheme="minorEastAsia" w:eastAsiaTheme="minorEastAsia"/>
          <w:color w:val="000000" w:themeColor="text1"/>
          <w:sz w:val="24"/>
          <w:szCs w:val="24"/>
          <w14:textFill>
            <w14:solidFill>
              <w14:schemeClr w14:val="tx1"/>
            </w14:solidFill>
          </w14:textFill>
        </w:rPr>
        <w:t>项目名称：北京市公安局昌平分局基层所队接报案室升级改造项目</w:t>
      </w:r>
    </w:p>
    <w:p w14:paraId="49A263B4">
      <w:pPr>
        <w:spacing w:line="360" w:lineRule="auto"/>
        <w:ind w:left="1200" w:hanging="1200" w:hangingChars="500"/>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项目编号：</w:t>
      </w:r>
      <w:r>
        <w:rPr>
          <w:rFonts w:hint="eastAsia" w:asciiTheme="minorEastAsia" w:hAnsiTheme="minorEastAsia" w:eastAsiaTheme="minorEastAsia"/>
          <w:color w:val="000000" w:themeColor="text1"/>
          <w:sz w:val="24"/>
          <w:szCs w:val="24"/>
          <w14:textFill>
            <w14:solidFill>
              <w14:schemeClr w14:val="tx1"/>
            </w14:solidFill>
          </w14:textFill>
        </w:rPr>
        <w:t>0686-    N</w:t>
      </w:r>
      <w:r>
        <w:rPr>
          <w:rFonts w:asciiTheme="minorEastAsia" w:hAnsiTheme="minorEastAsia" w:eastAsiaTheme="minorEastAsia"/>
          <w:color w:val="000000" w:themeColor="text1"/>
          <w:sz w:val="24"/>
          <w:szCs w:val="24"/>
          <w14:textFill>
            <w14:solidFill>
              <w14:schemeClr w14:val="tx1"/>
            </w14:solidFill>
          </w14:textFill>
        </w:rPr>
        <w:t xml:space="preserve">   </w:t>
      </w:r>
    </w:p>
    <w:p w14:paraId="3CEDB26C">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遴选人</w:t>
      </w:r>
      <w:r>
        <w:rPr>
          <w:rFonts w:asciiTheme="minorEastAsia" w:hAnsiTheme="minorEastAsia" w:eastAsiaTheme="minorEastAsia"/>
          <w:color w:val="000000" w:themeColor="text1"/>
          <w:sz w:val="24"/>
          <w:szCs w:val="24"/>
          <w14:textFill>
            <w14:solidFill>
              <w14:schemeClr w14:val="tx1"/>
            </w14:solidFill>
          </w14:textFill>
        </w:rPr>
        <w:t>名称：</w:t>
      </w:r>
      <w:r>
        <w:rPr>
          <w:rFonts w:hint="eastAsia" w:cs="仿宋" w:asciiTheme="minorEastAsia" w:hAnsiTheme="minorEastAsia" w:eastAsiaTheme="minorEastAsia"/>
          <w:color w:val="000000" w:themeColor="text1"/>
          <w:sz w:val="24"/>
          <w:szCs w:val="24"/>
          <w14:textFill>
            <w14:solidFill>
              <w14:schemeClr w14:val="tx1"/>
            </w14:solidFill>
          </w14:textFill>
        </w:rPr>
        <w:t>北京市公安局昌平分局</w:t>
      </w:r>
    </w:p>
    <w:p w14:paraId="0011E60C">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遴选人</w:t>
      </w:r>
      <w:r>
        <w:rPr>
          <w:rFonts w:asciiTheme="minorEastAsia" w:hAnsiTheme="minorEastAsia" w:eastAsiaTheme="minorEastAsia"/>
          <w:color w:val="000000" w:themeColor="text1"/>
          <w:sz w:val="24"/>
          <w:szCs w:val="24"/>
          <w14:textFill>
            <w14:solidFill>
              <w14:schemeClr w14:val="tx1"/>
            </w14:solidFill>
          </w14:textFill>
        </w:rPr>
        <w:t>地址：</w:t>
      </w:r>
      <w:r>
        <w:rPr>
          <w:rFonts w:hint="eastAsia" w:asciiTheme="minorEastAsia" w:hAnsiTheme="minorEastAsia" w:eastAsiaTheme="minorEastAsia"/>
          <w:color w:val="000000" w:themeColor="text1"/>
          <w:sz w:val="24"/>
          <w:szCs w:val="24"/>
          <w14:textFill>
            <w14:solidFill>
              <w14:schemeClr w14:val="tx1"/>
            </w14:solidFill>
          </w14:textFill>
        </w:rPr>
        <w:t>北京市昌平区西环路甲68号</w:t>
      </w:r>
    </w:p>
    <w:p w14:paraId="373759DD">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 xml:space="preserve">遴选联系人：朱警官 </w:t>
      </w:r>
    </w:p>
    <w:p w14:paraId="48C3264C">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遴选人</w:t>
      </w:r>
      <w:r>
        <w:rPr>
          <w:rFonts w:asciiTheme="minorEastAsia" w:hAnsiTheme="minorEastAsia" w:eastAsiaTheme="minorEastAsia"/>
          <w:color w:val="000000" w:themeColor="text1"/>
          <w:sz w:val="24"/>
          <w:szCs w:val="24"/>
          <w14:textFill>
            <w14:solidFill>
              <w14:schemeClr w14:val="tx1"/>
            </w14:solidFill>
          </w14:textFill>
        </w:rPr>
        <w:t>联系方式：</w:t>
      </w:r>
      <w:r>
        <w:rPr>
          <w:rFonts w:hint="eastAsia" w:asciiTheme="minorEastAsia" w:hAnsiTheme="minorEastAsia" w:eastAsiaTheme="minorEastAsia"/>
          <w:color w:val="000000" w:themeColor="text1"/>
          <w:sz w:val="24"/>
          <w:szCs w:val="24"/>
          <w14:textFill>
            <w14:solidFill>
              <w14:schemeClr w14:val="tx1"/>
            </w14:solidFill>
          </w14:textFill>
        </w:rPr>
        <w:t>010-</w:t>
      </w:r>
      <w:commentRangeEnd w:id="0"/>
      <w:r>
        <w:commentReference w:id="0"/>
      </w:r>
    </w:p>
    <w:p w14:paraId="1F61F995">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遴选代理机构</w:t>
      </w:r>
      <w:r>
        <w:rPr>
          <w:rFonts w:asciiTheme="minorEastAsia" w:hAnsiTheme="minorEastAsia" w:eastAsiaTheme="minorEastAsia"/>
          <w:color w:val="000000" w:themeColor="text1"/>
          <w:sz w:val="24"/>
          <w:szCs w:val="24"/>
          <w14:textFill>
            <w14:solidFill>
              <w14:schemeClr w14:val="tx1"/>
            </w14:solidFill>
          </w14:textFill>
        </w:rPr>
        <w:t>全称：</w:t>
      </w:r>
      <w:r>
        <w:rPr>
          <w:rFonts w:hint="eastAsia" w:asciiTheme="minorEastAsia" w:hAnsiTheme="minorEastAsia" w:eastAsiaTheme="minorEastAsia"/>
          <w:color w:val="000000" w:themeColor="text1"/>
          <w:sz w:val="24"/>
          <w:szCs w:val="24"/>
          <w14:textFill>
            <w14:solidFill>
              <w14:schemeClr w14:val="tx1"/>
            </w14:solidFill>
          </w14:textFill>
        </w:rPr>
        <w:t>北京国际贸易有限公司</w:t>
      </w:r>
    </w:p>
    <w:p w14:paraId="2BDC1B57">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遴选代理机构</w:t>
      </w:r>
      <w:r>
        <w:rPr>
          <w:rFonts w:asciiTheme="minorEastAsia" w:hAnsiTheme="minorEastAsia" w:eastAsiaTheme="minorEastAsia"/>
          <w:color w:val="000000" w:themeColor="text1"/>
          <w:sz w:val="24"/>
          <w:szCs w:val="24"/>
          <w14:textFill>
            <w14:solidFill>
              <w14:schemeClr w14:val="tx1"/>
            </w14:solidFill>
          </w14:textFill>
        </w:rPr>
        <w:t>地址：</w:t>
      </w:r>
      <w:r>
        <w:rPr>
          <w:rFonts w:hint="eastAsia" w:asciiTheme="minorEastAsia" w:hAnsiTheme="minorEastAsia" w:eastAsiaTheme="minorEastAsia"/>
          <w:color w:val="000000" w:themeColor="text1"/>
          <w:sz w:val="24"/>
          <w:szCs w:val="24"/>
          <w14:textFill>
            <w14:solidFill>
              <w14:schemeClr w14:val="tx1"/>
            </w14:solidFill>
          </w14:textFill>
        </w:rPr>
        <w:t>北京市朝阳区建国门外大街甲3号</w:t>
      </w:r>
    </w:p>
    <w:p w14:paraId="75272F4A">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遴选代理机构</w:t>
      </w:r>
      <w:r>
        <w:rPr>
          <w:rFonts w:asciiTheme="minorEastAsia" w:hAnsiTheme="minorEastAsia" w:eastAsiaTheme="minorEastAsia"/>
          <w:color w:val="000000" w:themeColor="text1"/>
          <w:sz w:val="24"/>
          <w:szCs w:val="24"/>
          <w14:textFill>
            <w14:solidFill>
              <w14:schemeClr w14:val="tx1"/>
            </w14:solidFill>
          </w14:textFill>
        </w:rPr>
        <w:t>联系方式：010-85343439/</w:t>
      </w:r>
      <w:r>
        <w:rPr>
          <w:rFonts w:hint="eastAsia" w:asciiTheme="minorEastAsia" w:hAnsiTheme="minorEastAsia" w:eastAsiaTheme="minorEastAsia"/>
          <w:color w:val="000000" w:themeColor="text1"/>
          <w:sz w:val="24"/>
          <w:szCs w:val="24"/>
          <w14:textFill>
            <w14:solidFill>
              <w14:schemeClr w14:val="tx1"/>
            </w14:solidFill>
          </w14:textFill>
        </w:rPr>
        <w:t>3394/</w:t>
      </w:r>
      <w:r>
        <w:rPr>
          <w:rFonts w:asciiTheme="minorEastAsia" w:hAnsiTheme="minorEastAsia" w:eastAsiaTheme="minorEastAsia"/>
          <w:color w:val="000000" w:themeColor="text1"/>
          <w:sz w:val="24"/>
          <w:szCs w:val="24"/>
          <w14:textFill>
            <w14:solidFill>
              <w14:schemeClr w14:val="tx1"/>
            </w14:solidFill>
          </w14:textFill>
        </w:rPr>
        <w:t>3307</w:t>
      </w:r>
    </w:p>
    <w:p w14:paraId="50FF2361">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commentRangeStart w:id="1"/>
      <w:r>
        <w:rPr>
          <w:rFonts w:hint="eastAsia" w:asciiTheme="minorEastAsia" w:hAnsiTheme="minorEastAsia" w:eastAsiaTheme="minorEastAsia"/>
          <w:color w:val="000000" w:themeColor="text1"/>
          <w:sz w:val="24"/>
          <w:szCs w:val="24"/>
          <w14:textFill>
            <w14:solidFill>
              <w14:schemeClr w14:val="tx1"/>
            </w14:solidFill>
          </w14:textFill>
        </w:rPr>
        <w:t>采购需求：</w:t>
      </w:r>
      <w:r>
        <w:rPr>
          <w:rFonts w:hint="eastAsia" w:cs="仿宋" w:asciiTheme="minorEastAsia" w:hAnsiTheme="minorEastAsia" w:eastAsiaTheme="minorEastAsia"/>
          <w:color w:val="000000" w:themeColor="text1"/>
          <w:sz w:val="24"/>
          <w:szCs w:val="24"/>
          <w14:textFill>
            <w14:solidFill>
              <w14:schemeClr w14:val="tx1"/>
            </w14:solidFill>
          </w14:textFill>
        </w:rPr>
        <w:t>本项目</w:t>
      </w:r>
      <w:r>
        <w:rPr>
          <w:rFonts w:hint="eastAsia" w:asciiTheme="minorEastAsia" w:hAnsiTheme="minorEastAsia" w:eastAsiaTheme="minorEastAsia"/>
          <w:color w:val="000000" w:themeColor="text1"/>
          <w:sz w:val="24"/>
          <w:szCs w:val="24"/>
          <w14:textFill>
            <w14:solidFill>
              <w14:schemeClr w14:val="tx1"/>
            </w14:solidFill>
          </w14:textFill>
        </w:rPr>
        <w:t>通过遴选选择一家供应商为北京市公安局昌平分局基层所队接报案室升级改造项目提供服务。</w:t>
      </w:r>
    </w:p>
    <w:p w14:paraId="60C5CBCD">
      <w:pPr>
        <w:spacing w:line="360" w:lineRule="auto"/>
        <w:jc w:val="left"/>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采购项目预算金额：</w:t>
      </w:r>
      <w:r>
        <w:rPr>
          <w:rFonts w:hint="eastAsia" w:asciiTheme="minorEastAsia" w:hAnsiTheme="minorEastAsia" w:eastAsiaTheme="minorEastAsia"/>
          <w:color w:val="000000" w:themeColor="text1"/>
          <w:sz w:val="24"/>
          <w:szCs w:val="24"/>
          <w14:textFill>
            <w14:solidFill>
              <w14:schemeClr w14:val="tx1"/>
            </w14:solidFill>
          </w14:textFill>
        </w:rPr>
        <w:t>人民币77.06818万元。</w:t>
      </w:r>
      <w:commentRangeEnd w:id="1"/>
      <w:r>
        <w:commentReference w:id="1"/>
      </w:r>
    </w:p>
    <w:p w14:paraId="7A003E56">
      <w:pPr>
        <w:spacing w:line="360" w:lineRule="auto"/>
        <w:ind w:firstLine="482" w:firstLineChars="200"/>
        <w:rPr>
          <w:rFonts w:hint="eastAsia" w:cs="黑体" w:asciiTheme="minorEastAsia" w:hAnsiTheme="minorEastAsia" w:eastAsiaTheme="minorEastAsia"/>
          <w:b/>
          <w:bCs/>
          <w:color w:val="000000" w:themeColor="text1"/>
          <w:sz w:val="24"/>
          <w:szCs w:val="24"/>
          <w:lang w:val="zh-CN"/>
          <w14:textFill>
            <w14:solidFill>
              <w14:schemeClr w14:val="tx1"/>
            </w14:solidFill>
          </w14:textFill>
        </w:rPr>
      </w:pPr>
      <w:r>
        <w:rPr>
          <w:rFonts w:hint="eastAsia" w:cs="黑体" w:asciiTheme="minorEastAsia" w:hAnsiTheme="minorEastAsia" w:eastAsiaTheme="minorEastAsia"/>
          <w:b/>
          <w:bCs/>
          <w:color w:val="000000" w:themeColor="text1"/>
          <w:sz w:val="24"/>
          <w:szCs w:val="24"/>
          <w:lang w:val="zh-CN"/>
          <w14:textFill>
            <w14:solidFill>
              <w14:schemeClr w14:val="tx1"/>
            </w14:solidFill>
          </w14:textFill>
        </w:rPr>
        <w:t>一、项目内容</w:t>
      </w:r>
    </w:p>
    <w:p w14:paraId="704E8280">
      <w:pPr>
        <w:spacing w:line="360" w:lineRule="auto"/>
        <w:ind w:firstLine="480" w:firstLineChars="200"/>
        <w:rPr>
          <w:rFonts w:hint="eastAsia" w:ascii="宋体" w:hAnsi="宋体"/>
          <w:bCs/>
          <w:color w:val="000000" w:themeColor="text1"/>
          <w:sz w:val="24"/>
          <w:szCs w:val="24"/>
          <w14:textFill>
            <w14:solidFill>
              <w14:schemeClr w14:val="tx1"/>
            </w14:solidFill>
          </w14:textFill>
        </w:rPr>
      </w:pPr>
      <w:commentRangeStart w:id="2"/>
      <w:r>
        <w:rPr>
          <w:rFonts w:hint="eastAsia" w:cs="黑体" w:asciiTheme="minorEastAsia" w:hAnsiTheme="minorEastAsia" w:eastAsiaTheme="minorEastAsia"/>
          <w:color w:val="000000" w:themeColor="text1"/>
          <w:sz w:val="24"/>
          <w:szCs w:val="24"/>
          <w:lang w:val="zh-CN"/>
          <w14:textFill>
            <w14:solidFill>
              <w14:schemeClr w14:val="tx1"/>
            </w14:solidFill>
          </w14:textFill>
        </w:rPr>
        <w:t>1、项目概况：</w:t>
      </w:r>
      <w:r>
        <w:rPr>
          <w:rFonts w:hint="eastAsia" w:cs="仿宋" w:asciiTheme="minorEastAsia" w:hAnsiTheme="minorEastAsia" w:eastAsiaTheme="minorEastAsia"/>
          <w:color w:val="000000" w:themeColor="text1"/>
          <w:sz w:val="24"/>
          <w:szCs w:val="24"/>
          <w14:textFill>
            <w14:solidFill>
              <w14:schemeClr w14:val="tx1"/>
            </w14:solidFill>
          </w14:textFill>
        </w:rPr>
        <w:t>本项目</w:t>
      </w:r>
      <w:r>
        <w:rPr>
          <w:rFonts w:hint="eastAsia" w:asciiTheme="minorEastAsia" w:hAnsiTheme="minorEastAsia" w:eastAsiaTheme="minorEastAsia"/>
          <w:color w:val="000000" w:themeColor="text1"/>
          <w:sz w:val="24"/>
          <w:szCs w:val="24"/>
          <w14:textFill>
            <w14:solidFill>
              <w14:schemeClr w14:val="tx1"/>
            </w14:solidFill>
          </w14:textFill>
        </w:rPr>
        <w:t>通过遴选选择一家供应商为北京市公安局昌平分局基层所队接报案室升级改造项目提供服务。</w:t>
      </w:r>
    </w:p>
    <w:p w14:paraId="293AFA6D">
      <w:pPr>
        <w:spacing w:line="360" w:lineRule="auto"/>
        <w:ind w:firstLine="480" w:firstLineChars="200"/>
        <w:rPr>
          <w:rFonts w:hint="eastAsia" w:cs="黑体" w:asciiTheme="minorEastAsia" w:hAnsiTheme="minorEastAsia" w:eastAsiaTheme="minorEastAsia"/>
          <w:color w:val="000000" w:themeColor="text1"/>
          <w:sz w:val="24"/>
          <w:szCs w:val="24"/>
          <w14:textFill>
            <w14:solidFill>
              <w14:schemeClr w14:val="tx1"/>
            </w14:solidFill>
          </w14:textFill>
        </w:rPr>
      </w:pPr>
      <w:r>
        <w:rPr>
          <w:rFonts w:hint="eastAsia" w:cs="黑体" w:asciiTheme="minorEastAsia" w:hAnsiTheme="minorEastAsia" w:eastAsiaTheme="minorEastAsia"/>
          <w:color w:val="000000" w:themeColor="text1"/>
          <w:sz w:val="24"/>
          <w:szCs w:val="24"/>
          <w14:textFill>
            <w14:solidFill>
              <w14:schemeClr w14:val="tx1"/>
            </w14:solidFill>
          </w14:textFill>
        </w:rPr>
        <w:t>2</w:t>
      </w:r>
      <w:r>
        <w:rPr>
          <w:rFonts w:hint="eastAsia" w:cs="黑体" w:asciiTheme="minorEastAsia" w:hAnsiTheme="minorEastAsia" w:eastAsiaTheme="minorEastAsia"/>
          <w:color w:val="000000" w:themeColor="text1"/>
          <w:sz w:val="24"/>
          <w:szCs w:val="24"/>
          <w:lang w:val="zh-CN"/>
          <w14:textFill>
            <w14:solidFill>
              <w14:schemeClr w14:val="tx1"/>
            </w14:solidFill>
          </w14:textFill>
        </w:rPr>
        <w:t>、合同履行期限</w:t>
      </w:r>
      <w:r>
        <w:rPr>
          <w:rFonts w:hint="eastAsia" w:cs="黑体" w:asciiTheme="minorEastAsia" w:hAnsiTheme="minorEastAsia" w:eastAsiaTheme="minorEastAsia"/>
          <w:color w:val="000000" w:themeColor="text1"/>
          <w:sz w:val="24"/>
          <w:szCs w:val="24"/>
          <w14:textFill>
            <w14:solidFill>
              <w14:schemeClr w14:val="tx1"/>
            </w14:solidFill>
          </w14:textFill>
        </w:rPr>
        <w:t>：自合同签订之日起30个日历日内全部实施完毕并上线，进行项目验收。</w:t>
      </w:r>
      <w:commentRangeEnd w:id="2"/>
      <w:r>
        <w:commentReference w:id="2"/>
      </w:r>
      <w:r>
        <w:rPr>
          <w:rFonts w:hint="eastAsia" w:cs="黑体" w:asciiTheme="minorEastAsia" w:hAnsiTheme="minorEastAsia" w:eastAsiaTheme="minorEastAsia"/>
          <w:color w:val="000000" w:themeColor="text1"/>
          <w:sz w:val="24"/>
          <w:szCs w:val="24"/>
          <w14:textFill>
            <w14:solidFill>
              <w14:schemeClr w14:val="tx1"/>
            </w14:solidFill>
          </w14:textFill>
        </w:rPr>
        <w:t xml:space="preserve">    </w:t>
      </w:r>
    </w:p>
    <w:p w14:paraId="085B47D5">
      <w:pPr>
        <w:spacing w:line="360" w:lineRule="auto"/>
        <w:rPr>
          <w:rFonts w:hint="eastAsia" w:cs="黑体" w:asciiTheme="minorEastAsia" w:hAnsiTheme="minorEastAsia" w:eastAsiaTheme="minorEastAsia"/>
          <w:b/>
          <w:bCs/>
          <w:color w:val="000000" w:themeColor="text1"/>
          <w:sz w:val="24"/>
          <w:szCs w:val="24"/>
          <w:lang w:val="zh-CN"/>
          <w14:textFill>
            <w14:solidFill>
              <w14:schemeClr w14:val="tx1"/>
            </w14:solidFill>
          </w14:textFill>
        </w:rPr>
      </w:pPr>
      <w:r>
        <w:rPr>
          <w:rFonts w:hint="eastAsia" w:cs="黑体" w:asciiTheme="minorEastAsia" w:hAnsiTheme="minorEastAsia" w:eastAsiaTheme="minorEastAsia"/>
          <w:b/>
          <w:bCs/>
          <w:color w:val="000000" w:themeColor="text1"/>
          <w:sz w:val="24"/>
          <w:szCs w:val="24"/>
          <w14:textFill>
            <w14:solidFill>
              <w14:schemeClr w14:val="tx1"/>
            </w14:solidFill>
          </w14:textFill>
        </w:rPr>
        <w:t xml:space="preserve">    </w:t>
      </w:r>
      <w:r>
        <w:rPr>
          <w:rFonts w:hint="eastAsia" w:cs="黑体" w:asciiTheme="minorEastAsia" w:hAnsiTheme="minorEastAsia" w:eastAsiaTheme="minorEastAsia"/>
          <w:b/>
          <w:bCs/>
          <w:color w:val="000000" w:themeColor="text1"/>
          <w:sz w:val="24"/>
          <w:szCs w:val="24"/>
          <w:lang w:val="zh-CN"/>
          <w14:textFill>
            <w14:solidFill>
              <w14:schemeClr w14:val="tx1"/>
            </w14:solidFill>
          </w14:textFill>
        </w:rPr>
        <w:t>二、供应商需具备的条件</w:t>
      </w:r>
    </w:p>
    <w:p w14:paraId="77EC1CAB">
      <w:pPr>
        <w:spacing w:line="360" w:lineRule="auto"/>
        <w:rPr>
          <w:rFonts w:hint="eastAsia" w:cs="黑体" w:asciiTheme="minorEastAsia" w:hAnsiTheme="minorEastAsia" w:eastAsiaTheme="minorEastAsia"/>
          <w:color w:val="000000" w:themeColor="text1"/>
          <w:sz w:val="24"/>
          <w:szCs w:val="24"/>
          <w:lang w:val="zh-CN"/>
          <w14:textFill>
            <w14:solidFill>
              <w14:schemeClr w14:val="tx1"/>
            </w14:solidFill>
          </w14:textFill>
        </w:rPr>
      </w:pPr>
      <w:r>
        <w:rPr>
          <w:rFonts w:hint="eastAsia" w:cs="黑体" w:asciiTheme="minorEastAsia" w:hAnsiTheme="minorEastAsia" w:eastAsiaTheme="minorEastAsia"/>
          <w:color w:val="000000" w:themeColor="text1"/>
          <w:sz w:val="24"/>
          <w:szCs w:val="24"/>
          <w14:textFill>
            <w14:solidFill>
              <w14:schemeClr w14:val="tx1"/>
            </w14:solidFill>
          </w14:textFill>
        </w:rPr>
        <w:t xml:space="preserve">   </w:t>
      </w:r>
      <w:commentRangeStart w:id="3"/>
      <w:commentRangeStart w:id="4"/>
      <w:r>
        <w:rPr>
          <w:rFonts w:hint="eastAsia" w:cs="黑体" w:asciiTheme="minorEastAsia" w:hAnsiTheme="minorEastAsia" w:eastAsiaTheme="minorEastAsia"/>
          <w:color w:val="000000" w:themeColor="text1"/>
          <w:sz w:val="24"/>
          <w:szCs w:val="24"/>
          <w:lang w:val="zh-CN"/>
          <w14:textFill>
            <w14:solidFill>
              <w14:schemeClr w14:val="tx1"/>
            </w14:solidFill>
          </w14:textFill>
        </w:rPr>
        <w:t>（一）满足</w:t>
      </w:r>
      <w:r>
        <w:rPr>
          <w:rFonts w:hint="eastAsia" w:cs="黑体" w:asciiTheme="minorEastAsia" w:hAnsiTheme="minorEastAsia" w:eastAsiaTheme="minorEastAsia"/>
          <w:color w:val="000000" w:themeColor="text1"/>
          <w:sz w:val="24"/>
          <w:szCs w:val="24"/>
          <w14:textFill>
            <w14:solidFill>
              <w14:schemeClr w14:val="tx1"/>
            </w14:solidFill>
          </w14:textFill>
        </w:rPr>
        <w:t>以下</w:t>
      </w:r>
      <w:r>
        <w:rPr>
          <w:rFonts w:hint="eastAsia" w:cs="黑体" w:asciiTheme="minorEastAsia" w:hAnsiTheme="minorEastAsia" w:eastAsiaTheme="minorEastAsia"/>
          <w:color w:val="000000" w:themeColor="text1"/>
          <w:sz w:val="24"/>
          <w:szCs w:val="24"/>
          <w:lang w:val="zh-CN"/>
          <w14:textFill>
            <w14:solidFill>
              <w14:schemeClr w14:val="tx1"/>
            </w14:solidFill>
          </w14:textFill>
        </w:rPr>
        <w:t>要求，包括：</w:t>
      </w:r>
    </w:p>
    <w:p w14:paraId="38B90964">
      <w:pPr>
        <w:spacing w:line="360" w:lineRule="auto"/>
        <w:ind w:firstLine="600" w:firstLineChars="250"/>
        <w:rPr>
          <w:rFonts w:hint="eastAsia" w:cs="黑体" w:asciiTheme="minorEastAsia" w:hAnsiTheme="minorEastAsia" w:eastAsiaTheme="minorEastAsia"/>
          <w:color w:val="000000" w:themeColor="text1"/>
          <w:sz w:val="24"/>
          <w:szCs w:val="24"/>
          <w:lang w:val="zh-CN"/>
          <w14:textFill>
            <w14:solidFill>
              <w14:schemeClr w14:val="tx1"/>
            </w14:solidFill>
          </w14:textFill>
        </w:rPr>
      </w:pPr>
      <w:r>
        <w:rPr>
          <w:rFonts w:hint="eastAsia" w:cs="黑体" w:asciiTheme="minorEastAsia" w:hAnsiTheme="minorEastAsia" w:eastAsiaTheme="minorEastAsia"/>
          <w:color w:val="000000" w:themeColor="text1"/>
          <w:sz w:val="24"/>
          <w:szCs w:val="24"/>
          <w:lang w:val="zh-CN"/>
          <w14:textFill>
            <w14:solidFill>
              <w14:schemeClr w14:val="tx1"/>
            </w14:solidFill>
          </w14:textFill>
        </w:rPr>
        <w:t xml:space="preserve">    1、具有独立承担民事责任的能力；</w:t>
      </w:r>
    </w:p>
    <w:p w14:paraId="33450712">
      <w:pPr>
        <w:spacing w:line="360" w:lineRule="auto"/>
        <w:ind w:firstLine="600" w:firstLineChars="250"/>
        <w:rPr>
          <w:rFonts w:hint="eastAsia" w:cs="黑体" w:asciiTheme="minorEastAsia" w:hAnsiTheme="minorEastAsia" w:eastAsiaTheme="minorEastAsia"/>
          <w:color w:val="000000" w:themeColor="text1"/>
          <w:sz w:val="24"/>
          <w:szCs w:val="24"/>
          <w:lang w:val="zh-CN"/>
          <w14:textFill>
            <w14:solidFill>
              <w14:schemeClr w14:val="tx1"/>
            </w14:solidFill>
          </w14:textFill>
        </w:rPr>
      </w:pPr>
      <w:r>
        <w:rPr>
          <w:rFonts w:hint="eastAsia" w:cs="黑体" w:asciiTheme="minorEastAsia" w:hAnsiTheme="minorEastAsia" w:eastAsiaTheme="minorEastAsia"/>
          <w:color w:val="000000" w:themeColor="text1"/>
          <w:sz w:val="24"/>
          <w:szCs w:val="24"/>
          <w:lang w:val="zh-CN"/>
          <w14:textFill>
            <w14:solidFill>
              <w14:schemeClr w14:val="tx1"/>
            </w14:solidFill>
          </w14:textFill>
        </w:rPr>
        <w:t xml:space="preserve">    2、具有良好的商业信誉和健全的财务会计制度；</w:t>
      </w:r>
    </w:p>
    <w:p w14:paraId="02D5631C">
      <w:pPr>
        <w:spacing w:line="360" w:lineRule="auto"/>
        <w:ind w:firstLine="600" w:firstLineChars="250"/>
        <w:rPr>
          <w:rFonts w:hint="eastAsia" w:cs="黑体" w:asciiTheme="minorEastAsia" w:hAnsiTheme="minorEastAsia" w:eastAsiaTheme="minorEastAsia"/>
          <w:color w:val="000000" w:themeColor="text1"/>
          <w:sz w:val="24"/>
          <w:szCs w:val="24"/>
          <w:lang w:val="zh-CN"/>
          <w14:textFill>
            <w14:solidFill>
              <w14:schemeClr w14:val="tx1"/>
            </w14:solidFill>
          </w14:textFill>
        </w:rPr>
      </w:pPr>
      <w:r>
        <w:rPr>
          <w:rFonts w:hint="eastAsia" w:cs="黑体" w:asciiTheme="minorEastAsia" w:hAnsiTheme="minorEastAsia" w:eastAsiaTheme="minorEastAsia"/>
          <w:color w:val="000000" w:themeColor="text1"/>
          <w:sz w:val="24"/>
          <w:szCs w:val="24"/>
          <w:lang w:val="zh-CN"/>
          <w14:textFill>
            <w14:solidFill>
              <w14:schemeClr w14:val="tx1"/>
            </w14:solidFill>
          </w14:textFill>
        </w:rPr>
        <w:t xml:space="preserve">    3、具有履行合同所必需的专业技术能力和实际经验；</w:t>
      </w:r>
    </w:p>
    <w:p w14:paraId="1CA47A30">
      <w:pPr>
        <w:spacing w:line="360" w:lineRule="auto"/>
        <w:ind w:firstLine="600" w:firstLineChars="250"/>
        <w:rPr>
          <w:rFonts w:hint="eastAsia" w:cs="黑体" w:asciiTheme="minorEastAsia" w:hAnsiTheme="minorEastAsia" w:eastAsiaTheme="minorEastAsia"/>
          <w:color w:val="000000" w:themeColor="text1"/>
          <w:sz w:val="24"/>
          <w:szCs w:val="24"/>
          <w:lang w:val="zh-CN"/>
          <w14:textFill>
            <w14:solidFill>
              <w14:schemeClr w14:val="tx1"/>
            </w14:solidFill>
          </w14:textFill>
        </w:rPr>
      </w:pPr>
      <w:r>
        <w:rPr>
          <w:rFonts w:hint="eastAsia" w:cs="黑体" w:asciiTheme="minorEastAsia" w:hAnsiTheme="minorEastAsia" w:eastAsiaTheme="minorEastAsia"/>
          <w:color w:val="000000" w:themeColor="text1"/>
          <w:sz w:val="24"/>
          <w:szCs w:val="24"/>
          <w:lang w:val="zh-CN"/>
          <w14:textFill>
            <w14:solidFill>
              <w14:schemeClr w14:val="tx1"/>
            </w14:solidFill>
          </w14:textFill>
        </w:rPr>
        <w:t xml:space="preserve">    4、有依法缴纳税收和社会保障资金的良好记录；</w:t>
      </w:r>
    </w:p>
    <w:p w14:paraId="2BFF5F2A">
      <w:pPr>
        <w:spacing w:line="360" w:lineRule="auto"/>
        <w:ind w:firstLine="600" w:firstLineChars="250"/>
        <w:rPr>
          <w:rFonts w:hint="eastAsia" w:cs="黑体" w:asciiTheme="minorEastAsia" w:hAnsiTheme="minorEastAsia" w:eastAsiaTheme="minorEastAsia"/>
          <w:color w:val="000000" w:themeColor="text1"/>
          <w:sz w:val="24"/>
          <w:szCs w:val="24"/>
          <w:lang w:val="zh-CN"/>
          <w14:textFill>
            <w14:solidFill>
              <w14:schemeClr w14:val="tx1"/>
            </w14:solidFill>
          </w14:textFill>
        </w:rPr>
      </w:pPr>
      <w:r>
        <w:rPr>
          <w:rFonts w:hint="eastAsia" w:cs="黑体" w:asciiTheme="minorEastAsia" w:hAnsiTheme="minorEastAsia" w:eastAsiaTheme="minorEastAsia"/>
          <w:color w:val="000000" w:themeColor="text1"/>
          <w:sz w:val="24"/>
          <w:szCs w:val="24"/>
          <w:lang w:val="zh-CN"/>
          <w14:textFill>
            <w14:solidFill>
              <w14:schemeClr w14:val="tx1"/>
            </w14:solidFill>
          </w14:textFill>
        </w:rPr>
        <w:t xml:space="preserve">    5、参加项目活动前三年内，在经营活动中没有重大违法记录；</w:t>
      </w:r>
    </w:p>
    <w:p w14:paraId="05468068">
      <w:pPr>
        <w:spacing w:line="360" w:lineRule="auto"/>
        <w:ind w:firstLine="600" w:firstLineChars="250"/>
        <w:rPr>
          <w:rFonts w:hint="eastAsia" w:cs="黑体" w:asciiTheme="minorEastAsia" w:hAnsiTheme="minorEastAsia" w:eastAsiaTheme="minorEastAsia"/>
          <w:color w:val="000000" w:themeColor="text1"/>
          <w:sz w:val="24"/>
          <w:szCs w:val="24"/>
          <w:lang w:val="zh-CN"/>
          <w14:textFill>
            <w14:solidFill>
              <w14:schemeClr w14:val="tx1"/>
            </w14:solidFill>
          </w14:textFill>
        </w:rPr>
      </w:pPr>
      <w:r>
        <w:rPr>
          <w:rFonts w:hint="eastAsia" w:cs="黑体" w:asciiTheme="minorEastAsia" w:hAnsiTheme="minorEastAsia" w:eastAsiaTheme="minorEastAsia"/>
          <w:color w:val="000000" w:themeColor="text1"/>
          <w:sz w:val="24"/>
          <w:szCs w:val="24"/>
          <w:lang w:val="zh-CN"/>
          <w14:textFill>
            <w14:solidFill>
              <w14:schemeClr w14:val="tx1"/>
            </w14:solidFill>
          </w14:textFill>
        </w:rPr>
        <w:t xml:space="preserve">    6、法律、行政法规规定的其他条件；</w:t>
      </w:r>
    </w:p>
    <w:p w14:paraId="1D5D7678">
      <w:pPr>
        <w:spacing w:line="360" w:lineRule="auto"/>
        <w:rPr>
          <w:rFonts w:hint="eastAsia" w:cs="黑体" w:asciiTheme="minorEastAsia" w:hAnsiTheme="minorEastAsia" w:eastAsiaTheme="minorEastAsia"/>
          <w:color w:val="000000" w:themeColor="text1"/>
          <w:sz w:val="24"/>
          <w:szCs w:val="24"/>
          <w14:textFill>
            <w14:solidFill>
              <w14:schemeClr w14:val="tx1"/>
            </w14:solidFill>
          </w14:textFill>
        </w:rPr>
      </w:pPr>
      <w:r>
        <w:rPr>
          <w:rFonts w:hint="eastAsia" w:cs="黑体" w:asciiTheme="minorEastAsia" w:hAnsiTheme="minorEastAsia" w:eastAsiaTheme="minorEastAsia"/>
          <w:color w:val="000000" w:themeColor="text1"/>
          <w:sz w:val="24"/>
          <w:szCs w:val="24"/>
          <w14:textFill>
            <w14:solidFill>
              <w14:schemeClr w14:val="tx1"/>
            </w14:solidFill>
          </w14:textFill>
        </w:rPr>
        <w:t xml:space="preserve">    （</w:t>
      </w:r>
      <w:r>
        <w:rPr>
          <w:rFonts w:hint="eastAsia" w:cs="黑体" w:asciiTheme="minorEastAsia" w:hAnsiTheme="minorEastAsia" w:eastAsiaTheme="minorEastAsia"/>
          <w:color w:val="000000" w:themeColor="text1"/>
          <w:sz w:val="24"/>
          <w:szCs w:val="24"/>
          <w:lang w:val="zh-CN"/>
          <w14:textFill>
            <w14:solidFill>
              <w14:schemeClr w14:val="tx1"/>
            </w14:solidFill>
          </w14:textFill>
        </w:rPr>
        <w:t>二</w:t>
      </w:r>
      <w:r>
        <w:rPr>
          <w:rFonts w:hint="eastAsia" w:cs="黑体" w:asciiTheme="minorEastAsia" w:hAnsiTheme="minorEastAsia" w:eastAsiaTheme="minorEastAsia"/>
          <w:color w:val="000000" w:themeColor="text1"/>
          <w:sz w:val="24"/>
          <w:szCs w:val="24"/>
          <w14:textFill>
            <w14:solidFill>
              <w14:schemeClr w14:val="tx1"/>
            </w14:solidFill>
          </w14:textFill>
        </w:rPr>
        <w:t>）</w:t>
      </w:r>
      <w:r>
        <w:rPr>
          <w:rFonts w:hint="eastAsia" w:cs="黑体" w:asciiTheme="minorEastAsia" w:hAnsiTheme="minorEastAsia" w:eastAsiaTheme="minorEastAsia"/>
          <w:color w:val="000000" w:themeColor="text1"/>
          <w:sz w:val="24"/>
          <w:szCs w:val="24"/>
          <w:lang w:val="zh-CN"/>
          <w14:textFill>
            <w14:solidFill>
              <w14:schemeClr w14:val="tx1"/>
            </w14:solidFill>
          </w14:textFill>
        </w:rPr>
        <w:t>供应商不得为信用中国网站</w:t>
      </w:r>
      <w:r>
        <w:rPr>
          <w:rFonts w:hint="eastAsia" w:cs="黑体" w:asciiTheme="minorEastAsia" w:hAnsiTheme="minorEastAsia" w:eastAsiaTheme="minorEastAsia"/>
          <w:color w:val="000000" w:themeColor="text1"/>
          <w:sz w:val="24"/>
          <w:szCs w:val="24"/>
          <w14:textFill>
            <w14:solidFill>
              <w14:schemeClr w14:val="tx1"/>
            </w14:solidFill>
          </w14:textFill>
        </w:rPr>
        <w:t>（www.creditchina.gov.cn）</w:t>
      </w:r>
      <w:r>
        <w:rPr>
          <w:rFonts w:hint="eastAsia" w:cs="黑体" w:asciiTheme="minorEastAsia" w:hAnsiTheme="minorEastAsia" w:eastAsiaTheme="minorEastAsia"/>
          <w:color w:val="000000" w:themeColor="text1"/>
          <w:sz w:val="24"/>
          <w:szCs w:val="24"/>
          <w:lang w:val="zh-CN"/>
          <w14:textFill>
            <w14:solidFill>
              <w14:schemeClr w14:val="tx1"/>
            </w14:solidFill>
          </w14:textFill>
        </w:rPr>
        <w:t>中列入失信被执行人和</w:t>
      </w:r>
      <w:r>
        <w:rPr>
          <w:rFonts w:hint="eastAsia"/>
          <w:color w:val="000000" w:themeColor="text1"/>
          <w:sz w:val="24"/>
          <w14:textFill>
            <w14:solidFill>
              <w14:schemeClr w14:val="tx1"/>
            </w14:solidFill>
          </w14:textFill>
        </w:rPr>
        <w:t>重大税收违法失信主体</w:t>
      </w:r>
      <w:r>
        <w:rPr>
          <w:rFonts w:hint="eastAsia" w:cs="黑体" w:asciiTheme="minorEastAsia" w:hAnsiTheme="minorEastAsia" w:eastAsiaTheme="minorEastAsia"/>
          <w:color w:val="000000" w:themeColor="text1"/>
          <w:sz w:val="24"/>
          <w:szCs w:val="24"/>
          <w:lang w:val="zh-CN"/>
          <w14:textFill>
            <w14:solidFill>
              <w14:schemeClr w14:val="tx1"/>
            </w14:solidFill>
          </w14:textFill>
        </w:rPr>
        <w:t>的供应商</w:t>
      </w:r>
      <w:r>
        <w:rPr>
          <w:rFonts w:hint="eastAsia" w:cs="黑体" w:asciiTheme="minorEastAsia" w:hAnsiTheme="minorEastAsia" w:eastAsiaTheme="minorEastAsia"/>
          <w:color w:val="000000" w:themeColor="text1"/>
          <w:sz w:val="24"/>
          <w:szCs w:val="24"/>
          <w14:textFill>
            <w14:solidFill>
              <w14:schemeClr w14:val="tx1"/>
            </w14:solidFill>
          </w14:textFill>
        </w:rPr>
        <w:t>，</w:t>
      </w:r>
      <w:r>
        <w:rPr>
          <w:rFonts w:hint="eastAsia" w:cs="黑体" w:asciiTheme="minorEastAsia" w:hAnsiTheme="minorEastAsia" w:eastAsiaTheme="minorEastAsia"/>
          <w:color w:val="000000" w:themeColor="text1"/>
          <w:sz w:val="24"/>
          <w:szCs w:val="24"/>
          <w:lang w:val="zh-CN"/>
          <w14:textFill>
            <w14:solidFill>
              <w14:schemeClr w14:val="tx1"/>
            </w14:solidFill>
          </w14:textFill>
        </w:rPr>
        <w:t>不得为中国政府采购网</w:t>
      </w:r>
      <w:r>
        <w:rPr>
          <w:rFonts w:hint="eastAsia" w:cs="黑体" w:asciiTheme="minorEastAsia" w:hAnsiTheme="minorEastAsia" w:eastAsiaTheme="minorEastAsia"/>
          <w:color w:val="000000" w:themeColor="text1"/>
          <w:sz w:val="24"/>
          <w:szCs w:val="24"/>
          <w14:textFill>
            <w14:solidFill>
              <w14:schemeClr w14:val="tx1"/>
            </w14:solidFill>
          </w14:textFill>
        </w:rPr>
        <w:t>（www.ccgp.gov.cn）</w:t>
      </w:r>
      <w:r>
        <w:rPr>
          <w:rFonts w:hint="eastAsia" w:cs="黑体" w:asciiTheme="minorEastAsia" w:hAnsiTheme="minorEastAsia" w:eastAsiaTheme="minorEastAsia"/>
          <w:color w:val="000000" w:themeColor="text1"/>
          <w:sz w:val="24"/>
          <w:szCs w:val="24"/>
          <w:lang w:val="zh-CN"/>
          <w14:textFill>
            <w14:solidFill>
              <w14:schemeClr w14:val="tx1"/>
            </w14:solidFill>
          </w14:textFill>
        </w:rPr>
        <w:t>政府采购严重违法失信行为记录名单中被财政部门禁止参加政府采购活动的供应商</w:t>
      </w:r>
      <w:r>
        <w:rPr>
          <w:rFonts w:hint="eastAsia" w:cs="黑体" w:asciiTheme="minorEastAsia" w:hAnsiTheme="minorEastAsia" w:eastAsiaTheme="minorEastAsia"/>
          <w:color w:val="000000" w:themeColor="text1"/>
          <w:sz w:val="24"/>
          <w:szCs w:val="24"/>
          <w14:textFill>
            <w14:solidFill>
              <w14:schemeClr w14:val="tx1"/>
            </w14:solidFill>
          </w14:textFill>
        </w:rPr>
        <w:t>（</w:t>
      </w:r>
      <w:r>
        <w:rPr>
          <w:rFonts w:hint="eastAsia" w:cs="黑体" w:asciiTheme="minorEastAsia" w:hAnsiTheme="minorEastAsia" w:eastAsiaTheme="minorEastAsia"/>
          <w:color w:val="000000" w:themeColor="text1"/>
          <w:sz w:val="24"/>
          <w:szCs w:val="24"/>
          <w:lang w:val="zh-CN"/>
          <w14:textFill>
            <w14:solidFill>
              <w14:schemeClr w14:val="tx1"/>
            </w14:solidFill>
          </w14:textFill>
        </w:rPr>
        <w:t>处罚决定规定的时间和地域范围内</w:t>
      </w:r>
      <w:r>
        <w:rPr>
          <w:rFonts w:hint="eastAsia" w:cs="黑体" w:asciiTheme="minorEastAsia" w:hAnsiTheme="minorEastAsia" w:eastAsiaTheme="minorEastAsia"/>
          <w:color w:val="000000" w:themeColor="text1"/>
          <w:sz w:val="24"/>
          <w:szCs w:val="24"/>
          <w14:textFill>
            <w14:solidFill>
              <w14:schemeClr w14:val="tx1"/>
            </w14:solidFill>
          </w14:textFill>
        </w:rPr>
        <w:t>）；</w:t>
      </w:r>
    </w:p>
    <w:p w14:paraId="5B83BBE7">
      <w:pPr>
        <w:spacing w:line="360" w:lineRule="auto"/>
        <w:rPr>
          <w:rFonts w:hint="eastAsia" w:cs="黑体" w:asciiTheme="minorEastAsia" w:hAnsiTheme="minorEastAsia" w:eastAsiaTheme="minorEastAsia"/>
          <w:color w:val="000000" w:themeColor="text1"/>
          <w:sz w:val="24"/>
          <w:szCs w:val="24"/>
          <w:lang w:val="zh-CN"/>
          <w14:textFill>
            <w14:solidFill>
              <w14:schemeClr w14:val="tx1"/>
            </w14:solidFill>
          </w14:textFill>
        </w:rPr>
      </w:pPr>
      <w:r>
        <w:rPr>
          <w:rFonts w:hint="eastAsia" w:cs="黑体" w:asciiTheme="minorEastAsia" w:hAnsiTheme="minorEastAsia" w:eastAsiaTheme="minorEastAsia"/>
          <w:color w:val="000000" w:themeColor="text1"/>
          <w:sz w:val="24"/>
          <w:szCs w:val="24"/>
          <w14:textFill>
            <w14:solidFill>
              <w14:schemeClr w14:val="tx1"/>
            </w14:solidFill>
          </w14:textFill>
        </w:rPr>
        <w:t xml:space="preserve">    </w:t>
      </w:r>
      <w:r>
        <w:rPr>
          <w:rFonts w:hint="eastAsia" w:cs="黑体" w:asciiTheme="minorEastAsia" w:hAnsiTheme="minorEastAsia" w:eastAsiaTheme="minorEastAsia"/>
          <w:color w:val="000000" w:themeColor="text1"/>
          <w:sz w:val="24"/>
          <w:szCs w:val="24"/>
          <w:lang w:val="zh-CN"/>
          <w14:textFill>
            <w14:solidFill>
              <w14:schemeClr w14:val="tx1"/>
            </w14:solidFill>
          </w14:textFill>
        </w:rPr>
        <w:t>（三）本项目不允许分包或转包；</w:t>
      </w:r>
    </w:p>
    <w:p w14:paraId="766AB946">
      <w:pPr>
        <w:spacing w:line="360" w:lineRule="auto"/>
        <w:ind w:firstLine="480"/>
        <w:rPr>
          <w:rFonts w:hint="eastAsia" w:cs="黑体" w:asciiTheme="minorEastAsia" w:hAnsiTheme="minorEastAsia" w:eastAsiaTheme="minorEastAsia"/>
          <w:color w:val="000000" w:themeColor="text1"/>
          <w:sz w:val="24"/>
          <w:szCs w:val="24"/>
          <w:lang w:val="zh-CN"/>
          <w14:textFill>
            <w14:solidFill>
              <w14:schemeClr w14:val="tx1"/>
            </w14:solidFill>
          </w14:textFill>
        </w:rPr>
      </w:pPr>
      <w:r>
        <w:rPr>
          <w:rFonts w:hint="eastAsia" w:cs="黑体" w:asciiTheme="minorEastAsia" w:hAnsiTheme="minorEastAsia" w:eastAsiaTheme="minorEastAsia"/>
          <w:color w:val="000000" w:themeColor="text1"/>
          <w:sz w:val="24"/>
          <w:szCs w:val="24"/>
          <w:lang w:val="zh-CN"/>
          <w14:textFill>
            <w14:solidFill>
              <w14:schemeClr w14:val="tx1"/>
            </w14:solidFill>
          </w14:textFill>
        </w:rPr>
        <w:t>（四）本项目不接受联合体响应；</w:t>
      </w:r>
    </w:p>
    <w:p w14:paraId="4A1FDA7F">
      <w:pPr>
        <w:spacing w:line="360" w:lineRule="auto"/>
        <w:ind w:firstLine="480"/>
        <w:rPr>
          <w:rFonts w:hint="eastAsia" w:cs="黑体" w:asciiTheme="minorEastAsia" w:hAnsiTheme="minorEastAsia" w:eastAsiaTheme="minorEastAsia"/>
          <w:color w:val="000000" w:themeColor="text1"/>
          <w:sz w:val="24"/>
          <w:szCs w:val="24"/>
          <w:lang w:val="zh-CN"/>
          <w14:textFill>
            <w14:solidFill>
              <w14:schemeClr w14:val="tx1"/>
            </w14:solidFill>
          </w14:textFill>
        </w:rPr>
      </w:pPr>
      <w:r>
        <w:rPr>
          <w:rFonts w:hint="eastAsia" w:cs="黑体" w:asciiTheme="minorEastAsia" w:hAnsiTheme="minorEastAsia" w:eastAsiaTheme="minorEastAsia"/>
          <w:color w:val="000000" w:themeColor="text1"/>
          <w:sz w:val="24"/>
          <w:szCs w:val="24"/>
          <w:lang w:val="zh-CN"/>
          <w14:textFill>
            <w14:solidFill>
              <w14:schemeClr w14:val="tx1"/>
            </w14:solidFill>
          </w14:textFill>
        </w:rPr>
        <w:t>（五）本项目的其他特定资格要求：</w:t>
      </w:r>
      <w:r>
        <w:rPr>
          <w:rFonts w:hint="eastAsia" w:cs="黑体" w:asciiTheme="minorEastAsia" w:hAnsiTheme="minorEastAsia" w:eastAsiaTheme="minorEastAsia"/>
          <w:color w:val="000000" w:themeColor="text1"/>
          <w:sz w:val="24"/>
          <w:szCs w:val="24"/>
          <w14:textFill>
            <w14:solidFill>
              <w14:schemeClr w14:val="tx1"/>
            </w14:solidFill>
          </w14:textFill>
        </w:rPr>
        <w:t>无</w:t>
      </w:r>
      <w:r>
        <w:rPr>
          <w:rFonts w:hint="eastAsia" w:cs="黑体" w:asciiTheme="minorEastAsia" w:hAnsiTheme="minorEastAsia" w:eastAsiaTheme="minorEastAsia"/>
          <w:color w:val="000000" w:themeColor="text1"/>
          <w:sz w:val="24"/>
          <w:szCs w:val="24"/>
          <w:lang w:val="zh-CN"/>
          <w14:textFill>
            <w14:solidFill>
              <w14:schemeClr w14:val="tx1"/>
            </w14:solidFill>
          </w14:textFill>
        </w:rPr>
        <w:t>。</w:t>
      </w:r>
      <w:commentRangeEnd w:id="3"/>
      <w:r>
        <w:commentReference w:id="3"/>
      </w:r>
      <w:commentRangeEnd w:id="4"/>
      <w:r>
        <w:commentReference w:id="4"/>
      </w:r>
    </w:p>
    <w:p w14:paraId="13366BCB">
      <w:pPr>
        <w:spacing w:line="360" w:lineRule="auto"/>
        <w:ind w:left="2100" w:hanging="2100" w:hangingChars="875"/>
        <w:rPr>
          <w:rFonts w:hint="eastAsia" w:asciiTheme="minorEastAsia" w:hAnsiTheme="minorEastAsia" w:eastAsiaTheme="minorEastAsia"/>
          <w:color w:val="000000" w:themeColor="text1"/>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文件出售时间：202</w:t>
      </w:r>
      <w:r>
        <w:rPr>
          <w:rFonts w:hint="eastAsia" w:asciiTheme="minorEastAsia" w:hAnsiTheme="minorEastAsia" w:eastAsiaTheme="minorEastAsia"/>
          <w:color w:val="000000" w:themeColor="text1"/>
          <w:sz w:val="24"/>
          <w:szCs w:val="24"/>
          <w14:textFill>
            <w14:solidFill>
              <w14:schemeClr w14:val="tx1"/>
            </w14:solidFill>
          </w14:textFill>
        </w:rPr>
        <w:t>5</w:t>
      </w:r>
      <w:r>
        <w:rPr>
          <w:rFonts w:asciiTheme="minorEastAsia" w:hAnsiTheme="minorEastAsia" w:eastAsiaTheme="minorEastAsia"/>
          <w:color w:val="000000" w:themeColor="text1"/>
          <w:sz w:val="24"/>
          <w:szCs w:val="24"/>
          <w14:textFill>
            <w14:solidFill>
              <w14:schemeClr w14:val="tx1"/>
            </w14:solidFill>
          </w14:textFill>
        </w:rPr>
        <w:t>年</w:t>
      </w:r>
      <w:r>
        <w:rPr>
          <w:rFonts w:hint="eastAsia" w:asciiTheme="minorEastAsia" w:hAnsiTheme="minorEastAsia" w:eastAsiaTheme="minorEastAsia"/>
          <w:color w:val="000000" w:themeColor="text1"/>
          <w:sz w:val="24"/>
          <w:szCs w:val="24"/>
          <w14:textFill>
            <w14:solidFill>
              <w14:schemeClr w14:val="tx1"/>
            </w14:solidFill>
          </w14:textFill>
        </w:rPr>
        <w:t xml:space="preserve">  </w:t>
      </w:r>
      <w:r>
        <w:rPr>
          <w:rFonts w:asciiTheme="minorEastAsia" w:hAnsiTheme="minorEastAsia" w:eastAsiaTheme="minorEastAsia"/>
          <w:color w:val="000000" w:themeColor="text1"/>
          <w:sz w:val="24"/>
          <w:szCs w:val="24"/>
          <w14:textFill>
            <w14:solidFill>
              <w14:schemeClr w14:val="tx1"/>
            </w14:solidFill>
          </w14:textFill>
        </w:rPr>
        <w:t>月</w:t>
      </w:r>
      <w:r>
        <w:rPr>
          <w:rFonts w:hint="eastAsia" w:asciiTheme="minorEastAsia" w:hAnsiTheme="minorEastAsia" w:eastAsiaTheme="minorEastAsia"/>
          <w:color w:val="000000" w:themeColor="text1"/>
          <w:sz w:val="24"/>
          <w:szCs w:val="24"/>
          <w14:textFill>
            <w14:solidFill>
              <w14:schemeClr w14:val="tx1"/>
            </w14:solidFill>
          </w14:textFill>
        </w:rPr>
        <w:t xml:space="preserve">  </w:t>
      </w:r>
      <w:r>
        <w:rPr>
          <w:rFonts w:asciiTheme="minorEastAsia" w:hAnsiTheme="minorEastAsia" w:eastAsiaTheme="minorEastAsia"/>
          <w:color w:val="000000" w:themeColor="text1"/>
          <w:sz w:val="24"/>
          <w:szCs w:val="24"/>
          <w14:textFill>
            <w14:solidFill>
              <w14:schemeClr w14:val="tx1"/>
            </w14:solidFill>
          </w14:textFill>
        </w:rPr>
        <w:t>日至202</w:t>
      </w:r>
      <w:r>
        <w:rPr>
          <w:rFonts w:hint="eastAsia" w:asciiTheme="minorEastAsia" w:hAnsiTheme="minorEastAsia" w:eastAsiaTheme="minorEastAsia"/>
          <w:color w:val="000000" w:themeColor="text1"/>
          <w:sz w:val="24"/>
          <w:szCs w:val="24"/>
          <w14:textFill>
            <w14:solidFill>
              <w14:schemeClr w14:val="tx1"/>
            </w14:solidFill>
          </w14:textFill>
        </w:rPr>
        <w:t>5</w:t>
      </w:r>
      <w:r>
        <w:rPr>
          <w:rFonts w:asciiTheme="minorEastAsia" w:hAnsiTheme="minorEastAsia" w:eastAsiaTheme="minorEastAsia"/>
          <w:color w:val="000000" w:themeColor="text1"/>
          <w:sz w:val="24"/>
          <w:szCs w:val="24"/>
          <w14:textFill>
            <w14:solidFill>
              <w14:schemeClr w14:val="tx1"/>
            </w14:solidFill>
          </w14:textFill>
        </w:rPr>
        <w:t>年</w:t>
      </w:r>
      <w:r>
        <w:rPr>
          <w:rFonts w:hint="eastAsia" w:asciiTheme="minorEastAsia" w:hAnsiTheme="minorEastAsia" w:eastAsiaTheme="minorEastAsia"/>
          <w:color w:val="000000" w:themeColor="text1"/>
          <w:sz w:val="24"/>
          <w:szCs w:val="24"/>
          <w14:textFill>
            <w14:solidFill>
              <w14:schemeClr w14:val="tx1"/>
            </w14:solidFill>
          </w14:textFill>
        </w:rPr>
        <w:t xml:space="preserve">  </w:t>
      </w:r>
      <w:r>
        <w:rPr>
          <w:rFonts w:asciiTheme="minorEastAsia" w:hAnsiTheme="minorEastAsia" w:eastAsiaTheme="minorEastAsia"/>
          <w:color w:val="000000" w:themeColor="text1"/>
          <w:sz w:val="24"/>
          <w:szCs w:val="24"/>
          <w14:textFill>
            <w14:solidFill>
              <w14:schemeClr w14:val="tx1"/>
            </w14:solidFill>
          </w14:textFill>
        </w:rPr>
        <w:t>月</w:t>
      </w:r>
      <w:r>
        <w:rPr>
          <w:rFonts w:hint="eastAsia" w:asciiTheme="minorEastAsia" w:hAnsiTheme="minorEastAsia" w:eastAsiaTheme="minorEastAsia"/>
          <w:color w:val="000000" w:themeColor="text1"/>
          <w:sz w:val="24"/>
          <w:szCs w:val="24"/>
          <w14:textFill>
            <w14:solidFill>
              <w14:schemeClr w14:val="tx1"/>
            </w14:solidFill>
          </w14:textFill>
        </w:rPr>
        <w:t xml:space="preserve">  </w:t>
      </w:r>
      <w:r>
        <w:rPr>
          <w:rFonts w:asciiTheme="minorEastAsia" w:hAnsiTheme="minorEastAsia" w:eastAsiaTheme="minorEastAsia"/>
          <w:color w:val="000000" w:themeColor="text1"/>
          <w:sz w:val="24"/>
          <w:szCs w:val="24"/>
          <w14:textFill>
            <w14:solidFill>
              <w14:schemeClr w14:val="tx1"/>
            </w14:solidFill>
          </w14:textFill>
        </w:rPr>
        <w:t>日</w:t>
      </w:r>
      <w:r>
        <w:rPr>
          <w:rFonts w:hint="eastAsia" w:asciiTheme="minorEastAsia" w:hAnsiTheme="minorEastAsia" w:eastAsiaTheme="minorEastAsia"/>
          <w:color w:val="000000" w:themeColor="text1"/>
          <w:sz w:val="24"/>
          <w:szCs w:val="24"/>
          <w14:textFill>
            <w14:solidFill>
              <w14:schemeClr w14:val="tx1"/>
            </w14:solidFill>
          </w14:textFill>
        </w:rPr>
        <w:t>，每日8时3</w:t>
      </w:r>
      <w:r>
        <w:rPr>
          <w:rFonts w:asciiTheme="minorEastAsia" w:hAnsiTheme="minorEastAsia" w:eastAsiaTheme="minorEastAsia"/>
          <w:color w:val="000000" w:themeColor="text1"/>
          <w:sz w:val="24"/>
          <w:szCs w:val="24"/>
          <w14:textFill>
            <w14:solidFill>
              <w14:schemeClr w14:val="tx1"/>
            </w14:solidFill>
          </w14:textFill>
        </w:rPr>
        <w:t>0</w:t>
      </w:r>
      <w:r>
        <w:rPr>
          <w:rFonts w:hint="eastAsia" w:asciiTheme="minorEastAsia" w:hAnsiTheme="minorEastAsia" w:eastAsiaTheme="minorEastAsia"/>
          <w:color w:val="000000" w:themeColor="text1"/>
          <w:sz w:val="24"/>
          <w:szCs w:val="24"/>
          <w14:textFill>
            <w14:solidFill>
              <w14:schemeClr w14:val="tx1"/>
            </w14:solidFill>
          </w14:textFill>
        </w:rPr>
        <w:t>分至1</w:t>
      </w:r>
      <w:r>
        <w:rPr>
          <w:rFonts w:asciiTheme="minorEastAsia" w:hAnsiTheme="minorEastAsia" w:eastAsiaTheme="minorEastAsia"/>
          <w:color w:val="000000" w:themeColor="text1"/>
          <w:sz w:val="24"/>
          <w:szCs w:val="24"/>
          <w14:textFill>
            <w14:solidFill>
              <w14:schemeClr w14:val="tx1"/>
            </w14:solidFill>
          </w14:textFill>
        </w:rPr>
        <w:t>7</w:t>
      </w:r>
      <w:r>
        <w:rPr>
          <w:rFonts w:hint="eastAsia" w:asciiTheme="minorEastAsia" w:hAnsiTheme="minorEastAsia" w:eastAsiaTheme="minorEastAsia"/>
          <w:color w:val="000000" w:themeColor="text1"/>
          <w:sz w:val="24"/>
          <w:szCs w:val="24"/>
          <w14:textFill>
            <w14:solidFill>
              <w14:schemeClr w14:val="tx1"/>
            </w14:solidFill>
          </w14:textFill>
        </w:rPr>
        <w:t>时0</w:t>
      </w:r>
      <w:r>
        <w:rPr>
          <w:rFonts w:asciiTheme="minorEastAsia" w:hAnsiTheme="minorEastAsia" w:eastAsiaTheme="minorEastAsia"/>
          <w:color w:val="000000" w:themeColor="text1"/>
          <w:sz w:val="24"/>
          <w:szCs w:val="24"/>
          <w14:textFill>
            <w14:solidFill>
              <w14:schemeClr w14:val="tx1"/>
            </w14:solidFill>
          </w14:textFill>
        </w:rPr>
        <w:t>0</w:t>
      </w:r>
      <w:r>
        <w:rPr>
          <w:rFonts w:hint="eastAsia" w:asciiTheme="minorEastAsia" w:hAnsiTheme="minorEastAsia" w:eastAsiaTheme="minorEastAsia"/>
          <w:color w:val="000000" w:themeColor="text1"/>
          <w:sz w:val="24"/>
          <w:szCs w:val="24"/>
          <w14:textFill>
            <w14:solidFill>
              <w14:schemeClr w14:val="tx1"/>
            </w14:solidFill>
          </w14:textFill>
        </w:rPr>
        <w:t>分（</w:t>
      </w:r>
      <w:r>
        <w:rPr>
          <w:rFonts w:asciiTheme="minorEastAsia" w:hAnsiTheme="minorEastAsia" w:eastAsiaTheme="minorEastAsia"/>
          <w:color w:val="000000" w:themeColor="text1"/>
          <w:sz w:val="24"/>
          <w:szCs w:val="24"/>
          <w14:textFill>
            <w14:solidFill>
              <w14:schemeClr w14:val="tx1"/>
            </w14:solidFill>
          </w14:textFill>
        </w:rPr>
        <w:t>北京时间</w:t>
      </w:r>
      <w:r>
        <w:rPr>
          <w:rFonts w:hint="eastAsia" w:asciiTheme="minorEastAsia" w:hAnsiTheme="minorEastAsia" w:eastAsiaTheme="minorEastAsia"/>
          <w:color w:val="000000" w:themeColor="text1"/>
          <w:sz w:val="24"/>
          <w:szCs w:val="24"/>
          <w14:textFill>
            <w14:solidFill>
              <w14:schemeClr w14:val="tx1"/>
            </w14:solidFill>
          </w14:textFill>
        </w:rPr>
        <w:t>，双休日及法定节假日除外）</w:t>
      </w:r>
    </w:p>
    <w:p w14:paraId="180EDD79">
      <w:pPr>
        <w:spacing w:line="360" w:lineRule="auto"/>
        <w:ind w:left="2160" w:hanging="2160" w:hangingChars="900"/>
        <w:rPr>
          <w:rFonts w:hint="eastAsia" w:asciiTheme="minorEastAsia" w:hAnsiTheme="minorEastAsia" w:eastAsiaTheme="minorEastAsia"/>
          <w:color w:val="000000" w:themeColor="text1"/>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文件发售地点：</w:t>
      </w:r>
      <w:r>
        <w:rPr>
          <w:rFonts w:hint="eastAsia" w:asciiTheme="minorEastAsia" w:hAnsiTheme="minorEastAsia" w:eastAsiaTheme="minorEastAsia"/>
          <w:color w:val="000000" w:themeColor="text1"/>
          <w:sz w:val="24"/>
          <w:szCs w:val="24"/>
          <w14:textFill>
            <w14:solidFill>
              <w14:schemeClr w14:val="tx1"/>
            </w14:solidFill>
          </w14:textFill>
        </w:rPr>
        <w:t>线上报名，参选人通过微信关注“北京国际贸易有限公司”公众号，通过聊天窗口底部“招标业务”-“信息填报”-“查询项目”，填写信息后进行报名，未报名获取文件不得参加本项目。注：电子版比选文件将于每日报名截止后以邮件形式发送至各供应商邮箱，请确保邮箱的准确性。</w:t>
      </w:r>
    </w:p>
    <w:p w14:paraId="421CE2A4">
      <w:pPr>
        <w:spacing w:line="360" w:lineRule="auto"/>
        <w:ind w:left="2160" w:hanging="2160" w:hangingChars="900"/>
        <w:jc w:val="left"/>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文件出售价格：每本人民币</w:t>
      </w:r>
      <w:r>
        <w:rPr>
          <w:rFonts w:hint="eastAsia" w:asciiTheme="minorEastAsia" w:hAnsiTheme="minorEastAsia" w:eastAsiaTheme="minorEastAsia"/>
          <w:color w:val="000000" w:themeColor="text1"/>
          <w:sz w:val="24"/>
          <w:szCs w:val="24"/>
          <w14:textFill>
            <w14:solidFill>
              <w14:schemeClr w14:val="tx1"/>
            </w14:solidFill>
          </w14:textFill>
        </w:rPr>
        <w:t>300</w:t>
      </w:r>
      <w:r>
        <w:rPr>
          <w:rFonts w:asciiTheme="minorEastAsia" w:hAnsiTheme="minorEastAsia" w:eastAsiaTheme="minorEastAsia"/>
          <w:color w:val="000000" w:themeColor="text1"/>
          <w:sz w:val="24"/>
          <w:szCs w:val="24"/>
          <w14:textFill>
            <w14:solidFill>
              <w14:schemeClr w14:val="tx1"/>
            </w14:solidFill>
          </w14:textFill>
        </w:rPr>
        <w:t>元</w:t>
      </w:r>
      <w:r>
        <w:rPr>
          <w:rFonts w:hint="eastAsia" w:asciiTheme="minorEastAsia" w:hAnsiTheme="minorEastAsia" w:eastAsiaTheme="minorEastAsia"/>
          <w:color w:val="000000" w:themeColor="text1"/>
          <w:sz w:val="24"/>
          <w:szCs w:val="24"/>
          <w14:textFill>
            <w14:solidFill>
              <w14:schemeClr w14:val="tx1"/>
            </w14:solidFill>
          </w14:textFill>
        </w:rPr>
        <w:t>（</w:t>
      </w:r>
      <w:r>
        <w:rPr>
          <w:rFonts w:asciiTheme="minorEastAsia" w:hAnsiTheme="minorEastAsia" w:eastAsiaTheme="minorEastAsia"/>
          <w:color w:val="000000" w:themeColor="text1"/>
          <w:sz w:val="24"/>
          <w:szCs w:val="24"/>
          <w14:textFill>
            <w14:solidFill>
              <w14:schemeClr w14:val="tx1"/>
            </w14:solidFill>
          </w14:textFill>
        </w:rPr>
        <w:t>含电子版</w:t>
      </w:r>
      <w:r>
        <w:rPr>
          <w:rFonts w:hint="eastAsia" w:asciiTheme="minorEastAsia" w:hAnsiTheme="minorEastAsia" w:eastAsiaTheme="minorEastAsia"/>
          <w:color w:val="000000" w:themeColor="text1"/>
          <w:sz w:val="24"/>
          <w:szCs w:val="24"/>
          <w14:textFill>
            <w14:solidFill>
              <w14:schemeClr w14:val="tx1"/>
            </w14:solidFill>
          </w14:textFill>
        </w:rPr>
        <w:t>）</w:t>
      </w:r>
      <w:r>
        <w:rPr>
          <w:rFonts w:asciiTheme="minorEastAsia" w:hAnsiTheme="minorEastAsia" w:eastAsiaTheme="minorEastAsia"/>
          <w:color w:val="000000" w:themeColor="text1"/>
          <w:sz w:val="24"/>
          <w:szCs w:val="24"/>
          <w14:textFill>
            <w14:solidFill>
              <w14:schemeClr w14:val="tx1"/>
            </w14:solidFill>
          </w14:textFill>
        </w:rPr>
        <w:t>，售后不退。</w:t>
      </w:r>
    </w:p>
    <w:p w14:paraId="037FC9F8">
      <w:pPr>
        <w:spacing w:line="360" w:lineRule="auto"/>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文件</w:t>
      </w:r>
      <w:r>
        <w:rPr>
          <w:rFonts w:asciiTheme="minorEastAsia" w:hAnsiTheme="minorEastAsia" w:eastAsiaTheme="minorEastAsia"/>
          <w:color w:val="000000" w:themeColor="text1"/>
          <w:sz w:val="24"/>
          <w14:textFill>
            <w14:solidFill>
              <w14:schemeClr w14:val="tx1"/>
            </w14:solidFill>
          </w14:textFill>
        </w:rPr>
        <w:t>款银行账号：</w:t>
      </w:r>
      <w:r>
        <w:rPr>
          <w:rFonts w:hint="eastAsia" w:asciiTheme="minorEastAsia" w:hAnsiTheme="minorEastAsia" w:eastAsiaTheme="minorEastAsia"/>
          <w:color w:val="000000" w:themeColor="text1"/>
          <w:sz w:val="24"/>
          <w14:textFill>
            <w14:solidFill>
              <w14:schemeClr w14:val="tx1"/>
            </w14:solidFill>
          </w14:textFill>
        </w:rPr>
        <w:t>收款单位：北京国际贸易有限公司</w:t>
      </w:r>
    </w:p>
    <w:p w14:paraId="569ADCD1">
      <w:pPr>
        <w:spacing w:line="360" w:lineRule="auto"/>
        <w:ind w:firstLine="1984" w:firstLineChars="827"/>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开户行：</w:t>
      </w:r>
      <w:r>
        <w:rPr>
          <w:rFonts w:hint="eastAsia" w:ascii="宋体" w:hAnsi="宋体" w:cs="宋体"/>
          <w:color w:val="000000" w:themeColor="text1"/>
          <w:sz w:val="24"/>
          <w14:textFill>
            <w14:solidFill>
              <w14:schemeClr w14:val="tx1"/>
            </w14:solidFill>
          </w14:textFill>
        </w:rPr>
        <w:t>北京农商银行总行营业部</w:t>
      </w:r>
    </w:p>
    <w:p w14:paraId="768B0212">
      <w:pPr>
        <w:spacing w:line="360" w:lineRule="auto"/>
        <w:ind w:firstLine="1984" w:firstLineChars="827"/>
        <w:rPr>
          <w:rFonts w:eastAsia="仿宋_GB2312"/>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银行账号：</w:t>
      </w:r>
      <w:r>
        <w:rPr>
          <w:rFonts w:hint="eastAsia" w:ascii="宋体" w:hAnsi="宋体" w:cs="宋体"/>
          <w:color w:val="000000" w:themeColor="text1"/>
          <w:sz w:val="24"/>
          <w14:textFill>
            <w14:solidFill>
              <w14:schemeClr w14:val="tx1"/>
            </w14:solidFill>
          </w14:textFill>
        </w:rPr>
        <w:t>2000000311990</w:t>
      </w:r>
      <w:r>
        <w:rPr>
          <w:rFonts w:hint="eastAsia" w:asciiTheme="minorEastAsia" w:hAnsiTheme="minorEastAsia" w:eastAsiaTheme="minorEastAsia"/>
          <w:color w:val="000000" w:themeColor="text1"/>
          <w:sz w:val="24"/>
          <w14:textFill>
            <w14:solidFill>
              <w14:schemeClr w14:val="tx1"/>
            </w14:solidFill>
          </w14:textFill>
        </w:rPr>
        <w:t xml:space="preserve"> </w:t>
      </w:r>
      <w:r>
        <w:rPr>
          <w:rFonts w:hint="eastAsia" w:eastAsia="仿宋_GB2312"/>
          <w:color w:val="000000" w:themeColor="text1"/>
          <w:sz w:val="24"/>
          <w14:textFill>
            <w14:solidFill>
              <w14:schemeClr w14:val="tx1"/>
            </w14:solidFill>
          </w14:textFill>
        </w:rPr>
        <w:t xml:space="preserve"> </w:t>
      </w:r>
    </w:p>
    <w:p w14:paraId="77C3F5B6">
      <w:pPr>
        <w:spacing w:line="360" w:lineRule="auto"/>
        <w:ind w:left="1699" w:hanging="1699" w:hangingChars="708"/>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响应文件递交截止时间</w:t>
      </w:r>
      <w:r>
        <w:rPr>
          <w:rFonts w:asciiTheme="minorEastAsia" w:hAnsiTheme="minorEastAsia" w:eastAsiaTheme="minorEastAsia"/>
          <w:color w:val="000000" w:themeColor="text1"/>
          <w:sz w:val="24"/>
          <w:szCs w:val="24"/>
          <w14:textFill>
            <w14:solidFill>
              <w14:schemeClr w14:val="tx1"/>
            </w14:solidFill>
          </w14:textFill>
        </w:rPr>
        <w:t>：202</w:t>
      </w:r>
      <w:r>
        <w:rPr>
          <w:rFonts w:hint="eastAsia" w:asciiTheme="minorEastAsia" w:hAnsiTheme="minorEastAsia" w:eastAsiaTheme="minorEastAsia"/>
          <w:color w:val="000000" w:themeColor="text1"/>
          <w:sz w:val="24"/>
          <w:szCs w:val="24"/>
          <w14:textFill>
            <w14:solidFill>
              <w14:schemeClr w14:val="tx1"/>
            </w14:solidFill>
          </w14:textFill>
        </w:rPr>
        <w:t>5</w:t>
      </w:r>
      <w:r>
        <w:rPr>
          <w:rFonts w:asciiTheme="minorEastAsia" w:hAnsiTheme="minorEastAsia" w:eastAsiaTheme="minorEastAsia"/>
          <w:color w:val="000000" w:themeColor="text1"/>
          <w:sz w:val="24"/>
          <w:szCs w:val="24"/>
          <w14:textFill>
            <w14:solidFill>
              <w14:schemeClr w14:val="tx1"/>
            </w14:solidFill>
          </w14:textFill>
        </w:rPr>
        <w:t>年</w:t>
      </w:r>
      <w:r>
        <w:rPr>
          <w:rFonts w:hint="eastAsia" w:asciiTheme="minorEastAsia" w:hAnsiTheme="minorEastAsia" w:eastAsiaTheme="minorEastAsia"/>
          <w:color w:val="000000" w:themeColor="text1"/>
          <w:sz w:val="24"/>
          <w:szCs w:val="24"/>
          <w14:textFill>
            <w14:solidFill>
              <w14:schemeClr w14:val="tx1"/>
            </w14:solidFill>
          </w14:textFill>
        </w:rPr>
        <w:t xml:space="preserve">  </w:t>
      </w:r>
      <w:r>
        <w:rPr>
          <w:rFonts w:asciiTheme="minorEastAsia" w:hAnsiTheme="minorEastAsia" w:eastAsiaTheme="minorEastAsia"/>
          <w:color w:val="000000" w:themeColor="text1"/>
          <w:sz w:val="24"/>
          <w:szCs w:val="24"/>
          <w14:textFill>
            <w14:solidFill>
              <w14:schemeClr w14:val="tx1"/>
            </w14:solidFill>
          </w14:textFill>
        </w:rPr>
        <w:t>月</w:t>
      </w:r>
      <w:r>
        <w:rPr>
          <w:rFonts w:hint="eastAsia" w:asciiTheme="minorEastAsia" w:hAnsiTheme="minorEastAsia" w:eastAsiaTheme="minorEastAsia"/>
          <w:color w:val="000000" w:themeColor="text1"/>
          <w:sz w:val="24"/>
          <w:szCs w:val="24"/>
          <w14:textFill>
            <w14:solidFill>
              <w14:schemeClr w14:val="tx1"/>
            </w14:solidFill>
          </w14:textFill>
        </w:rPr>
        <w:t xml:space="preserve">  </w:t>
      </w:r>
      <w:r>
        <w:rPr>
          <w:rFonts w:asciiTheme="minorEastAsia" w:hAnsiTheme="minorEastAsia" w:eastAsiaTheme="minorEastAsia"/>
          <w:color w:val="000000" w:themeColor="text1"/>
          <w:sz w:val="24"/>
          <w:szCs w:val="24"/>
          <w14:textFill>
            <w14:solidFill>
              <w14:schemeClr w14:val="tx1"/>
            </w14:solidFill>
          </w14:textFill>
        </w:rPr>
        <w:t>日</w:t>
      </w:r>
      <w:r>
        <w:rPr>
          <w:rFonts w:hint="eastAsia" w:asciiTheme="minorEastAsia" w:hAnsiTheme="minorEastAsia" w:eastAsiaTheme="minorEastAsia"/>
          <w:color w:val="000000" w:themeColor="text1"/>
          <w:sz w:val="24"/>
          <w:szCs w:val="24"/>
          <w14:textFill>
            <w14:solidFill>
              <w14:schemeClr w14:val="tx1"/>
            </w14:solidFill>
          </w14:textFill>
        </w:rPr>
        <w:t>9时（</w:t>
      </w:r>
      <w:r>
        <w:rPr>
          <w:rFonts w:asciiTheme="minorEastAsia" w:hAnsiTheme="minorEastAsia" w:eastAsiaTheme="minorEastAsia"/>
          <w:color w:val="000000" w:themeColor="text1"/>
          <w:sz w:val="24"/>
          <w:szCs w:val="24"/>
          <w14:textFill>
            <w14:solidFill>
              <w14:schemeClr w14:val="tx1"/>
            </w14:solidFill>
          </w14:textFill>
        </w:rPr>
        <w:t>北京时间</w:t>
      </w:r>
      <w:r>
        <w:rPr>
          <w:rFonts w:hint="eastAsia" w:asciiTheme="minorEastAsia" w:hAnsiTheme="minorEastAsia" w:eastAsiaTheme="minorEastAsia"/>
          <w:color w:val="000000" w:themeColor="text1"/>
          <w:sz w:val="24"/>
          <w:szCs w:val="24"/>
          <w14:textFill>
            <w14:solidFill>
              <w14:schemeClr w14:val="tx1"/>
            </w14:solidFill>
          </w14:textFill>
        </w:rPr>
        <w:t>）</w:t>
      </w:r>
      <w:r>
        <w:rPr>
          <w:rFonts w:asciiTheme="minorEastAsia" w:hAnsiTheme="minorEastAsia" w:eastAsiaTheme="minorEastAsia"/>
          <w:color w:val="000000" w:themeColor="text1"/>
          <w:sz w:val="24"/>
          <w:szCs w:val="24"/>
          <w14:textFill>
            <w14:solidFill>
              <w14:schemeClr w14:val="tx1"/>
            </w14:solidFill>
          </w14:textFill>
        </w:rPr>
        <w:t>，逾期收到或不符合规定的响应文件恕不接受。</w:t>
      </w:r>
    </w:p>
    <w:p w14:paraId="6EB00675">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时间：202</w:t>
      </w:r>
      <w:r>
        <w:rPr>
          <w:rFonts w:hint="eastAsia" w:asciiTheme="minorEastAsia" w:hAnsiTheme="minorEastAsia" w:eastAsiaTheme="minorEastAsia"/>
          <w:color w:val="000000" w:themeColor="text1"/>
          <w:sz w:val="24"/>
          <w:szCs w:val="24"/>
          <w14:textFill>
            <w14:solidFill>
              <w14:schemeClr w14:val="tx1"/>
            </w14:solidFill>
          </w14:textFill>
        </w:rPr>
        <w:t>5</w:t>
      </w:r>
      <w:r>
        <w:rPr>
          <w:rFonts w:asciiTheme="minorEastAsia" w:hAnsiTheme="minorEastAsia" w:eastAsiaTheme="minorEastAsia"/>
          <w:color w:val="000000" w:themeColor="text1"/>
          <w:sz w:val="24"/>
          <w:szCs w:val="24"/>
          <w14:textFill>
            <w14:solidFill>
              <w14:schemeClr w14:val="tx1"/>
            </w14:solidFill>
          </w14:textFill>
        </w:rPr>
        <w:t>年</w:t>
      </w:r>
      <w:r>
        <w:rPr>
          <w:rFonts w:hint="eastAsia" w:asciiTheme="minorEastAsia" w:hAnsiTheme="minorEastAsia" w:eastAsiaTheme="minorEastAsia"/>
          <w:color w:val="000000" w:themeColor="text1"/>
          <w:sz w:val="24"/>
          <w:szCs w:val="24"/>
          <w14:textFill>
            <w14:solidFill>
              <w14:schemeClr w14:val="tx1"/>
            </w14:solidFill>
          </w14:textFill>
        </w:rPr>
        <w:t xml:space="preserve">  </w:t>
      </w:r>
      <w:r>
        <w:rPr>
          <w:rFonts w:asciiTheme="minorEastAsia" w:hAnsiTheme="minorEastAsia" w:eastAsiaTheme="minorEastAsia"/>
          <w:color w:val="000000" w:themeColor="text1"/>
          <w:sz w:val="24"/>
          <w:szCs w:val="24"/>
          <w14:textFill>
            <w14:solidFill>
              <w14:schemeClr w14:val="tx1"/>
            </w14:solidFill>
          </w14:textFill>
        </w:rPr>
        <w:t>月</w:t>
      </w:r>
      <w:r>
        <w:rPr>
          <w:rFonts w:hint="eastAsia" w:asciiTheme="minorEastAsia" w:hAnsiTheme="minorEastAsia" w:eastAsiaTheme="minorEastAsia"/>
          <w:color w:val="000000" w:themeColor="text1"/>
          <w:sz w:val="24"/>
          <w:szCs w:val="24"/>
          <w14:textFill>
            <w14:solidFill>
              <w14:schemeClr w14:val="tx1"/>
            </w14:solidFill>
          </w14:textFill>
        </w:rPr>
        <w:t xml:space="preserve">  </w:t>
      </w:r>
      <w:r>
        <w:rPr>
          <w:rFonts w:asciiTheme="minorEastAsia" w:hAnsiTheme="minorEastAsia" w:eastAsiaTheme="minorEastAsia"/>
          <w:color w:val="000000" w:themeColor="text1"/>
          <w:sz w:val="24"/>
          <w:szCs w:val="24"/>
          <w14:textFill>
            <w14:solidFill>
              <w14:schemeClr w14:val="tx1"/>
            </w14:solidFill>
          </w14:textFill>
        </w:rPr>
        <w:t>日</w:t>
      </w:r>
      <w:r>
        <w:rPr>
          <w:rFonts w:hint="eastAsia" w:asciiTheme="minorEastAsia" w:hAnsiTheme="minorEastAsia" w:eastAsiaTheme="minorEastAsia"/>
          <w:color w:val="000000" w:themeColor="text1"/>
          <w:sz w:val="24"/>
          <w:szCs w:val="24"/>
          <w14:textFill>
            <w14:solidFill>
              <w14:schemeClr w14:val="tx1"/>
            </w14:solidFill>
          </w14:textFill>
        </w:rPr>
        <w:t>9时（</w:t>
      </w:r>
      <w:r>
        <w:rPr>
          <w:rFonts w:asciiTheme="minorEastAsia" w:hAnsiTheme="minorEastAsia" w:eastAsiaTheme="minorEastAsia"/>
          <w:color w:val="000000" w:themeColor="text1"/>
          <w:sz w:val="24"/>
          <w:szCs w:val="24"/>
          <w14:textFill>
            <w14:solidFill>
              <w14:schemeClr w14:val="tx1"/>
            </w14:solidFill>
          </w14:textFill>
        </w:rPr>
        <w:t>北京时间</w:t>
      </w:r>
      <w:r>
        <w:rPr>
          <w:rFonts w:hint="eastAsia" w:asciiTheme="minorEastAsia" w:hAnsiTheme="minorEastAsia" w:eastAsiaTheme="minorEastAsia"/>
          <w:color w:val="000000" w:themeColor="text1"/>
          <w:sz w:val="24"/>
          <w:szCs w:val="24"/>
          <w14:textFill>
            <w14:solidFill>
              <w14:schemeClr w14:val="tx1"/>
            </w14:solidFill>
          </w14:textFill>
        </w:rPr>
        <w:t>）</w:t>
      </w:r>
    </w:p>
    <w:p w14:paraId="4F07FFF1">
      <w:pPr>
        <w:spacing w:line="360" w:lineRule="auto"/>
        <w:ind w:left="1200" w:hanging="1200" w:hangingChars="500"/>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地点：</w:t>
      </w:r>
      <w:r>
        <w:rPr>
          <w:rFonts w:hint="eastAsia"/>
          <w:color w:val="000000" w:themeColor="text1"/>
          <w:sz w:val="24"/>
          <w:lang w:bidi="ar"/>
          <w14:textFill>
            <w14:solidFill>
              <w14:schemeClr w14:val="tx1"/>
            </w14:solidFill>
          </w14:textFill>
        </w:rPr>
        <w:t>北京国际贸易有限公司（北京市朝阳区建国门外大街甲3号）南楼  层第  评标室</w:t>
      </w:r>
    </w:p>
    <w:p w14:paraId="1C9D1D82">
      <w:pPr>
        <w:spacing w:line="360" w:lineRule="auto"/>
        <w:ind w:left="960" w:hanging="960" w:hangingChars="400"/>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评分方法和标准：综合评分法</w:t>
      </w:r>
    </w:p>
    <w:p w14:paraId="172011AA">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项目联系人：周钰泷、杨嵋、邓帅</w:t>
      </w:r>
    </w:p>
    <w:p w14:paraId="375D11BA">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联系方式：010-85343439/</w:t>
      </w:r>
      <w:r>
        <w:rPr>
          <w:rFonts w:hint="eastAsia" w:asciiTheme="minorEastAsia" w:hAnsiTheme="minorEastAsia" w:eastAsiaTheme="minorEastAsia"/>
          <w:color w:val="000000" w:themeColor="text1"/>
          <w:sz w:val="24"/>
          <w:szCs w:val="24"/>
          <w14:textFill>
            <w14:solidFill>
              <w14:schemeClr w14:val="tx1"/>
            </w14:solidFill>
          </w14:textFill>
        </w:rPr>
        <w:t>3394/</w:t>
      </w:r>
      <w:r>
        <w:rPr>
          <w:rFonts w:asciiTheme="minorEastAsia" w:hAnsiTheme="minorEastAsia" w:eastAsiaTheme="minorEastAsia"/>
          <w:color w:val="000000" w:themeColor="text1"/>
          <w:sz w:val="24"/>
          <w:szCs w:val="24"/>
          <w14:textFill>
            <w14:solidFill>
              <w14:schemeClr w14:val="tx1"/>
            </w14:solidFill>
          </w14:textFill>
        </w:rPr>
        <w:t>3307</w:t>
      </w:r>
    </w:p>
    <w:p w14:paraId="6DDA8995">
      <w:pPr>
        <w:pStyle w:val="3"/>
        <w:spacing w:before="0" w:after="0" w:line="360" w:lineRule="auto"/>
        <w:jc w:val="center"/>
        <w:rPr>
          <w:rFonts w:hint="eastAsia" w:asciiTheme="minorEastAsia" w:hAnsiTheme="minorEastAsia" w:eastAsiaTheme="minorEastAsia"/>
          <w:color w:val="000000" w:themeColor="text1"/>
          <w:sz w:val="28"/>
          <w:szCs w:val="28"/>
          <w14:textFill>
            <w14:solidFill>
              <w14:schemeClr w14:val="tx1"/>
            </w14:solidFill>
          </w14:textFill>
        </w:rPr>
      </w:pPr>
      <w:r>
        <w:rPr>
          <w:rFonts w:asciiTheme="minorEastAsia" w:hAnsiTheme="minorEastAsia" w:eastAsiaTheme="minorEastAsia"/>
          <w:b w:val="0"/>
          <w:color w:val="000000" w:themeColor="text1"/>
          <w:sz w:val="28"/>
          <w:szCs w:val="28"/>
          <w14:textFill>
            <w14:solidFill>
              <w14:schemeClr w14:val="tx1"/>
            </w14:solidFill>
          </w14:textFill>
        </w:rPr>
        <w:br w:type="page"/>
      </w:r>
      <w:bookmarkStart w:id="3" w:name="_Toc495677414"/>
      <w:bookmarkStart w:id="4" w:name="_Toc399769484"/>
      <w:bookmarkStart w:id="5" w:name="_Toc497315066"/>
      <w:bookmarkStart w:id="6" w:name="_Toc107917982"/>
      <w:r>
        <w:rPr>
          <w:rFonts w:asciiTheme="minorEastAsia" w:hAnsiTheme="minorEastAsia" w:eastAsiaTheme="minorEastAsia"/>
          <w:color w:val="000000" w:themeColor="text1"/>
          <w:sz w:val="28"/>
          <w:szCs w:val="28"/>
          <w14:textFill>
            <w14:solidFill>
              <w14:schemeClr w14:val="tx1"/>
            </w14:solidFill>
          </w14:textFill>
        </w:rPr>
        <w:t>第二章</w:t>
      </w:r>
      <w:r>
        <w:rPr>
          <w:rFonts w:hint="eastAsia" w:asciiTheme="minorEastAsia" w:hAnsiTheme="minorEastAsia" w:eastAsiaTheme="minorEastAsia"/>
          <w:color w:val="000000" w:themeColor="text1"/>
          <w:sz w:val="28"/>
          <w:szCs w:val="28"/>
          <w14:textFill>
            <w14:solidFill>
              <w14:schemeClr w14:val="tx1"/>
            </w14:solidFill>
          </w14:textFill>
        </w:rPr>
        <w:t xml:space="preserve"> 供应商</w:t>
      </w:r>
      <w:r>
        <w:rPr>
          <w:rFonts w:asciiTheme="minorEastAsia" w:hAnsiTheme="minorEastAsia" w:eastAsiaTheme="minorEastAsia"/>
          <w:color w:val="000000" w:themeColor="text1"/>
          <w:sz w:val="28"/>
          <w:szCs w:val="28"/>
          <w14:textFill>
            <w14:solidFill>
              <w14:schemeClr w14:val="tx1"/>
            </w14:solidFill>
          </w14:textFill>
        </w:rPr>
        <w:t>须知资料表</w:t>
      </w:r>
      <w:bookmarkEnd w:id="1"/>
      <w:bookmarkEnd w:id="2"/>
      <w:bookmarkEnd w:id="3"/>
      <w:bookmarkEnd w:id="4"/>
      <w:bookmarkEnd w:id="5"/>
      <w:bookmarkEnd w:id="6"/>
    </w:p>
    <w:p w14:paraId="7EBF891D">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本表关于要采购</w:t>
      </w:r>
      <w:r>
        <w:rPr>
          <w:rFonts w:hint="eastAsia" w:asciiTheme="minorEastAsia" w:hAnsiTheme="minorEastAsia" w:eastAsiaTheme="minorEastAsia"/>
          <w:color w:val="000000" w:themeColor="text1"/>
          <w:sz w:val="24"/>
          <w:szCs w:val="24"/>
          <w14:textFill>
            <w14:solidFill>
              <w14:schemeClr w14:val="tx1"/>
            </w14:solidFill>
          </w14:textFill>
        </w:rPr>
        <w:t>货物</w:t>
      </w:r>
      <w:r>
        <w:rPr>
          <w:rFonts w:asciiTheme="minorEastAsia" w:hAnsiTheme="minorEastAsia" w:eastAsiaTheme="minorEastAsia"/>
          <w:color w:val="000000" w:themeColor="text1"/>
          <w:sz w:val="24"/>
          <w:szCs w:val="24"/>
          <w14:textFill>
            <w14:solidFill>
              <w14:schemeClr w14:val="tx1"/>
            </w14:solidFill>
          </w14:textFill>
        </w:rPr>
        <w:t>的具体资料是对供应商须知的具体补充和修改，如有矛盾，应以本资料表为准。</w:t>
      </w:r>
    </w:p>
    <w:tbl>
      <w:tblPr>
        <w:tblStyle w:val="45"/>
        <w:tblW w:w="8638"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1288"/>
        <w:gridCol w:w="7350"/>
      </w:tblGrid>
      <w:tr w14:paraId="783B9E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411" w:hRule="atLeast"/>
        </w:trPr>
        <w:tc>
          <w:tcPr>
            <w:tcW w:w="1288" w:type="dxa"/>
            <w:vAlign w:val="center"/>
          </w:tcPr>
          <w:p w14:paraId="78684718">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序号</w:t>
            </w:r>
          </w:p>
        </w:tc>
        <w:tc>
          <w:tcPr>
            <w:tcW w:w="7350" w:type="dxa"/>
            <w:vAlign w:val="center"/>
          </w:tcPr>
          <w:p w14:paraId="0BB7991E">
            <w:pPr>
              <w:spacing w:line="360" w:lineRule="auto"/>
              <w:ind w:firstLine="2771" w:firstLineChars="1150"/>
              <w:rPr>
                <w:rFonts w:hint="eastAsia" w:asciiTheme="minorEastAsia" w:hAnsiTheme="minorEastAsia" w:eastAsiaTheme="minorEastAsia"/>
                <w:b/>
                <w:color w:val="000000" w:themeColor="text1"/>
                <w:sz w:val="24"/>
                <w:szCs w:val="24"/>
                <w14:textFill>
                  <w14:solidFill>
                    <w14:schemeClr w14:val="tx1"/>
                  </w14:solidFill>
                </w14:textFill>
              </w:rPr>
            </w:pPr>
            <w:r>
              <w:rPr>
                <w:rFonts w:asciiTheme="minorEastAsia" w:hAnsiTheme="minorEastAsia" w:eastAsiaTheme="minorEastAsia"/>
                <w:b/>
                <w:color w:val="000000" w:themeColor="text1"/>
                <w:sz w:val="24"/>
                <w:szCs w:val="24"/>
                <w14:textFill>
                  <w14:solidFill>
                    <w14:schemeClr w14:val="tx1"/>
                  </w14:solidFill>
                </w14:textFill>
              </w:rPr>
              <w:t>内容</w:t>
            </w:r>
          </w:p>
        </w:tc>
      </w:tr>
      <w:tr w14:paraId="6C7312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446" w:hRule="atLeast"/>
        </w:trPr>
        <w:tc>
          <w:tcPr>
            <w:tcW w:w="8638" w:type="dxa"/>
            <w:gridSpan w:val="2"/>
            <w:vAlign w:val="center"/>
          </w:tcPr>
          <w:p w14:paraId="4B0BA1F3">
            <w:pPr>
              <w:spacing w:line="360" w:lineRule="auto"/>
              <w:jc w:val="center"/>
              <w:rPr>
                <w:rFonts w:hint="eastAsia" w:asciiTheme="minorEastAsia" w:hAnsiTheme="minorEastAsia" w:eastAsiaTheme="minorEastAsia"/>
                <w:b/>
                <w:color w:val="000000" w:themeColor="text1"/>
                <w:sz w:val="24"/>
                <w:szCs w:val="24"/>
                <w14:textFill>
                  <w14:solidFill>
                    <w14:schemeClr w14:val="tx1"/>
                  </w14:solidFill>
                </w14:textFill>
              </w:rPr>
            </w:pPr>
            <w:r>
              <w:rPr>
                <w:rFonts w:asciiTheme="minorEastAsia" w:hAnsiTheme="minorEastAsia" w:eastAsiaTheme="minorEastAsia"/>
                <w:b/>
                <w:color w:val="000000" w:themeColor="text1"/>
                <w:sz w:val="24"/>
                <w:szCs w:val="24"/>
                <w14:textFill>
                  <w14:solidFill>
                    <w14:schemeClr w14:val="tx1"/>
                  </w14:solidFill>
                </w14:textFill>
              </w:rPr>
              <w:t>说明</w:t>
            </w:r>
          </w:p>
        </w:tc>
      </w:tr>
      <w:tr w14:paraId="7B0E3E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452" w:hRule="atLeast"/>
        </w:trPr>
        <w:tc>
          <w:tcPr>
            <w:tcW w:w="1288" w:type="dxa"/>
            <w:vAlign w:val="center"/>
          </w:tcPr>
          <w:p w14:paraId="1D3BBF59">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1</w:t>
            </w:r>
          </w:p>
        </w:tc>
        <w:tc>
          <w:tcPr>
            <w:tcW w:w="7350" w:type="dxa"/>
            <w:vAlign w:val="center"/>
          </w:tcPr>
          <w:p w14:paraId="1F629F10">
            <w:pPr>
              <w:spacing w:line="360" w:lineRule="auto"/>
              <w:jc w:val="left"/>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遴选人</w:t>
            </w:r>
            <w:r>
              <w:rPr>
                <w:rFonts w:asciiTheme="minorEastAsia" w:hAnsiTheme="minorEastAsia" w:eastAsiaTheme="minorEastAsia"/>
                <w:color w:val="000000" w:themeColor="text1"/>
                <w:sz w:val="24"/>
                <w:szCs w:val="24"/>
                <w14:textFill>
                  <w14:solidFill>
                    <w14:schemeClr w14:val="tx1"/>
                  </w14:solidFill>
                </w14:textFill>
              </w:rPr>
              <w:t>名称：</w:t>
            </w:r>
            <w:r>
              <w:rPr>
                <w:rFonts w:hint="eastAsia" w:cs="仿宋" w:asciiTheme="minorEastAsia" w:hAnsiTheme="minorEastAsia" w:eastAsiaTheme="minorEastAsia"/>
                <w:color w:val="000000" w:themeColor="text1"/>
                <w:sz w:val="24"/>
                <w:szCs w:val="24"/>
                <w14:textFill>
                  <w14:solidFill>
                    <w14:schemeClr w14:val="tx1"/>
                  </w14:solidFill>
                </w14:textFill>
              </w:rPr>
              <w:t>北京市公安局昌平分局</w:t>
            </w:r>
          </w:p>
          <w:p w14:paraId="5A8F96D1">
            <w:pPr>
              <w:spacing w:line="360" w:lineRule="auto"/>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遴选代理机构</w:t>
            </w:r>
            <w:r>
              <w:rPr>
                <w:rFonts w:asciiTheme="minorEastAsia" w:hAnsiTheme="minorEastAsia" w:eastAsiaTheme="minorEastAsia"/>
                <w:color w:val="000000" w:themeColor="text1"/>
                <w:sz w:val="24"/>
                <w:szCs w:val="24"/>
                <w14:textFill>
                  <w14:solidFill>
                    <w14:schemeClr w14:val="tx1"/>
                  </w14:solidFill>
                </w14:textFill>
              </w:rPr>
              <w:t>名称：</w:t>
            </w:r>
            <w:r>
              <w:rPr>
                <w:rFonts w:hint="eastAsia" w:asciiTheme="minorEastAsia" w:hAnsiTheme="minorEastAsia" w:eastAsiaTheme="minorEastAsia"/>
                <w:color w:val="000000" w:themeColor="text1"/>
                <w:sz w:val="24"/>
                <w14:textFill>
                  <w14:solidFill>
                    <w14:schemeClr w14:val="tx1"/>
                  </w14:solidFill>
                </w14:textFill>
              </w:rPr>
              <w:t>北京国际贸易有限公司</w:t>
            </w:r>
          </w:p>
        </w:tc>
      </w:tr>
      <w:tr w14:paraId="5F5C00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452" w:hRule="atLeast"/>
        </w:trPr>
        <w:tc>
          <w:tcPr>
            <w:tcW w:w="1288" w:type="dxa"/>
            <w:vAlign w:val="center"/>
          </w:tcPr>
          <w:p w14:paraId="216DE509">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2</w:t>
            </w:r>
          </w:p>
        </w:tc>
        <w:tc>
          <w:tcPr>
            <w:tcW w:w="7350" w:type="dxa"/>
            <w:vAlign w:val="center"/>
          </w:tcPr>
          <w:p w14:paraId="5F01FC5C">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采购项目预算金额：</w:t>
            </w:r>
            <w:r>
              <w:rPr>
                <w:rFonts w:hint="eastAsia" w:asciiTheme="minorEastAsia" w:hAnsiTheme="minorEastAsia" w:eastAsiaTheme="minorEastAsia"/>
                <w:color w:val="000000" w:themeColor="text1"/>
                <w:sz w:val="24"/>
                <w:szCs w:val="24"/>
                <w14:textFill>
                  <w14:solidFill>
                    <w14:schemeClr w14:val="tx1"/>
                  </w14:solidFill>
                </w14:textFill>
              </w:rPr>
              <w:t>人民币77.06818万元</w:t>
            </w:r>
          </w:p>
        </w:tc>
      </w:tr>
      <w:tr w14:paraId="2512E5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46" w:hRule="atLeast"/>
        </w:trPr>
        <w:tc>
          <w:tcPr>
            <w:tcW w:w="1288" w:type="dxa"/>
            <w:vAlign w:val="center"/>
          </w:tcPr>
          <w:p w14:paraId="2395B7D8">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3</w:t>
            </w:r>
          </w:p>
        </w:tc>
        <w:tc>
          <w:tcPr>
            <w:tcW w:w="7350" w:type="dxa"/>
            <w:vAlign w:val="center"/>
          </w:tcPr>
          <w:p w14:paraId="7DCAA9E3">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对遴选文件</w:t>
            </w:r>
            <w:r>
              <w:rPr>
                <w:rFonts w:asciiTheme="minorEastAsia" w:hAnsiTheme="minorEastAsia" w:eastAsiaTheme="minorEastAsia"/>
                <w:color w:val="000000" w:themeColor="text1"/>
                <w:sz w:val="24"/>
                <w14:textFill>
                  <w14:solidFill>
                    <w14:schemeClr w14:val="tx1"/>
                  </w14:solidFill>
                </w14:textFill>
              </w:rPr>
              <w:t>澄清</w:t>
            </w:r>
            <w:r>
              <w:rPr>
                <w:rFonts w:hint="eastAsia" w:asciiTheme="minorEastAsia" w:hAnsiTheme="minorEastAsia" w:eastAsiaTheme="minorEastAsia"/>
                <w:color w:val="000000" w:themeColor="text1"/>
                <w:sz w:val="24"/>
                <w14:textFill>
                  <w14:solidFill>
                    <w14:schemeClr w14:val="tx1"/>
                  </w14:solidFill>
                </w14:textFill>
              </w:rPr>
              <w:t>或修改的</w:t>
            </w:r>
            <w:r>
              <w:rPr>
                <w:rFonts w:asciiTheme="minorEastAsia" w:hAnsiTheme="minorEastAsia" w:eastAsiaTheme="minorEastAsia"/>
                <w:color w:val="000000" w:themeColor="text1"/>
                <w:sz w:val="24"/>
                <w14:textFill>
                  <w14:solidFill>
                    <w14:schemeClr w14:val="tx1"/>
                  </w14:solidFill>
                </w14:textFill>
              </w:rPr>
              <w:t>日期：响应文件递交截止时间</w:t>
            </w:r>
            <w:r>
              <w:rPr>
                <w:rFonts w:hint="eastAsia" w:asciiTheme="minorEastAsia" w:hAnsiTheme="minorEastAsia" w:eastAsiaTheme="minorEastAsia"/>
                <w:color w:val="000000" w:themeColor="text1"/>
                <w:sz w:val="24"/>
                <w14:textFill>
                  <w14:solidFill>
                    <w14:schemeClr w14:val="tx1"/>
                  </w14:solidFill>
                </w14:textFill>
              </w:rPr>
              <w:t>3日</w:t>
            </w:r>
            <w:r>
              <w:rPr>
                <w:rFonts w:asciiTheme="minorEastAsia" w:hAnsiTheme="minorEastAsia" w:eastAsiaTheme="minorEastAsia"/>
                <w:color w:val="000000" w:themeColor="text1"/>
                <w:sz w:val="24"/>
                <w14:textFill>
                  <w14:solidFill>
                    <w14:schemeClr w14:val="tx1"/>
                  </w14:solidFill>
                </w14:textFill>
              </w:rPr>
              <w:t>前。</w:t>
            </w:r>
          </w:p>
        </w:tc>
      </w:tr>
      <w:tr w14:paraId="69D35E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458" w:hRule="atLeast"/>
        </w:trPr>
        <w:tc>
          <w:tcPr>
            <w:tcW w:w="1288" w:type="dxa"/>
            <w:vAlign w:val="center"/>
          </w:tcPr>
          <w:p w14:paraId="017CB17D">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4</w:t>
            </w:r>
          </w:p>
        </w:tc>
        <w:tc>
          <w:tcPr>
            <w:tcW w:w="7350" w:type="dxa"/>
            <w:vAlign w:val="center"/>
          </w:tcPr>
          <w:p w14:paraId="0F86F6A5">
            <w:pPr>
              <w:spacing w:line="360" w:lineRule="auto"/>
              <w:jc w:val="left"/>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响应</w:t>
            </w:r>
            <w:r>
              <w:rPr>
                <w:rFonts w:asciiTheme="minorEastAsia" w:hAnsiTheme="minorEastAsia" w:eastAsiaTheme="minorEastAsia"/>
                <w:color w:val="000000" w:themeColor="text1"/>
                <w:sz w:val="24"/>
                <w:szCs w:val="24"/>
                <w14:textFill>
                  <w14:solidFill>
                    <w14:schemeClr w14:val="tx1"/>
                  </w14:solidFill>
                </w14:textFill>
              </w:rPr>
              <w:t>语言：</w:t>
            </w:r>
            <w:r>
              <w:rPr>
                <w:rFonts w:asciiTheme="minorEastAsia" w:hAnsiTheme="minorEastAsia" w:eastAsiaTheme="minorEastAsia"/>
                <w:color w:val="000000" w:themeColor="text1"/>
                <w:sz w:val="24"/>
                <w:szCs w:val="24"/>
                <w:u w:val="single"/>
                <w14:textFill>
                  <w14:solidFill>
                    <w14:schemeClr w14:val="tx1"/>
                  </w14:solidFill>
                </w14:textFill>
              </w:rPr>
              <w:t>中文</w:t>
            </w:r>
          </w:p>
        </w:tc>
      </w:tr>
      <w:tr w14:paraId="0A1039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450" w:hRule="atLeast"/>
        </w:trPr>
        <w:tc>
          <w:tcPr>
            <w:tcW w:w="8638" w:type="dxa"/>
            <w:gridSpan w:val="2"/>
            <w:vAlign w:val="center"/>
          </w:tcPr>
          <w:p w14:paraId="42CC52C7">
            <w:pPr>
              <w:spacing w:line="360" w:lineRule="auto"/>
              <w:jc w:val="center"/>
              <w:rPr>
                <w:rFonts w:hint="eastAsia" w:asciiTheme="minorEastAsia" w:hAnsiTheme="minorEastAsia" w:eastAsiaTheme="minorEastAsia"/>
                <w:b/>
                <w:color w:val="000000" w:themeColor="text1"/>
                <w:sz w:val="24"/>
                <w:szCs w:val="24"/>
                <w14:textFill>
                  <w14:solidFill>
                    <w14:schemeClr w14:val="tx1"/>
                  </w14:solidFill>
                </w14:textFill>
              </w:rPr>
            </w:pPr>
            <w:r>
              <w:rPr>
                <w:rFonts w:hint="eastAsia" w:asciiTheme="minorEastAsia" w:hAnsiTheme="minorEastAsia" w:eastAsiaTheme="minorEastAsia"/>
                <w:b/>
                <w:color w:val="000000" w:themeColor="text1"/>
                <w:sz w:val="24"/>
                <w:szCs w:val="24"/>
                <w14:textFill>
                  <w14:solidFill>
                    <w14:schemeClr w14:val="tx1"/>
                  </w14:solidFill>
                </w14:textFill>
              </w:rPr>
              <w:t>响应</w:t>
            </w:r>
            <w:r>
              <w:rPr>
                <w:rFonts w:asciiTheme="minorEastAsia" w:hAnsiTheme="minorEastAsia" w:eastAsiaTheme="minorEastAsia"/>
                <w:b/>
                <w:color w:val="000000" w:themeColor="text1"/>
                <w:sz w:val="24"/>
                <w:szCs w:val="24"/>
                <w14:textFill>
                  <w14:solidFill>
                    <w14:schemeClr w14:val="tx1"/>
                  </w14:solidFill>
                </w14:textFill>
              </w:rPr>
              <w:t>报价和货币</w:t>
            </w:r>
          </w:p>
        </w:tc>
      </w:tr>
      <w:tr w14:paraId="07F48F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456" w:hRule="atLeast"/>
        </w:trPr>
        <w:tc>
          <w:tcPr>
            <w:tcW w:w="1288" w:type="dxa"/>
            <w:vAlign w:val="center"/>
          </w:tcPr>
          <w:p w14:paraId="61B7FA41">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5</w:t>
            </w:r>
          </w:p>
        </w:tc>
        <w:tc>
          <w:tcPr>
            <w:tcW w:w="7350" w:type="dxa"/>
            <w:vAlign w:val="center"/>
          </w:tcPr>
          <w:p w14:paraId="4A2F8A11">
            <w:pPr>
              <w:spacing w:line="360" w:lineRule="auto"/>
              <w:jc w:val="left"/>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响应</w:t>
            </w:r>
            <w:r>
              <w:rPr>
                <w:rFonts w:asciiTheme="minorEastAsia" w:hAnsiTheme="minorEastAsia" w:eastAsiaTheme="minorEastAsia"/>
                <w:color w:val="000000" w:themeColor="text1"/>
                <w:sz w:val="24"/>
                <w:szCs w:val="24"/>
                <w14:textFill>
                  <w14:solidFill>
                    <w14:schemeClr w14:val="tx1"/>
                  </w14:solidFill>
                </w14:textFill>
              </w:rPr>
              <w:t>货币：</w:t>
            </w:r>
            <w:r>
              <w:rPr>
                <w:rFonts w:asciiTheme="minorEastAsia" w:hAnsiTheme="minorEastAsia" w:eastAsiaTheme="minorEastAsia"/>
                <w:color w:val="000000" w:themeColor="text1"/>
                <w:sz w:val="24"/>
                <w:szCs w:val="24"/>
                <w:u w:val="single"/>
                <w14:textFill>
                  <w14:solidFill>
                    <w14:schemeClr w14:val="tx1"/>
                  </w14:solidFill>
                </w14:textFill>
              </w:rPr>
              <w:t>人民币</w:t>
            </w:r>
          </w:p>
        </w:tc>
      </w:tr>
      <w:tr w14:paraId="461B1E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448" w:hRule="atLeast"/>
        </w:trPr>
        <w:tc>
          <w:tcPr>
            <w:tcW w:w="8638" w:type="dxa"/>
            <w:gridSpan w:val="2"/>
            <w:vAlign w:val="center"/>
          </w:tcPr>
          <w:p w14:paraId="50D390E5">
            <w:pPr>
              <w:spacing w:line="360" w:lineRule="auto"/>
              <w:jc w:val="center"/>
              <w:rPr>
                <w:rFonts w:hint="eastAsia" w:asciiTheme="minorEastAsia" w:hAnsiTheme="minorEastAsia" w:eastAsiaTheme="minorEastAsia"/>
                <w:b/>
                <w:color w:val="000000" w:themeColor="text1"/>
                <w:sz w:val="24"/>
                <w:szCs w:val="24"/>
                <w14:textFill>
                  <w14:solidFill>
                    <w14:schemeClr w14:val="tx1"/>
                  </w14:solidFill>
                </w14:textFill>
              </w:rPr>
            </w:pPr>
            <w:r>
              <w:rPr>
                <w:rFonts w:hint="eastAsia" w:asciiTheme="minorEastAsia" w:hAnsiTheme="minorEastAsia" w:eastAsiaTheme="minorEastAsia"/>
                <w:b/>
                <w:color w:val="000000" w:themeColor="text1"/>
                <w:sz w:val="24"/>
                <w:szCs w:val="24"/>
                <w14:textFill>
                  <w14:solidFill>
                    <w14:schemeClr w14:val="tx1"/>
                  </w14:solidFill>
                </w14:textFill>
              </w:rPr>
              <w:t>响应文件</w:t>
            </w:r>
            <w:r>
              <w:rPr>
                <w:rFonts w:asciiTheme="minorEastAsia" w:hAnsiTheme="minorEastAsia" w:eastAsiaTheme="minorEastAsia"/>
                <w:b/>
                <w:color w:val="000000" w:themeColor="text1"/>
                <w:sz w:val="24"/>
                <w:szCs w:val="24"/>
                <w14:textFill>
                  <w14:solidFill>
                    <w14:schemeClr w14:val="tx1"/>
                  </w14:solidFill>
                </w14:textFill>
              </w:rPr>
              <w:t>的编制和递交</w:t>
            </w:r>
          </w:p>
        </w:tc>
      </w:tr>
      <w:tr w14:paraId="5F7EA9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439" w:hRule="atLeast"/>
        </w:trPr>
        <w:tc>
          <w:tcPr>
            <w:tcW w:w="1288" w:type="dxa"/>
            <w:vAlign w:val="center"/>
          </w:tcPr>
          <w:p w14:paraId="17B907D5">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6</w:t>
            </w:r>
          </w:p>
        </w:tc>
        <w:tc>
          <w:tcPr>
            <w:tcW w:w="7350" w:type="dxa"/>
            <w:tcBorders>
              <w:top w:val="single" w:color="auto" w:sz="12" w:space="0"/>
            </w:tcBorders>
            <w:vAlign w:val="center"/>
          </w:tcPr>
          <w:p w14:paraId="1879AEDA">
            <w:pPr>
              <w:spacing w:line="360" w:lineRule="auto"/>
              <w:rPr>
                <w:rFonts w:hint="eastAsia" w:ascii="宋体" w:hAnsi="宋体"/>
                <w:b/>
                <w:bCs/>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遴选保证金金额：</w:t>
            </w:r>
            <w:r>
              <w:rPr>
                <w:rFonts w:hint="eastAsia" w:ascii="宋体" w:hAnsi="宋体"/>
                <w:b/>
                <w:bCs/>
                <w:color w:val="000000" w:themeColor="text1"/>
                <w:sz w:val="24"/>
                <w:szCs w:val="24"/>
                <w14:textFill>
                  <w14:solidFill>
                    <w14:schemeClr w14:val="tx1"/>
                  </w14:solidFill>
                </w14:textFill>
              </w:rPr>
              <w:t>本项目不要求提交遴选保证金</w:t>
            </w:r>
          </w:p>
        </w:tc>
      </w:tr>
      <w:tr w14:paraId="128943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1288" w:type="dxa"/>
            <w:vAlign w:val="center"/>
          </w:tcPr>
          <w:p w14:paraId="3C1FB08D">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7</w:t>
            </w:r>
          </w:p>
        </w:tc>
        <w:tc>
          <w:tcPr>
            <w:tcW w:w="7350" w:type="dxa"/>
          </w:tcPr>
          <w:p w14:paraId="784B4D14">
            <w:pPr>
              <w:spacing w:line="360" w:lineRule="auto"/>
              <w:rPr>
                <w:rFonts w:hint="eastAsia" w:cs="仿宋" w:asciiTheme="minorEastAsia" w:hAnsiTheme="minorEastAsia" w:eastAsiaTheme="minorEastAsia"/>
                <w:b/>
                <w:color w:val="000000" w:themeColor="text1"/>
                <w:sz w:val="24"/>
                <w:szCs w:val="24"/>
                <w14:textFill>
                  <w14:solidFill>
                    <w14:schemeClr w14:val="tx1"/>
                  </w14:solidFill>
                </w14:textFill>
              </w:rPr>
            </w:pPr>
            <w:r>
              <w:rPr>
                <w:rFonts w:hint="eastAsia" w:cs="仿宋" w:asciiTheme="minorEastAsia" w:hAnsiTheme="minorEastAsia" w:eastAsiaTheme="minorEastAsia"/>
                <w:b/>
                <w:color w:val="000000" w:themeColor="text1"/>
                <w:sz w:val="24"/>
                <w:szCs w:val="24"/>
                <w14:textFill>
                  <w14:solidFill>
                    <w14:schemeClr w14:val="tx1"/>
                  </w14:solidFill>
                </w14:textFill>
              </w:rPr>
              <w:t>本项目所涉及的代理服务费和评审专家费共计人民币壹万叁仟零陆拾元贰角叁分（¥13,060.23），由成交人在领取成交通知书时一次性支付给遴选代理机构。</w:t>
            </w:r>
          </w:p>
          <w:p w14:paraId="7B0A7727">
            <w:pPr>
              <w:spacing w:line="360" w:lineRule="auto"/>
              <w:jc w:val="left"/>
              <w:rPr>
                <w:rFonts w:hint="eastAsia" w:cs="仿宋" w:asciiTheme="minorEastAsia" w:hAnsiTheme="minorEastAsia" w:eastAsiaTheme="minorEastAsia"/>
                <w:color w:val="000000" w:themeColor="text1"/>
                <w:sz w:val="24"/>
                <w:szCs w:val="24"/>
                <w14:textFill>
                  <w14:solidFill>
                    <w14:schemeClr w14:val="tx1"/>
                  </w14:solidFill>
                </w14:textFill>
              </w:rPr>
            </w:pPr>
            <w:r>
              <w:rPr>
                <w:rFonts w:hint="eastAsia" w:cs="仿宋" w:asciiTheme="minorEastAsia" w:hAnsiTheme="minorEastAsia" w:eastAsiaTheme="minorEastAsia"/>
                <w:color w:val="000000" w:themeColor="text1"/>
                <w:sz w:val="24"/>
                <w:szCs w:val="24"/>
                <w14:textFill>
                  <w14:solidFill>
                    <w14:schemeClr w14:val="tx1"/>
                  </w14:solidFill>
                </w14:textFill>
              </w:rPr>
              <w:t>汇款银行账号：</w:t>
            </w:r>
          </w:p>
          <w:p w14:paraId="7546C090">
            <w:pPr>
              <w:spacing w:line="360" w:lineRule="auto"/>
              <w:rPr>
                <w:rFonts w:hint="eastAsia" w:cs="仿宋" w:asciiTheme="minorEastAsia" w:hAnsiTheme="minorEastAsia" w:eastAsiaTheme="minorEastAsia"/>
                <w:color w:val="000000" w:themeColor="text1"/>
                <w:sz w:val="24"/>
                <w:szCs w:val="24"/>
                <w14:textFill>
                  <w14:solidFill>
                    <w14:schemeClr w14:val="tx1"/>
                  </w14:solidFill>
                </w14:textFill>
              </w:rPr>
            </w:pPr>
            <w:r>
              <w:rPr>
                <w:rFonts w:hint="eastAsia" w:cs="仿宋" w:asciiTheme="minorEastAsia" w:hAnsiTheme="minorEastAsia" w:eastAsiaTheme="minorEastAsia"/>
                <w:color w:val="000000" w:themeColor="text1"/>
                <w:sz w:val="24"/>
                <w:szCs w:val="24"/>
                <w14:textFill>
                  <w14:solidFill>
                    <w14:schemeClr w14:val="tx1"/>
                  </w14:solidFill>
                </w14:textFill>
              </w:rPr>
              <w:t>收款单位：北京国际贸易有限公司</w:t>
            </w:r>
          </w:p>
          <w:p w14:paraId="2EC8E3F8">
            <w:pPr>
              <w:spacing w:line="360" w:lineRule="auto"/>
              <w:rPr>
                <w:rFonts w:hint="eastAsia" w:cs="仿宋" w:asciiTheme="minorEastAsia" w:hAnsiTheme="minorEastAsia" w:eastAsiaTheme="minorEastAsia"/>
                <w:color w:val="000000" w:themeColor="text1"/>
                <w:sz w:val="24"/>
                <w:szCs w:val="24"/>
                <w14:textFill>
                  <w14:solidFill>
                    <w14:schemeClr w14:val="tx1"/>
                  </w14:solidFill>
                </w14:textFill>
              </w:rPr>
            </w:pPr>
            <w:r>
              <w:rPr>
                <w:rFonts w:hint="eastAsia" w:cs="仿宋" w:asciiTheme="minorEastAsia" w:hAnsiTheme="minorEastAsia" w:eastAsiaTheme="minorEastAsia"/>
                <w:color w:val="000000" w:themeColor="text1"/>
                <w:sz w:val="24"/>
                <w:szCs w:val="24"/>
                <w14:textFill>
                  <w14:solidFill>
                    <w14:schemeClr w14:val="tx1"/>
                  </w14:solidFill>
                </w14:textFill>
              </w:rPr>
              <w:t>开户行：</w:t>
            </w:r>
            <w:r>
              <w:rPr>
                <w:rFonts w:hint="eastAsia" w:ascii="宋体" w:hAnsi="宋体" w:cs="宋体"/>
                <w:color w:val="000000" w:themeColor="text1"/>
                <w:sz w:val="24"/>
                <w14:textFill>
                  <w14:solidFill>
                    <w14:schemeClr w14:val="tx1"/>
                  </w14:solidFill>
                </w14:textFill>
              </w:rPr>
              <w:t>北京农商银行总行营业部</w:t>
            </w:r>
          </w:p>
          <w:p w14:paraId="00EF8323">
            <w:pPr>
              <w:spacing w:line="360" w:lineRule="auto"/>
              <w:rPr>
                <w:rFonts w:hint="eastAsia" w:asciiTheme="minorEastAsia" w:hAnsiTheme="minorEastAsia" w:eastAsiaTheme="minorEastAsia"/>
                <w:color w:val="000000" w:themeColor="text1"/>
                <w:sz w:val="24"/>
                <w14:textFill>
                  <w14:solidFill>
                    <w14:schemeClr w14:val="tx1"/>
                  </w14:solidFill>
                </w14:textFill>
              </w:rPr>
            </w:pPr>
            <w:r>
              <w:rPr>
                <w:rFonts w:hint="eastAsia" w:cs="仿宋" w:asciiTheme="minorEastAsia" w:hAnsiTheme="minorEastAsia" w:eastAsiaTheme="minorEastAsia"/>
                <w:color w:val="000000" w:themeColor="text1"/>
                <w:sz w:val="24"/>
                <w:szCs w:val="24"/>
                <w14:textFill>
                  <w14:solidFill>
                    <w14:schemeClr w14:val="tx1"/>
                  </w14:solidFill>
                </w14:textFill>
              </w:rPr>
              <w:t>银行账号：</w:t>
            </w:r>
            <w:r>
              <w:rPr>
                <w:rFonts w:hint="eastAsia" w:ascii="宋体" w:hAnsi="宋体" w:cs="宋体"/>
                <w:color w:val="000000" w:themeColor="text1"/>
                <w:sz w:val="24"/>
                <w14:textFill>
                  <w14:solidFill>
                    <w14:schemeClr w14:val="tx1"/>
                  </w14:solidFill>
                </w14:textFill>
              </w:rPr>
              <w:t>2000000311990</w:t>
            </w:r>
          </w:p>
        </w:tc>
      </w:tr>
      <w:tr w14:paraId="588D5E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1288" w:type="dxa"/>
            <w:vAlign w:val="center"/>
          </w:tcPr>
          <w:p w14:paraId="246B8BE0">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8</w:t>
            </w:r>
          </w:p>
        </w:tc>
        <w:tc>
          <w:tcPr>
            <w:tcW w:w="7350" w:type="dxa"/>
            <w:vAlign w:val="center"/>
          </w:tcPr>
          <w:p w14:paraId="70451954">
            <w:pPr>
              <w:spacing w:line="360" w:lineRule="auto"/>
              <w:rPr>
                <w:rFonts w:hint="eastAsia" w:asciiTheme="minorEastAsia" w:hAnsiTheme="minorEastAsia" w:eastAsiaTheme="minorEastAsia"/>
                <w:i/>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响应文件</w:t>
            </w:r>
            <w:r>
              <w:rPr>
                <w:rFonts w:asciiTheme="minorEastAsia" w:hAnsiTheme="minorEastAsia" w:eastAsiaTheme="minorEastAsia"/>
                <w:color w:val="000000" w:themeColor="text1"/>
                <w:sz w:val="24"/>
                <w:szCs w:val="24"/>
                <w14:textFill>
                  <w14:solidFill>
                    <w14:schemeClr w14:val="tx1"/>
                  </w14:solidFill>
                </w14:textFill>
              </w:rPr>
              <w:t>有效期：</w:t>
            </w:r>
            <w:r>
              <w:rPr>
                <w:rFonts w:asciiTheme="minorEastAsia" w:hAnsiTheme="minorEastAsia" w:eastAsiaTheme="minorEastAsia"/>
                <w:color w:val="000000" w:themeColor="text1"/>
                <w:sz w:val="24"/>
                <w:szCs w:val="24"/>
                <w:u w:val="single"/>
                <w14:textFill>
                  <w14:solidFill>
                    <w14:schemeClr w14:val="tx1"/>
                  </w14:solidFill>
                </w14:textFill>
              </w:rPr>
              <w:t>90</w:t>
            </w:r>
            <w:r>
              <w:rPr>
                <w:rFonts w:asciiTheme="minorEastAsia" w:hAnsiTheme="minorEastAsia" w:eastAsiaTheme="minorEastAsia"/>
                <w:color w:val="000000" w:themeColor="text1"/>
                <w:sz w:val="24"/>
                <w:szCs w:val="24"/>
                <w14:textFill>
                  <w14:solidFill>
                    <w14:schemeClr w14:val="tx1"/>
                  </w14:solidFill>
                </w14:textFill>
              </w:rPr>
              <w:t>个日历日</w:t>
            </w:r>
            <w:r>
              <w:rPr>
                <w:rFonts w:hint="eastAsia" w:asciiTheme="minorEastAsia" w:hAnsiTheme="minorEastAsia" w:eastAsiaTheme="minorEastAsia"/>
                <w:color w:val="000000" w:themeColor="text1"/>
                <w:sz w:val="24"/>
                <w:szCs w:val="24"/>
                <w14:textFill>
                  <w14:solidFill>
                    <w14:schemeClr w14:val="tx1"/>
                  </w14:solidFill>
                </w14:textFill>
              </w:rPr>
              <w:t>。</w:t>
            </w:r>
          </w:p>
        </w:tc>
      </w:tr>
      <w:tr w14:paraId="162A7A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1288" w:type="dxa"/>
            <w:vAlign w:val="center"/>
          </w:tcPr>
          <w:p w14:paraId="63A4FA51">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9</w:t>
            </w:r>
          </w:p>
        </w:tc>
        <w:tc>
          <w:tcPr>
            <w:tcW w:w="7350" w:type="dxa"/>
            <w:vAlign w:val="center"/>
          </w:tcPr>
          <w:p w14:paraId="648977F0">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响应文件份数及递交要求：供应商应将正本一份（双面打印胶装）、副本二份（双面打印胶装）、电子版（须包含正本扫描件一份）</w:t>
            </w:r>
            <w:r>
              <w:rPr>
                <w:rFonts w:hint="eastAsia" w:asciiTheme="minorEastAsia" w:hAnsiTheme="minorEastAsia" w:eastAsiaTheme="minorEastAsia"/>
                <w:b/>
                <w:color w:val="000000" w:themeColor="text1"/>
                <w:sz w:val="24"/>
                <w:szCs w:val="24"/>
                <w14:textFill>
                  <w14:solidFill>
                    <w14:schemeClr w14:val="tx1"/>
                  </w14:solidFill>
                </w14:textFill>
              </w:rPr>
              <w:t>密封提交。</w:t>
            </w:r>
          </w:p>
        </w:tc>
      </w:tr>
      <w:tr w14:paraId="16F963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1288" w:type="dxa"/>
            <w:vAlign w:val="center"/>
          </w:tcPr>
          <w:p w14:paraId="0E3B2EC8">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1</w:t>
            </w:r>
            <w:r>
              <w:rPr>
                <w:rFonts w:hint="eastAsia" w:asciiTheme="minorEastAsia" w:hAnsiTheme="minorEastAsia" w:eastAsiaTheme="minorEastAsia"/>
                <w:color w:val="000000" w:themeColor="text1"/>
                <w:sz w:val="24"/>
                <w:szCs w:val="24"/>
                <w14:textFill>
                  <w14:solidFill>
                    <w14:schemeClr w14:val="tx1"/>
                  </w14:solidFill>
                </w14:textFill>
              </w:rPr>
              <w:t>0</w:t>
            </w:r>
          </w:p>
        </w:tc>
        <w:tc>
          <w:tcPr>
            <w:tcW w:w="7350" w:type="dxa"/>
            <w:vAlign w:val="center"/>
          </w:tcPr>
          <w:p w14:paraId="343F7F47">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供应商递交的电子版文件应包含纸质响应文件全部内容，其中文本文件采用DOC、RTF、TXT、PDF格式；图像文件采用JPEG、TIFF格式；影像文件采用MPEG、AVI格式；声音文件采用WAV、MP3格式。电子版文件的存储载体为只读光盘</w:t>
            </w:r>
            <w:r>
              <w:rPr>
                <w:rFonts w:hint="eastAsia" w:asciiTheme="minorEastAsia" w:hAnsiTheme="minorEastAsia" w:eastAsiaTheme="minorEastAsia"/>
                <w:color w:val="000000" w:themeColor="text1"/>
                <w:sz w:val="24"/>
                <w14:textFill>
                  <w14:solidFill>
                    <w14:schemeClr w14:val="tx1"/>
                  </w14:solidFill>
                </w14:textFill>
              </w:rPr>
              <w:t>、</w:t>
            </w:r>
            <w:r>
              <w:rPr>
                <w:rFonts w:asciiTheme="minorEastAsia" w:hAnsiTheme="minorEastAsia" w:eastAsiaTheme="minorEastAsia"/>
                <w:color w:val="000000" w:themeColor="text1"/>
                <w:sz w:val="24"/>
                <w14:textFill>
                  <w14:solidFill>
                    <w14:schemeClr w14:val="tx1"/>
                  </w14:solidFill>
                </w14:textFill>
              </w:rPr>
              <w:t>一次写入光盘</w:t>
            </w:r>
            <w:r>
              <w:rPr>
                <w:rFonts w:hint="eastAsia" w:asciiTheme="minorEastAsia" w:hAnsiTheme="minorEastAsia" w:eastAsiaTheme="minorEastAsia"/>
                <w:color w:val="000000" w:themeColor="text1"/>
                <w:sz w:val="24"/>
                <w14:textFill>
                  <w14:solidFill>
                    <w14:schemeClr w14:val="tx1"/>
                  </w14:solidFill>
                </w14:textFill>
              </w:rPr>
              <w:t>或U盘</w:t>
            </w:r>
            <w:r>
              <w:rPr>
                <w:rFonts w:asciiTheme="minorEastAsia" w:hAnsiTheme="minorEastAsia" w:eastAsiaTheme="minorEastAsia"/>
                <w:color w:val="000000" w:themeColor="text1"/>
                <w:sz w:val="24"/>
                <w14:textFill>
                  <w14:solidFill>
                    <w14:schemeClr w14:val="tx1"/>
                  </w14:solidFill>
                </w14:textFill>
              </w:rPr>
              <w:t>。</w:t>
            </w:r>
          </w:p>
        </w:tc>
      </w:tr>
      <w:tr w14:paraId="1016F5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1288" w:type="dxa"/>
            <w:vAlign w:val="center"/>
          </w:tcPr>
          <w:p w14:paraId="23F85B0C">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1</w:t>
            </w:r>
            <w:r>
              <w:rPr>
                <w:rFonts w:hint="eastAsia" w:asciiTheme="minorEastAsia" w:hAnsiTheme="minorEastAsia" w:eastAsiaTheme="minorEastAsia"/>
                <w:color w:val="000000" w:themeColor="text1"/>
                <w:sz w:val="24"/>
                <w:szCs w:val="24"/>
                <w14:textFill>
                  <w14:solidFill>
                    <w14:schemeClr w14:val="tx1"/>
                  </w14:solidFill>
                </w14:textFill>
              </w:rPr>
              <w:t>1</w:t>
            </w:r>
          </w:p>
        </w:tc>
        <w:tc>
          <w:tcPr>
            <w:tcW w:w="7350" w:type="dxa"/>
            <w:vAlign w:val="center"/>
          </w:tcPr>
          <w:p w14:paraId="1F1DB123">
            <w:pPr>
              <w:spacing w:line="360" w:lineRule="auto"/>
              <w:ind w:left="1973" w:hanging="1972" w:hangingChars="822"/>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响应文件递交至：详见第一章</w:t>
            </w:r>
          </w:p>
        </w:tc>
      </w:tr>
      <w:tr w14:paraId="7681D7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1288" w:type="dxa"/>
            <w:vAlign w:val="center"/>
          </w:tcPr>
          <w:p w14:paraId="354BAC4D">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1</w:t>
            </w:r>
            <w:r>
              <w:rPr>
                <w:rFonts w:hint="eastAsia" w:asciiTheme="minorEastAsia" w:hAnsiTheme="minorEastAsia" w:eastAsiaTheme="minorEastAsia"/>
                <w:color w:val="000000" w:themeColor="text1"/>
                <w:sz w:val="24"/>
                <w:szCs w:val="24"/>
                <w14:textFill>
                  <w14:solidFill>
                    <w14:schemeClr w14:val="tx1"/>
                  </w14:solidFill>
                </w14:textFill>
              </w:rPr>
              <w:t>2</w:t>
            </w:r>
          </w:p>
        </w:tc>
        <w:tc>
          <w:tcPr>
            <w:tcW w:w="7350" w:type="dxa"/>
            <w:vAlign w:val="center"/>
          </w:tcPr>
          <w:p w14:paraId="19987247">
            <w:pPr>
              <w:spacing w:line="360" w:lineRule="auto"/>
              <w:jc w:val="left"/>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响应文件递交截止时间</w:t>
            </w:r>
            <w:r>
              <w:rPr>
                <w:rFonts w:asciiTheme="minorEastAsia" w:hAnsiTheme="minorEastAsia" w:eastAsiaTheme="minorEastAsia"/>
                <w:color w:val="000000" w:themeColor="text1"/>
                <w:sz w:val="24"/>
                <w:szCs w:val="24"/>
                <w14:textFill>
                  <w14:solidFill>
                    <w14:schemeClr w14:val="tx1"/>
                  </w14:solidFill>
                </w14:textFill>
              </w:rPr>
              <w:t>：</w:t>
            </w:r>
            <w:r>
              <w:rPr>
                <w:rFonts w:hint="eastAsia" w:asciiTheme="minorEastAsia" w:hAnsiTheme="minorEastAsia" w:eastAsiaTheme="minorEastAsia"/>
                <w:color w:val="000000" w:themeColor="text1"/>
                <w:sz w:val="24"/>
                <w:szCs w:val="24"/>
                <w14:textFill>
                  <w14:solidFill>
                    <w14:schemeClr w14:val="tx1"/>
                  </w14:solidFill>
                </w14:textFill>
              </w:rPr>
              <w:t>详见第一章</w:t>
            </w:r>
          </w:p>
        </w:tc>
      </w:tr>
      <w:tr w14:paraId="232990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1288" w:type="dxa"/>
            <w:vAlign w:val="center"/>
          </w:tcPr>
          <w:p w14:paraId="0D2BE2EB">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1</w:t>
            </w:r>
            <w:r>
              <w:rPr>
                <w:rFonts w:hint="eastAsia" w:asciiTheme="minorEastAsia" w:hAnsiTheme="minorEastAsia" w:eastAsiaTheme="minorEastAsia"/>
                <w:color w:val="000000" w:themeColor="text1"/>
                <w:sz w:val="24"/>
                <w:szCs w:val="24"/>
                <w14:textFill>
                  <w14:solidFill>
                    <w14:schemeClr w14:val="tx1"/>
                  </w14:solidFill>
                </w14:textFill>
              </w:rPr>
              <w:t>3</w:t>
            </w:r>
          </w:p>
        </w:tc>
        <w:tc>
          <w:tcPr>
            <w:tcW w:w="7350" w:type="dxa"/>
          </w:tcPr>
          <w:p w14:paraId="50854D5A">
            <w:pPr>
              <w:spacing w:line="360" w:lineRule="auto"/>
              <w:jc w:val="left"/>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时间：</w:t>
            </w:r>
            <w:r>
              <w:rPr>
                <w:rFonts w:hint="eastAsia" w:asciiTheme="minorEastAsia" w:hAnsiTheme="minorEastAsia" w:eastAsiaTheme="minorEastAsia"/>
                <w:color w:val="000000" w:themeColor="text1"/>
                <w:sz w:val="24"/>
                <w:szCs w:val="24"/>
                <w14:textFill>
                  <w14:solidFill>
                    <w14:schemeClr w14:val="tx1"/>
                  </w14:solidFill>
                </w14:textFill>
              </w:rPr>
              <w:t>详见第一章</w:t>
            </w:r>
          </w:p>
          <w:p w14:paraId="0C8B23AF">
            <w:pPr>
              <w:spacing w:line="360" w:lineRule="auto"/>
              <w:ind w:left="1200" w:hanging="1200" w:hangingChars="500"/>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地点：</w:t>
            </w:r>
            <w:r>
              <w:rPr>
                <w:rFonts w:hint="eastAsia" w:asciiTheme="minorEastAsia" w:hAnsiTheme="minorEastAsia" w:eastAsiaTheme="minorEastAsia"/>
                <w:color w:val="000000" w:themeColor="text1"/>
                <w:sz w:val="24"/>
                <w:szCs w:val="24"/>
                <w14:textFill>
                  <w14:solidFill>
                    <w14:schemeClr w14:val="tx1"/>
                  </w14:solidFill>
                </w14:textFill>
              </w:rPr>
              <w:t>详见第一章</w:t>
            </w:r>
          </w:p>
        </w:tc>
      </w:tr>
      <w:tr w14:paraId="2CDB1A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1288" w:type="dxa"/>
            <w:vAlign w:val="center"/>
          </w:tcPr>
          <w:p w14:paraId="0437EDB3">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1</w:t>
            </w:r>
            <w:r>
              <w:rPr>
                <w:rFonts w:hint="eastAsia" w:asciiTheme="minorEastAsia" w:hAnsiTheme="minorEastAsia" w:eastAsiaTheme="minorEastAsia"/>
                <w:color w:val="000000" w:themeColor="text1"/>
                <w:sz w:val="24"/>
                <w:szCs w:val="24"/>
                <w14:textFill>
                  <w14:solidFill>
                    <w14:schemeClr w14:val="tx1"/>
                  </w14:solidFill>
                </w14:textFill>
              </w:rPr>
              <w:t>4</w:t>
            </w:r>
          </w:p>
        </w:tc>
        <w:tc>
          <w:tcPr>
            <w:tcW w:w="7350" w:type="dxa"/>
            <w:vAlign w:val="center"/>
          </w:tcPr>
          <w:p w14:paraId="637A454E">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评</w:t>
            </w:r>
            <w:r>
              <w:rPr>
                <w:rFonts w:hint="eastAsia" w:asciiTheme="minorEastAsia" w:hAnsiTheme="minorEastAsia" w:eastAsiaTheme="minorEastAsia"/>
                <w:color w:val="000000" w:themeColor="text1"/>
                <w:sz w:val="24"/>
                <w:szCs w:val="24"/>
                <w14:textFill>
                  <w14:solidFill>
                    <w14:schemeClr w14:val="tx1"/>
                  </w14:solidFill>
                </w14:textFill>
              </w:rPr>
              <w:t>分</w:t>
            </w:r>
            <w:r>
              <w:rPr>
                <w:rFonts w:asciiTheme="minorEastAsia" w:hAnsiTheme="minorEastAsia" w:eastAsiaTheme="minorEastAsia"/>
                <w:color w:val="000000" w:themeColor="text1"/>
                <w:sz w:val="24"/>
                <w:szCs w:val="24"/>
                <w14:textFill>
                  <w14:solidFill>
                    <w14:schemeClr w14:val="tx1"/>
                  </w14:solidFill>
                </w14:textFill>
              </w:rPr>
              <w:t>方法：综合评分法（</w:t>
            </w:r>
            <w:r>
              <w:rPr>
                <w:rFonts w:asciiTheme="minorEastAsia" w:hAnsiTheme="minorEastAsia" w:eastAsiaTheme="minorEastAsia"/>
                <w:b/>
                <w:color w:val="000000" w:themeColor="text1"/>
                <w:sz w:val="24"/>
                <w:szCs w:val="24"/>
                <w14:textFill>
                  <w14:solidFill>
                    <w14:schemeClr w14:val="tx1"/>
                  </w14:solidFill>
                </w14:textFill>
              </w:rPr>
              <w:t>详见第五章</w:t>
            </w:r>
            <w:r>
              <w:rPr>
                <w:rFonts w:hint="eastAsia" w:asciiTheme="minorEastAsia" w:hAnsiTheme="minorEastAsia" w:eastAsiaTheme="minorEastAsia"/>
                <w:b/>
                <w:color w:val="000000" w:themeColor="text1"/>
                <w:sz w:val="24"/>
                <w:szCs w:val="24"/>
                <w14:textFill>
                  <w14:solidFill>
                    <w14:schemeClr w14:val="tx1"/>
                  </w14:solidFill>
                </w14:textFill>
              </w:rPr>
              <w:t>评审内容</w:t>
            </w:r>
            <w:r>
              <w:rPr>
                <w:rFonts w:asciiTheme="minorEastAsia" w:hAnsiTheme="minorEastAsia" w:eastAsiaTheme="minorEastAsia"/>
                <w:color w:val="000000" w:themeColor="text1"/>
                <w:sz w:val="24"/>
                <w:szCs w:val="24"/>
                <w14:textFill>
                  <w14:solidFill>
                    <w14:schemeClr w14:val="tx1"/>
                  </w14:solidFill>
                </w14:textFill>
              </w:rPr>
              <w:t>）</w:t>
            </w:r>
          </w:p>
          <w:p w14:paraId="48035FF8">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最低</w:t>
            </w:r>
            <w:r>
              <w:rPr>
                <w:rFonts w:hint="eastAsia" w:asciiTheme="minorEastAsia" w:hAnsiTheme="minorEastAsia" w:eastAsiaTheme="minorEastAsia"/>
                <w:color w:val="000000" w:themeColor="text1"/>
                <w:sz w:val="24"/>
                <w:szCs w:val="24"/>
                <w14:textFill>
                  <w14:solidFill>
                    <w14:schemeClr w14:val="tx1"/>
                  </w14:solidFill>
                </w14:textFill>
              </w:rPr>
              <w:t>响应</w:t>
            </w:r>
            <w:r>
              <w:rPr>
                <w:rFonts w:asciiTheme="minorEastAsia" w:hAnsiTheme="minorEastAsia" w:eastAsiaTheme="minorEastAsia"/>
                <w:color w:val="000000" w:themeColor="text1"/>
                <w:sz w:val="24"/>
                <w:szCs w:val="24"/>
                <w14:textFill>
                  <w14:solidFill>
                    <w14:schemeClr w14:val="tx1"/>
                  </w14:solidFill>
                </w14:textFill>
              </w:rPr>
              <w:t>价不是</w:t>
            </w:r>
            <w:r>
              <w:rPr>
                <w:rFonts w:hint="eastAsia" w:asciiTheme="minorEastAsia" w:hAnsiTheme="minorEastAsia" w:eastAsiaTheme="minorEastAsia"/>
                <w:color w:val="000000" w:themeColor="text1"/>
                <w:sz w:val="24"/>
                <w:szCs w:val="24"/>
                <w14:textFill>
                  <w14:solidFill>
                    <w14:schemeClr w14:val="tx1"/>
                  </w14:solidFill>
                </w14:textFill>
              </w:rPr>
              <w:t>成交</w:t>
            </w:r>
            <w:r>
              <w:rPr>
                <w:rFonts w:asciiTheme="minorEastAsia" w:hAnsiTheme="minorEastAsia" w:eastAsiaTheme="minorEastAsia"/>
                <w:color w:val="000000" w:themeColor="text1"/>
                <w:sz w:val="24"/>
                <w:szCs w:val="24"/>
                <w14:textFill>
                  <w14:solidFill>
                    <w14:schemeClr w14:val="tx1"/>
                  </w14:solidFill>
                </w14:textFill>
              </w:rPr>
              <w:t>唯一条件</w:t>
            </w:r>
            <w:r>
              <w:rPr>
                <w:rFonts w:hint="eastAsia" w:asciiTheme="minorEastAsia" w:hAnsiTheme="minorEastAsia" w:eastAsiaTheme="minorEastAsia"/>
                <w:color w:val="000000" w:themeColor="text1"/>
                <w:sz w:val="24"/>
                <w:szCs w:val="24"/>
                <w14:textFill>
                  <w14:solidFill>
                    <w14:schemeClr w14:val="tx1"/>
                  </w14:solidFill>
                </w14:textFill>
              </w:rPr>
              <w:t>。</w:t>
            </w:r>
          </w:p>
        </w:tc>
      </w:tr>
      <w:tr w14:paraId="4633FD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98" w:hRule="atLeast"/>
        </w:trPr>
        <w:tc>
          <w:tcPr>
            <w:tcW w:w="1288" w:type="dxa"/>
            <w:vAlign w:val="center"/>
          </w:tcPr>
          <w:p w14:paraId="1F25AAC0">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15</w:t>
            </w:r>
          </w:p>
        </w:tc>
        <w:tc>
          <w:tcPr>
            <w:tcW w:w="7350" w:type="dxa"/>
            <w:vAlign w:val="center"/>
          </w:tcPr>
          <w:p w14:paraId="7C600282">
            <w:pPr>
              <w:spacing w:line="360" w:lineRule="auto"/>
              <w:rPr>
                <w:rFonts w:hint="eastAsia" w:asciiTheme="minorEastAsia" w:hAnsiTheme="minorEastAsia" w:eastAsiaTheme="minorEastAsia"/>
                <w:b/>
                <w:color w:val="000000" w:themeColor="text1"/>
                <w:sz w:val="24"/>
                <w:szCs w:val="24"/>
                <w14:textFill>
                  <w14:solidFill>
                    <w14:schemeClr w14:val="tx1"/>
                  </w14:solidFill>
                </w14:textFill>
              </w:rPr>
            </w:pPr>
            <w:commentRangeStart w:id="5"/>
            <w:commentRangeStart w:id="6"/>
            <w:r>
              <w:rPr>
                <w:rFonts w:hint="eastAsia" w:asciiTheme="minorEastAsia" w:hAnsiTheme="minorEastAsia" w:eastAsiaTheme="minorEastAsia"/>
                <w:b/>
                <w:color w:val="000000" w:themeColor="text1"/>
                <w:sz w:val="24"/>
                <w:szCs w:val="24"/>
                <w14:textFill>
                  <w14:solidFill>
                    <w14:schemeClr w14:val="tx1"/>
                  </w14:solidFill>
                </w14:textFill>
              </w:rPr>
              <w:t>服务期限：自合同签订之日起30个日历日内全部实施完毕并上线，进行项目验收。</w:t>
            </w:r>
            <w:commentRangeEnd w:id="5"/>
            <w:r>
              <w:commentReference w:id="5"/>
            </w:r>
            <w:commentRangeEnd w:id="6"/>
            <w:r>
              <w:commentReference w:id="6"/>
            </w:r>
            <w:r>
              <w:rPr>
                <w:rFonts w:hint="eastAsia" w:asciiTheme="minorEastAsia" w:hAnsiTheme="minorEastAsia" w:eastAsiaTheme="minorEastAsia"/>
                <w:b/>
                <w:color w:val="000000" w:themeColor="text1"/>
                <w:sz w:val="24"/>
                <w:szCs w:val="24"/>
                <w14:textFill>
                  <w14:solidFill>
                    <w14:schemeClr w14:val="tx1"/>
                  </w14:solidFill>
                </w14:textFill>
              </w:rPr>
              <w:t xml:space="preserve">        </w:t>
            </w:r>
            <w:r>
              <w:rPr>
                <w:rFonts w:asciiTheme="minorEastAsia" w:hAnsiTheme="minorEastAsia" w:eastAsiaTheme="minorEastAsia"/>
                <w:color w:val="000000" w:themeColor="text1"/>
                <w:sz w:val="24"/>
                <w:szCs w:val="24"/>
                <w14:textFill>
                  <w14:solidFill>
                    <w14:schemeClr w14:val="tx1"/>
                  </w14:solidFill>
                </w14:textFill>
              </w:rPr>
              <w:t xml:space="preserve"> </w:t>
            </w:r>
            <w:r>
              <w:rPr>
                <w:rFonts w:asciiTheme="minorEastAsia" w:hAnsiTheme="minorEastAsia" w:eastAsiaTheme="minorEastAsia"/>
                <w:b/>
                <w:color w:val="000000" w:themeColor="text1"/>
                <w:sz w:val="24"/>
                <w:szCs w:val="24"/>
                <w14:textFill>
                  <w14:solidFill>
                    <w14:schemeClr w14:val="tx1"/>
                  </w14:solidFill>
                </w14:textFill>
              </w:rPr>
              <w:t xml:space="preserve"> </w:t>
            </w:r>
          </w:p>
        </w:tc>
      </w:tr>
    </w:tbl>
    <w:p w14:paraId="120F1ED2">
      <w:pPr>
        <w:rPr>
          <w:rFonts w:hint="eastAsia" w:asciiTheme="minorEastAsia" w:hAnsiTheme="minorEastAsia" w:eastAsiaTheme="minorEastAsia"/>
          <w:color w:val="000000" w:themeColor="text1"/>
          <w:kern w:val="44"/>
          <w14:textFill>
            <w14:solidFill>
              <w14:schemeClr w14:val="tx1"/>
            </w14:solidFill>
          </w14:textFill>
        </w:rPr>
      </w:pPr>
      <w:bookmarkStart w:id="7" w:name="_Toc87063335"/>
      <w:bookmarkStart w:id="8" w:name="_Toc73427777"/>
      <w:bookmarkStart w:id="9" w:name="_Toc399769485"/>
    </w:p>
    <w:p w14:paraId="45B0BCFD">
      <w:pPr>
        <w:pStyle w:val="3"/>
        <w:spacing w:before="0" w:after="0" w:line="360" w:lineRule="auto"/>
        <w:jc w:val="center"/>
        <w:rPr>
          <w:rFonts w:hint="eastAsia" w:asciiTheme="minorEastAsia" w:hAnsiTheme="minorEastAsia" w:eastAsiaTheme="minorEastAsia"/>
          <w:color w:val="000000" w:themeColor="text1"/>
          <w:sz w:val="28"/>
          <w:szCs w:val="28"/>
          <w14:textFill>
            <w14:solidFill>
              <w14:schemeClr w14:val="tx1"/>
            </w14:solidFill>
          </w14:textFill>
        </w:rPr>
      </w:pPr>
      <w:r>
        <w:rPr>
          <w:rFonts w:asciiTheme="minorEastAsia" w:hAnsiTheme="minorEastAsia" w:eastAsiaTheme="minorEastAsia"/>
          <w:color w:val="000000" w:themeColor="text1"/>
          <w:sz w:val="28"/>
          <w:szCs w:val="28"/>
          <w14:textFill>
            <w14:solidFill>
              <w14:schemeClr w14:val="tx1"/>
            </w14:solidFill>
          </w14:textFill>
        </w:rPr>
        <w:br w:type="page"/>
      </w:r>
      <w:bookmarkStart w:id="10" w:name="_Toc107917983"/>
      <w:bookmarkStart w:id="11" w:name="_Toc495677415"/>
      <w:bookmarkStart w:id="12" w:name="_Toc497315067"/>
      <w:r>
        <w:rPr>
          <w:rFonts w:asciiTheme="minorEastAsia" w:hAnsiTheme="minorEastAsia" w:eastAsiaTheme="minorEastAsia"/>
          <w:color w:val="000000" w:themeColor="text1"/>
          <w:sz w:val="28"/>
          <w:szCs w:val="28"/>
          <w14:textFill>
            <w14:solidFill>
              <w14:schemeClr w14:val="tx1"/>
            </w14:solidFill>
          </w14:textFill>
        </w:rPr>
        <w:t>第三章</w:t>
      </w:r>
      <w:r>
        <w:rPr>
          <w:rFonts w:hint="eastAsia" w:asciiTheme="minorEastAsia" w:hAnsiTheme="minorEastAsia" w:eastAsiaTheme="minorEastAsia"/>
          <w:color w:val="000000" w:themeColor="text1"/>
          <w:sz w:val="28"/>
          <w:szCs w:val="28"/>
          <w14:textFill>
            <w14:solidFill>
              <w14:schemeClr w14:val="tx1"/>
            </w14:solidFill>
          </w14:textFill>
        </w:rPr>
        <w:t xml:space="preserve"> </w:t>
      </w:r>
      <w:r>
        <w:rPr>
          <w:rFonts w:asciiTheme="minorEastAsia" w:hAnsiTheme="minorEastAsia" w:eastAsiaTheme="minorEastAsia"/>
          <w:color w:val="000000" w:themeColor="text1"/>
          <w:sz w:val="28"/>
          <w:szCs w:val="28"/>
          <w14:textFill>
            <w14:solidFill>
              <w14:schemeClr w14:val="tx1"/>
            </w14:solidFill>
          </w14:textFill>
        </w:rPr>
        <w:t>供应商须知</w:t>
      </w:r>
      <w:bookmarkEnd w:id="7"/>
      <w:bookmarkEnd w:id="8"/>
      <w:bookmarkEnd w:id="9"/>
      <w:bookmarkEnd w:id="10"/>
      <w:bookmarkEnd w:id="11"/>
      <w:bookmarkEnd w:id="12"/>
    </w:p>
    <w:p w14:paraId="356BCD67">
      <w:pPr>
        <w:pStyle w:val="4"/>
        <w:spacing w:before="0" w:after="0" w:line="360" w:lineRule="auto"/>
        <w:rPr>
          <w:rFonts w:hint="eastAsia" w:asciiTheme="minorEastAsia" w:hAnsiTheme="minorEastAsia" w:eastAsiaTheme="minorEastAsia"/>
          <w:color w:val="000000" w:themeColor="text1"/>
          <w:sz w:val="24"/>
          <w:szCs w:val="24"/>
          <w14:textFill>
            <w14:solidFill>
              <w14:schemeClr w14:val="tx1"/>
            </w14:solidFill>
          </w14:textFill>
        </w:rPr>
      </w:pPr>
      <w:bookmarkStart w:id="13" w:name="_Toc497315068"/>
      <w:bookmarkStart w:id="14" w:name="_Toc107917984"/>
      <w:bookmarkStart w:id="15" w:name="_Toc495677416"/>
      <w:bookmarkStart w:id="16" w:name="_Toc73427778"/>
      <w:bookmarkStart w:id="17" w:name="_Toc73427809"/>
      <w:r>
        <w:rPr>
          <w:rFonts w:asciiTheme="minorEastAsia" w:hAnsiTheme="minorEastAsia" w:eastAsiaTheme="minorEastAsia"/>
          <w:color w:val="000000" w:themeColor="text1"/>
          <w:sz w:val="24"/>
          <w:szCs w:val="24"/>
          <w14:textFill>
            <w14:solidFill>
              <w14:schemeClr w14:val="tx1"/>
            </w14:solidFill>
          </w14:textFill>
        </w:rPr>
        <w:t>一</w:t>
      </w:r>
      <w:r>
        <w:rPr>
          <w:rFonts w:hint="eastAsia" w:asciiTheme="minorEastAsia" w:hAnsiTheme="minorEastAsia" w:eastAsiaTheme="minorEastAsia"/>
          <w:color w:val="000000" w:themeColor="text1"/>
          <w:sz w:val="24"/>
          <w:szCs w:val="24"/>
          <w14:textFill>
            <w14:solidFill>
              <w14:schemeClr w14:val="tx1"/>
            </w14:solidFill>
          </w14:textFill>
        </w:rPr>
        <w:t>、</w:t>
      </w:r>
      <w:r>
        <w:rPr>
          <w:rFonts w:asciiTheme="minorEastAsia" w:hAnsiTheme="minorEastAsia" w:eastAsiaTheme="minorEastAsia"/>
          <w:color w:val="000000" w:themeColor="text1"/>
          <w:sz w:val="24"/>
          <w:szCs w:val="24"/>
          <w14:textFill>
            <w14:solidFill>
              <w14:schemeClr w14:val="tx1"/>
            </w14:solidFill>
          </w14:textFill>
        </w:rPr>
        <w:t>说明</w:t>
      </w:r>
      <w:bookmarkEnd w:id="13"/>
      <w:bookmarkEnd w:id="14"/>
      <w:bookmarkEnd w:id="15"/>
      <w:bookmarkEnd w:id="16"/>
      <w:bookmarkStart w:id="18" w:name="_Toc73427779"/>
    </w:p>
    <w:p w14:paraId="6750B81B">
      <w:pPr>
        <w:pStyle w:val="4"/>
        <w:spacing w:before="0" w:after="0" w:line="360" w:lineRule="auto"/>
        <w:rPr>
          <w:rFonts w:hint="eastAsia" w:asciiTheme="minorEastAsia" w:hAnsiTheme="minorEastAsia" w:eastAsiaTheme="minorEastAsia"/>
          <w:color w:val="000000" w:themeColor="text1"/>
          <w:sz w:val="24"/>
          <w:szCs w:val="24"/>
          <w14:textFill>
            <w14:solidFill>
              <w14:schemeClr w14:val="tx1"/>
            </w14:solidFill>
          </w14:textFill>
        </w:rPr>
      </w:pPr>
      <w:bookmarkStart w:id="19" w:name="_Toc497315069"/>
      <w:bookmarkStart w:id="20" w:name="_Toc495677417"/>
      <w:bookmarkStart w:id="21" w:name="_Toc107917985"/>
      <w:r>
        <w:rPr>
          <w:rFonts w:asciiTheme="minorEastAsia" w:hAnsiTheme="minorEastAsia" w:eastAsiaTheme="minorEastAsia"/>
          <w:color w:val="000000" w:themeColor="text1"/>
          <w:sz w:val="24"/>
          <w:szCs w:val="24"/>
          <w14:textFill>
            <w14:solidFill>
              <w14:schemeClr w14:val="tx1"/>
            </w14:solidFill>
          </w14:textFill>
        </w:rPr>
        <w:t>1．</w:t>
      </w:r>
      <w:r>
        <w:rPr>
          <w:rFonts w:hint="eastAsia" w:asciiTheme="minorEastAsia" w:hAnsiTheme="minorEastAsia" w:eastAsiaTheme="minorEastAsia"/>
          <w:color w:val="000000" w:themeColor="text1"/>
          <w:sz w:val="24"/>
          <w:szCs w:val="24"/>
          <w14:textFill>
            <w14:solidFill>
              <w14:schemeClr w14:val="tx1"/>
            </w14:solidFill>
          </w14:textFill>
        </w:rPr>
        <w:t>遴选人、遴选代理机构</w:t>
      </w:r>
      <w:r>
        <w:rPr>
          <w:rFonts w:asciiTheme="minorEastAsia" w:hAnsiTheme="minorEastAsia" w:eastAsiaTheme="minorEastAsia"/>
          <w:color w:val="000000" w:themeColor="text1"/>
          <w:sz w:val="24"/>
          <w:szCs w:val="24"/>
          <w14:textFill>
            <w14:solidFill>
              <w14:schemeClr w14:val="tx1"/>
            </w14:solidFill>
          </w14:textFill>
        </w:rPr>
        <w:t>及供应商</w:t>
      </w:r>
      <w:bookmarkEnd w:id="19"/>
      <w:bookmarkEnd w:id="20"/>
      <w:bookmarkEnd w:id="21"/>
    </w:p>
    <w:p w14:paraId="048CAD36">
      <w:pPr>
        <w:spacing w:line="360" w:lineRule="auto"/>
        <w:ind w:left="720" w:hanging="720" w:hangingChars="300"/>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1.1</w:t>
      </w:r>
      <w:r>
        <w:rPr>
          <w:rFonts w:hint="eastAsia" w:asciiTheme="minorEastAsia" w:hAnsiTheme="minorEastAsia" w:eastAsiaTheme="minorEastAsia"/>
          <w:color w:val="000000" w:themeColor="text1"/>
          <w:sz w:val="24"/>
          <w:szCs w:val="24"/>
          <w14:textFill>
            <w14:solidFill>
              <w14:schemeClr w14:val="tx1"/>
            </w14:solidFill>
          </w14:textFill>
        </w:rPr>
        <w:tab/>
      </w:r>
      <w:r>
        <w:rPr>
          <w:rFonts w:hint="eastAsia" w:asciiTheme="minorEastAsia" w:hAnsiTheme="minorEastAsia" w:eastAsiaTheme="minorEastAsia"/>
          <w:color w:val="000000" w:themeColor="text1"/>
          <w:sz w:val="24"/>
          <w:szCs w:val="24"/>
          <w14:textFill>
            <w14:solidFill>
              <w14:schemeClr w14:val="tx1"/>
            </w14:solidFill>
          </w14:textFill>
        </w:rPr>
        <w:t>本项目遴选人为：</w:t>
      </w:r>
      <w:r>
        <w:rPr>
          <w:rFonts w:hint="eastAsia" w:cs="仿宋" w:asciiTheme="minorEastAsia" w:hAnsiTheme="minorEastAsia" w:eastAsiaTheme="minorEastAsia"/>
          <w:color w:val="000000" w:themeColor="text1"/>
          <w:sz w:val="24"/>
          <w:szCs w:val="24"/>
          <w14:textFill>
            <w14:solidFill>
              <w14:schemeClr w14:val="tx1"/>
            </w14:solidFill>
          </w14:textFill>
        </w:rPr>
        <w:t>北京市公安局昌平分局</w:t>
      </w:r>
      <w:r>
        <w:rPr>
          <w:rFonts w:hint="eastAsia" w:asciiTheme="minorEastAsia" w:hAnsiTheme="minorEastAsia" w:eastAsiaTheme="minorEastAsia"/>
          <w:color w:val="000000" w:themeColor="text1"/>
          <w:sz w:val="24"/>
          <w:szCs w:val="24"/>
          <w14:textFill>
            <w14:solidFill>
              <w14:schemeClr w14:val="tx1"/>
            </w14:solidFill>
          </w14:textFill>
        </w:rPr>
        <w:t>。</w:t>
      </w:r>
    </w:p>
    <w:p w14:paraId="0D2AEA8F">
      <w:pPr>
        <w:spacing w:line="360" w:lineRule="auto"/>
        <w:ind w:left="718" w:leftChars="342"/>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遴选代理机构</w:t>
      </w:r>
      <w:r>
        <w:rPr>
          <w:rFonts w:asciiTheme="minorEastAsia" w:hAnsiTheme="minorEastAsia" w:eastAsiaTheme="minorEastAsia"/>
          <w:color w:val="000000" w:themeColor="text1"/>
          <w:sz w:val="24"/>
          <w:szCs w:val="24"/>
          <w14:textFill>
            <w14:solidFill>
              <w14:schemeClr w14:val="tx1"/>
            </w14:solidFill>
          </w14:textFill>
        </w:rPr>
        <w:t>指</w:t>
      </w:r>
      <w:r>
        <w:rPr>
          <w:rFonts w:asciiTheme="minorEastAsia" w:hAnsiTheme="minorEastAsia" w:eastAsiaTheme="minorEastAsia"/>
          <w:color w:val="000000" w:themeColor="text1"/>
          <w:sz w:val="24"/>
          <w14:textFill>
            <w14:solidFill>
              <w14:schemeClr w14:val="tx1"/>
            </w14:solidFill>
          </w14:textFill>
        </w:rPr>
        <w:t>受</w:t>
      </w:r>
      <w:r>
        <w:rPr>
          <w:rFonts w:hint="eastAsia" w:asciiTheme="minorEastAsia" w:hAnsiTheme="minorEastAsia" w:eastAsiaTheme="minorEastAsia"/>
          <w:color w:val="000000" w:themeColor="text1"/>
          <w:sz w:val="24"/>
          <w14:textFill>
            <w14:solidFill>
              <w14:schemeClr w14:val="tx1"/>
            </w14:solidFill>
          </w14:textFill>
        </w:rPr>
        <w:t>遴选人</w:t>
      </w:r>
      <w:r>
        <w:rPr>
          <w:rFonts w:asciiTheme="minorEastAsia" w:hAnsiTheme="minorEastAsia" w:eastAsiaTheme="minorEastAsia"/>
          <w:color w:val="000000" w:themeColor="text1"/>
          <w:sz w:val="24"/>
          <w14:textFill>
            <w14:solidFill>
              <w14:schemeClr w14:val="tx1"/>
            </w14:solidFill>
          </w14:textFill>
        </w:rPr>
        <w:t>委托，</w:t>
      </w:r>
      <w:r>
        <w:rPr>
          <w:rFonts w:asciiTheme="minorEastAsia" w:hAnsiTheme="minorEastAsia" w:eastAsiaTheme="minorEastAsia"/>
          <w:color w:val="000000" w:themeColor="text1"/>
          <w:sz w:val="24"/>
          <w:szCs w:val="24"/>
          <w14:textFill>
            <w14:solidFill>
              <w14:schemeClr w14:val="tx1"/>
            </w14:solidFill>
          </w14:textFill>
        </w:rPr>
        <w:t>在</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邀请中所述的具体组织本次</w:t>
      </w:r>
      <w:r>
        <w:rPr>
          <w:rFonts w:hint="eastAsia" w:asciiTheme="minorEastAsia" w:hAnsiTheme="minorEastAsia" w:eastAsiaTheme="minorEastAsia"/>
          <w:color w:val="000000" w:themeColor="text1"/>
          <w:sz w:val="24"/>
          <w:szCs w:val="24"/>
          <w14:textFill>
            <w14:solidFill>
              <w14:schemeClr w14:val="tx1"/>
            </w14:solidFill>
          </w14:textFill>
        </w:rPr>
        <w:t>采购</w:t>
      </w:r>
      <w:r>
        <w:rPr>
          <w:rFonts w:asciiTheme="minorEastAsia" w:hAnsiTheme="minorEastAsia" w:eastAsiaTheme="minorEastAsia"/>
          <w:color w:val="000000" w:themeColor="text1"/>
          <w:sz w:val="24"/>
          <w:szCs w:val="24"/>
          <w14:textFill>
            <w14:solidFill>
              <w14:schemeClr w14:val="tx1"/>
            </w14:solidFill>
          </w14:textFill>
        </w:rPr>
        <w:t>活动的</w:t>
      </w:r>
      <w:r>
        <w:rPr>
          <w:rFonts w:hint="eastAsia" w:asciiTheme="minorEastAsia" w:hAnsiTheme="minorEastAsia" w:eastAsiaTheme="minorEastAsia"/>
          <w:color w:val="000000" w:themeColor="text1"/>
          <w:sz w:val="24"/>
          <w:szCs w:val="24"/>
          <w14:textFill>
            <w14:solidFill>
              <w14:schemeClr w14:val="tx1"/>
            </w14:solidFill>
          </w14:textFill>
        </w:rPr>
        <w:t>遴选代理机构，本项目遴选代理机构为：北京国际贸易有限公司。</w:t>
      </w:r>
    </w:p>
    <w:p w14:paraId="557E0DFC">
      <w:pPr>
        <w:tabs>
          <w:tab w:val="left" w:pos="720"/>
        </w:tabs>
        <w:spacing w:line="360" w:lineRule="auto"/>
        <w:ind w:left="720" w:hanging="720"/>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1.2</w:t>
      </w:r>
      <w:r>
        <w:rPr>
          <w:rFonts w:hint="eastAsia" w:asciiTheme="minorEastAsia" w:hAnsiTheme="minorEastAsia" w:eastAsiaTheme="minorEastAsia"/>
          <w:color w:val="000000" w:themeColor="text1"/>
          <w:sz w:val="24"/>
          <w:szCs w:val="24"/>
          <w14:textFill>
            <w14:solidFill>
              <w14:schemeClr w14:val="tx1"/>
            </w14:solidFill>
          </w14:textFill>
        </w:rPr>
        <w:tab/>
      </w:r>
      <w:r>
        <w:rPr>
          <w:rFonts w:hint="eastAsia" w:asciiTheme="minorEastAsia" w:hAnsiTheme="minorEastAsia" w:eastAsiaTheme="minorEastAsia"/>
          <w:color w:val="000000" w:themeColor="text1"/>
          <w:sz w:val="24"/>
          <w:szCs w:val="24"/>
          <w14:textFill>
            <w14:solidFill>
              <w14:schemeClr w14:val="tx1"/>
            </w14:solidFill>
          </w14:textFill>
        </w:rPr>
        <w:t>供应商，是指响应遴选、参加遴选竞争的法人、其他组织或者自然人，</w:t>
      </w:r>
      <w:r>
        <w:rPr>
          <w:rFonts w:asciiTheme="minorEastAsia" w:hAnsiTheme="minorEastAsia" w:eastAsiaTheme="minorEastAsia"/>
          <w:color w:val="000000" w:themeColor="text1"/>
          <w:sz w:val="24"/>
          <w:szCs w:val="24"/>
          <w14:textFill>
            <w14:solidFill>
              <w14:schemeClr w14:val="tx1"/>
            </w14:solidFill>
          </w14:textFill>
        </w:rPr>
        <w:t>满足以下条件的供应商是合格的供应商，可以参加本次</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w:t>
      </w:r>
    </w:p>
    <w:p w14:paraId="170F1AAE">
      <w:pPr>
        <w:tabs>
          <w:tab w:val="left" w:pos="720"/>
        </w:tabs>
        <w:spacing w:line="360" w:lineRule="auto"/>
        <w:ind w:left="720" w:hanging="720"/>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1.2.1</w:t>
      </w:r>
      <w:r>
        <w:rPr>
          <w:rFonts w:hint="eastAsia" w:asciiTheme="minorEastAsia" w:hAnsiTheme="minorEastAsia" w:eastAsiaTheme="minorEastAsia"/>
          <w:color w:val="000000" w:themeColor="text1"/>
          <w:sz w:val="24"/>
          <w:szCs w:val="24"/>
          <w14:textFill>
            <w14:solidFill>
              <w14:schemeClr w14:val="tx1"/>
            </w14:solidFill>
          </w14:textFill>
        </w:rPr>
        <w:tab/>
      </w:r>
      <w:r>
        <w:rPr>
          <w:rFonts w:asciiTheme="minorEastAsia" w:hAnsiTheme="minorEastAsia" w:eastAsiaTheme="minorEastAsia"/>
          <w:color w:val="000000" w:themeColor="text1"/>
          <w:sz w:val="24"/>
          <w14:textFill>
            <w14:solidFill>
              <w14:schemeClr w14:val="tx1"/>
            </w14:solidFill>
          </w14:textFill>
        </w:rPr>
        <w:t>在中华人民共和国境内注册，能够独立承担民事责任，有生产或供应能力的本国供应商，法律法规另有规定的除外。</w:t>
      </w:r>
    </w:p>
    <w:p w14:paraId="030EDD50">
      <w:pPr>
        <w:tabs>
          <w:tab w:val="left" w:pos="720"/>
        </w:tabs>
        <w:spacing w:line="360" w:lineRule="auto"/>
        <w:ind w:left="720" w:hanging="720"/>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1.2.2</w:t>
      </w:r>
      <w:r>
        <w:rPr>
          <w:rFonts w:hint="eastAsia" w:asciiTheme="minorEastAsia" w:hAnsiTheme="minorEastAsia" w:eastAsiaTheme="minorEastAsia"/>
          <w:color w:val="000000" w:themeColor="text1"/>
          <w:sz w:val="24"/>
          <w:szCs w:val="24"/>
          <w14:textFill>
            <w14:solidFill>
              <w14:schemeClr w14:val="tx1"/>
            </w14:solidFill>
          </w14:textFill>
        </w:rPr>
        <w:tab/>
      </w:r>
      <w:r>
        <w:rPr>
          <w:rFonts w:asciiTheme="minorEastAsia" w:hAnsiTheme="minorEastAsia" w:eastAsiaTheme="minorEastAsia"/>
          <w:color w:val="000000" w:themeColor="text1"/>
          <w:sz w:val="24"/>
          <w:szCs w:val="24"/>
          <w14:textFill>
            <w14:solidFill>
              <w14:schemeClr w14:val="tx1"/>
            </w14:solidFill>
          </w14:textFill>
        </w:rPr>
        <w:t>符合第一章</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邀请中“供应商的资格条件”中规定的要求；</w:t>
      </w:r>
    </w:p>
    <w:p w14:paraId="01A6124B">
      <w:pPr>
        <w:tabs>
          <w:tab w:val="left" w:pos="720"/>
        </w:tabs>
        <w:spacing w:line="360" w:lineRule="auto"/>
        <w:ind w:left="720" w:hanging="720"/>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1.2.</w:t>
      </w:r>
      <w:r>
        <w:rPr>
          <w:rFonts w:hint="eastAsia" w:asciiTheme="minorEastAsia" w:hAnsiTheme="minorEastAsia" w:eastAsiaTheme="minorEastAsia"/>
          <w:color w:val="000000" w:themeColor="text1"/>
          <w:sz w:val="24"/>
          <w:szCs w:val="24"/>
          <w14:textFill>
            <w14:solidFill>
              <w14:schemeClr w14:val="tx1"/>
            </w14:solidFill>
          </w14:textFill>
        </w:rPr>
        <w:t>3</w:t>
      </w:r>
      <w:r>
        <w:rPr>
          <w:rFonts w:asciiTheme="minorEastAsia" w:hAnsiTheme="minorEastAsia" w:eastAsiaTheme="minorEastAsia"/>
          <w:color w:val="000000" w:themeColor="text1"/>
          <w:sz w:val="24"/>
          <w:szCs w:val="24"/>
          <w14:textFill>
            <w14:solidFill>
              <w14:schemeClr w14:val="tx1"/>
            </w14:solidFill>
          </w14:textFill>
        </w:rPr>
        <w:tab/>
      </w:r>
      <w:r>
        <w:rPr>
          <w:rFonts w:asciiTheme="minorEastAsia" w:hAnsiTheme="minorEastAsia" w:eastAsiaTheme="minorEastAsia"/>
          <w:color w:val="000000" w:themeColor="text1"/>
          <w:sz w:val="24"/>
          <w:szCs w:val="24"/>
          <w14:textFill>
            <w14:solidFill>
              <w14:schemeClr w14:val="tx1"/>
            </w14:solidFill>
          </w14:textFill>
        </w:rPr>
        <w:t>供应商必须向</w:t>
      </w:r>
      <w:r>
        <w:rPr>
          <w:rFonts w:hint="eastAsia" w:asciiTheme="minorEastAsia" w:hAnsiTheme="minorEastAsia" w:eastAsiaTheme="minorEastAsia"/>
          <w:color w:val="000000" w:themeColor="text1"/>
          <w:sz w:val="24"/>
          <w:szCs w:val="24"/>
          <w14:textFill>
            <w14:solidFill>
              <w14:schemeClr w14:val="tx1"/>
            </w14:solidFill>
          </w14:textFill>
        </w:rPr>
        <w:t>遴选代理机构</w:t>
      </w:r>
      <w:r>
        <w:rPr>
          <w:rFonts w:asciiTheme="minorEastAsia" w:hAnsiTheme="minorEastAsia" w:eastAsiaTheme="minorEastAsia"/>
          <w:color w:val="000000" w:themeColor="text1"/>
          <w:sz w:val="24"/>
          <w:szCs w:val="24"/>
          <w14:textFill>
            <w14:solidFill>
              <w14:schemeClr w14:val="tx1"/>
            </w14:solidFill>
          </w14:textFill>
        </w:rPr>
        <w:t>购买</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文件并登记备案，未经向</w:t>
      </w:r>
      <w:r>
        <w:rPr>
          <w:rFonts w:hint="eastAsia" w:asciiTheme="minorEastAsia" w:hAnsiTheme="minorEastAsia" w:eastAsiaTheme="minorEastAsia"/>
          <w:color w:val="000000" w:themeColor="text1"/>
          <w:sz w:val="24"/>
          <w:szCs w:val="24"/>
          <w14:textFill>
            <w14:solidFill>
              <w14:schemeClr w14:val="tx1"/>
            </w14:solidFill>
          </w14:textFill>
        </w:rPr>
        <w:t>遴选代理机构</w:t>
      </w:r>
      <w:r>
        <w:rPr>
          <w:rFonts w:asciiTheme="minorEastAsia" w:hAnsiTheme="minorEastAsia" w:eastAsiaTheme="minorEastAsia"/>
          <w:color w:val="000000" w:themeColor="text1"/>
          <w:sz w:val="24"/>
          <w:szCs w:val="24"/>
          <w14:textFill>
            <w14:solidFill>
              <w14:schemeClr w14:val="tx1"/>
            </w14:solidFill>
          </w14:textFill>
        </w:rPr>
        <w:t>购买</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文件并登记备案的供应商均无资格参加本次</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w:t>
      </w:r>
    </w:p>
    <w:p w14:paraId="6325A8FF">
      <w:pPr>
        <w:tabs>
          <w:tab w:val="left" w:pos="720"/>
        </w:tabs>
        <w:spacing w:line="360" w:lineRule="auto"/>
        <w:ind w:left="720" w:hanging="720"/>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1.3</w:t>
      </w:r>
      <w:r>
        <w:rPr>
          <w:rFonts w:asciiTheme="minorEastAsia" w:hAnsiTheme="minorEastAsia" w:eastAsiaTheme="minorEastAsia"/>
          <w:color w:val="000000" w:themeColor="text1"/>
          <w:sz w:val="24"/>
          <w:szCs w:val="24"/>
          <w14:textFill>
            <w14:solidFill>
              <w14:schemeClr w14:val="tx1"/>
            </w14:solidFill>
          </w14:textFill>
        </w:rPr>
        <w:tab/>
      </w:r>
      <w:r>
        <w:rPr>
          <w:rFonts w:asciiTheme="minorEastAsia" w:hAnsiTheme="minorEastAsia" w:eastAsiaTheme="minorEastAsia"/>
          <w:color w:val="000000" w:themeColor="text1"/>
          <w:sz w:val="24"/>
          <w:szCs w:val="24"/>
          <w14:textFill>
            <w14:solidFill>
              <w14:schemeClr w14:val="tx1"/>
            </w14:solidFill>
          </w14:textFill>
        </w:rPr>
        <w:t>单位负责人为同一人或者存在直接控股、管理关系的不同供应商，不得参加同一合同</w:t>
      </w:r>
      <w:r>
        <w:rPr>
          <w:rFonts w:hint="eastAsia" w:asciiTheme="minorEastAsia" w:hAnsiTheme="minorEastAsia" w:eastAsiaTheme="minorEastAsia"/>
          <w:color w:val="000000" w:themeColor="text1"/>
          <w:sz w:val="24"/>
          <w:szCs w:val="24"/>
          <w14:textFill>
            <w14:solidFill>
              <w14:schemeClr w14:val="tx1"/>
            </w14:solidFill>
          </w14:textFill>
        </w:rPr>
        <w:t>项</w:t>
      </w:r>
      <w:r>
        <w:rPr>
          <w:rFonts w:asciiTheme="minorEastAsia" w:hAnsiTheme="minorEastAsia" w:eastAsiaTheme="minorEastAsia"/>
          <w:color w:val="000000" w:themeColor="text1"/>
          <w:sz w:val="24"/>
          <w:szCs w:val="24"/>
          <w14:textFill>
            <w14:solidFill>
              <w14:schemeClr w14:val="tx1"/>
            </w14:solidFill>
          </w14:textFill>
        </w:rPr>
        <w:t>下的</w:t>
      </w:r>
      <w:r>
        <w:rPr>
          <w:rFonts w:hint="eastAsia" w:asciiTheme="minorEastAsia" w:hAnsiTheme="minorEastAsia" w:eastAsiaTheme="minorEastAsia"/>
          <w:color w:val="000000" w:themeColor="text1"/>
          <w:sz w:val="24"/>
          <w:szCs w:val="24"/>
          <w14:textFill>
            <w14:solidFill>
              <w14:schemeClr w14:val="tx1"/>
            </w14:solidFill>
          </w14:textFill>
        </w:rPr>
        <w:t>采购活动</w:t>
      </w:r>
      <w:r>
        <w:rPr>
          <w:rFonts w:asciiTheme="minorEastAsia" w:hAnsiTheme="minorEastAsia" w:eastAsiaTheme="minorEastAsia"/>
          <w:color w:val="000000" w:themeColor="text1"/>
          <w:sz w:val="24"/>
          <w:szCs w:val="24"/>
          <w14:textFill>
            <w14:solidFill>
              <w14:schemeClr w14:val="tx1"/>
            </w14:solidFill>
          </w14:textFill>
        </w:rPr>
        <w:t>；为本次采购项目提供整体设计、规范编制或者项目管理、监理、检测等服务的供应商，不得参加</w:t>
      </w:r>
      <w:r>
        <w:rPr>
          <w:rFonts w:hint="eastAsia" w:asciiTheme="minorEastAsia" w:hAnsiTheme="minorEastAsia" w:eastAsiaTheme="minorEastAsia"/>
          <w:color w:val="000000" w:themeColor="text1"/>
          <w:sz w:val="24"/>
          <w:szCs w:val="24"/>
          <w14:textFill>
            <w14:solidFill>
              <w14:schemeClr w14:val="tx1"/>
            </w14:solidFill>
          </w14:textFill>
        </w:rPr>
        <w:t>遴选。</w:t>
      </w:r>
    </w:p>
    <w:p w14:paraId="559474A9">
      <w:pPr>
        <w:tabs>
          <w:tab w:val="left" w:pos="720"/>
        </w:tabs>
        <w:spacing w:line="360" w:lineRule="auto"/>
        <w:ind w:left="720" w:hanging="720"/>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1</w:t>
      </w:r>
      <w:r>
        <w:rPr>
          <w:rFonts w:asciiTheme="minorEastAsia" w:hAnsiTheme="minorEastAsia" w:eastAsiaTheme="minorEastAsia"/>
          <w:color w:val="000000" w:themeColor="text1"/>
          <w:sz w:val="24"/>
          <w14:textFill>
            <w14:solidFill>
              <w14:schemeClr w14:val="tx1"/>
            </w14:solidFill>
          </w14:textFill>
        </w:rPr>
        <w:t>.</w:t>
      </w:r>
      <w:r>
        <w:rPr>
          <w:rFonts w:hint="eastAsia" w:asciiTheme="minorEastAsia" w:hAnsiTheme="minorEastAsia" w:eastAsiaTheme="minorEastAsia"/>
          <w:color w:val="000000" w:themeColor="text1"/>
          <w:sz w:val="24"/>
          <w14:textFill>
            <w14:solidFill>
              <w14:schemeClr w14:val="tx1"/>
            </w14:solidFill>
          </w14:textFill>
        </w:rPr>
        <w:t>4</w:t>
      </w:r>
      <w:r>
        <w:rPr>
          <w:rFonts w:hint="eastAsia" w:asciiTheme="minorEastAsia" w:hAnsiTheme="minorEastAsia" w:eastAsiaTheme="minorEastAsia"/>
          <w:color w:val="000000" w:themeColor="text1"/>
          <w:sz w:val="24"/>
          <w14:textFill>
            <w14:solidFill>
              <w14:schemeClr w14:val="tx1"/>
            </w14:solidFill>
          </w14:textFill>
        </w:rPr>
        <w:tab/>
      </w:r>
      <w:r>
        <w:rPr>
          <w:rFonts w:hint="eastAsia" w:asciiTheme="minorEastAsia" w:hAnsiTheme="minorEastAsia" w:eastAsiaTheme="minorEastAsia"/>
          <w:color w:val="000000" w:themeColor="text1"/>
          <w:sz w:val="24"/>
          <w:szCs w:val="24"/>
          <w14:textFill>
            <w14:solidFill>
              <w14:schemeClr w14:val="tx1"/>
            </w14:solidFill>
          </w14:textFill>
        </w:rPr>
        <w:t>供应商的信用信息记录：</w:t>
      </w:r>
    </w:p>
    <w:p w14:paraId="16364AE4">
      <w:pPr>
        <w:tabs>
          <w:tab w:val="left" w:pos="720"/>
        </w:tabs>
        <w:spacing w:line="360" w:lineRule="auto"/>
        <w:ind w:left="720" w:hanging="720"/>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1.4.1</w:t>
      </w:r>
      <w:r>
        <w:rPr>
          <w:rFonts w:hint="eastAsia" w:asciiTheme="minorEastAsia" w:hAnsiTheme="minorEastAsia" w:eastAsiaTheme="minorEastAsia"/>
          <w:color w:val="000000" w:themeColor="text1"/>
          <w:sz w:val="24"/>
          <w:szCs w:val="24"/>
          <w14:textFill>
            <w14:solidFill>
              <w14:schemeClr w14:val="tx1"/>
            </w14:solidFill>
          </w14:textFill>
        </w:rPr>
        <w:tab/>
      </w:r>
      <w:r>
        <w:rPr>
          <w:rFonts w:hint="eastAsia" w:asciiTheme="minorEastAsia" w:hAnsiTheme="minorEastAsia" w:eastAsiaTheme="minorEastAsia"/>
          <w:color w:val="000000" w:themeColor="text1"/>
          <w:sz w:val="24"/>
          <w:szCs w:val="24"/>
          <w14:textFill>
            <w14:solidFill>
              <w14:schemeClr w14:val="tx1"/>
            </w14:solidFill>
          </w14:textFill>
        </w:rPr>
        <w:t>使用规则</w:t>
      </w:r>
      <w:r>
        <w:rPr>
          <w:rFonts w:asciiTheme="minorEastAsia" w:hAnsiTheme="minorEastAsia" w:eastAsiaTheme="minorEastAsia"/>
          <w:color w:val="000000" w:themeColor="text1"/>
          <w:sz w:val="24"/>
          <w:szCs w:val="24"/>
          <w14:textFill>
            <w14:solidFill>
              <w14:schemeClr w14:val="tx1"/>
            </w14:solidFill>
          </w14:textFill>
        </w:rPr>
        <w:t>：</w:t>
      </w:r>
      <w:r>
        <w:rPr>
          <w:rFonts w:hint="eastAsia" w:asciiTheme="minorEastAsia" w:hAnsiTheme="minorEastAsia" w:eastAsiaTheme="minorEastAsia"/>
          <w:color w:val="000000" w:themeColor="text1"/>
          <w:sz w:val="24"/>
          <w:szCs w:val="24"/>
          <w14:textFill>
            <w14:solidFill>
              <w14:schemeClr w14:val="tx1"/>
            </w14:solidFill>
          </w14:textFill>
        </w:rPr>
        <w:t>经遴选代理机构</w:t>
      </w:r>
      <w:r>
        <w:rPr>
          <w:rFonts w:asciiTheme="minorEastAsia" w:hAnsiTheme="minorEastAsia" w:eastAsiaTheme="minorEastAsia"/>
          <w:color w:val="000000" w:themeColor="text1"/>
          <w:sz w:val="24"/>
          <w:szCs w:val="24"/>
          <w14:textFill>
            <w14:solidFill>
              <w14:schemeClr w14:val="tx1"/>
            </w14:solidFill>
          </w14:textFill>
        </w:rPr>
        <w:t>响应文件递交截止时间</w:t>
      </w:r>
      <w:r>
        <w:rPr>
          <w:rFonts w:hint="eastAsia" w:asciiTheme="minorEastAsia" w:hAnsiTheme="minorEastAsia" w:eastAsiaTheme="minorEastAsia"/>
          <w:color w:val="000000" w:themeColor="text1"/>
          <w:sz w:val="24"/>
          <w:szCs w:val="24"/>
          <w14:textFill>
            <w14:solidFill>
              <w14:schemeClr w14:val="tx1"/>
            </w14:solidFill>
          </w14:textFill>
        </w:rPr>
        <w:t>当</w:t>
      </w:r>
      <w:r>
        <w:rPr>
          <w:rFonts w:asciiTheme="minorEastAsia" w:hAnsiTheme="minorEastAsia" w:eastAsiaTheme="minorEastAsia"/>
          <w:color w:val="000000" w:themeColor="text1"/>
          <w:sz w:val="24"/>
          <w:szCs w:val="24"/>
          <w14:textFill>
            <w14:solidFill>
              <w14:schemeClr w14:val="tx1"/>
            </w14:solidFill>
          </w14:textFill>
        </w:rPr>
        <w:t>日查询</w:t>
      </w:r>
      <w:r>
        <w:rPr>
          <w:rFonts w:hint="eastAsia" w:asciiTheme="minorEastAsia" w:hAnsiTheme="minorEastAsia" w:eastAsiaTheme="minorEastAsia"/>
          <w:color w:val="000000" w:themeColor="text1"/>
          <w:sz w:val="24"/>
          <w:szCs w:val="24"/>
          <w14:textFill>
            <w14:solidFill>
              <w14:schemeClr w14:val="tx1"/>
            </w14:solidFill>
          </w14:textFill>
        </w:rPr>
        <w:t>，供应商被列入失信被执行人、</w:t>
      </w:r>
      <w:r>
        <w:rPr>
          <w:rFonts w:hint="eastAsia"/>
          <w:color w:val="000000" w:themeColor="text1"/>
          <w:sz w:val="24"/>
          <w14:textFill>
            <w14:solidFill>
              <w14:schemeClr w14:val="tx1"/>
            </w14:solidFill>
          </w14:textFill>
        </w:rPr>
        <w:t>重大税收违法失信主体</w:t>
      </w:r>
      <w:r>
        <w:rPr>
          <w:rFonts w:hint="eastAsia" w:asciiTheme="minorEastAsia" w:hAnsiTheme="minorEastAsia" w:eastAsiaTheme="minorEastAsia"/>
          <w:color w:val="000000" w:themeColor="text1"/>
          <w:sz w:val="24"/>
          <w:szCs w:val="24"/>
          <w14:textFill>
            <w14:solidFill>
              <w14:schemeClr w14:val="tx1"/>
            </w14:solidFill>
          </w14:textFill>
        </w:rPr>
        <w:t>、采购严重违法失信行为记录名单的，不得参加本次遴选。</w:t>
      </w:r>
    </w:p>
    <w:p w14:paraId="490D01B5">
      <w:pPr>
        <w:tabs>
          <w:tab w:val="left" w:pos="720"/>
        </w:tabs>
        <w:spacing w:line="360" w:lineRule="auto"/>
        <w:ind w:left="720" w:hanging="720"/>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1.4.2</w:t>
      </w:r>
      <w:r>
        <w:rPr>
          <w:rFonts w:hint="eastAsia" w:asciiTheme="minorEastAsia" w:hAnsiTheme="minorEastAsia" w:eastAsiaTheme="minorEastAsia"/>
          <w:color w:val="000000" w:themeColor="text1"/>
          <w:sz w:val="24"/>
          <w:szCs w:val="24"/>
          <w14:textFill>
            <w14:solidFill>
              <w14:schemeClr w14:val="tx1"/>
            </w14:solidFill>
          </w14:textFill>
        </w:rPr>
        <w:tab/>
      </w:r>
      <w:r>
        <w:rPr>
          <w:rFonts w:asciiTheme="minorEastAsia" w:hAnsiTheme="minorEastAsia" w:eastAsiaTheme="minorEastAsia"/>
          <w:color w:val="000000" w:themeColor="text1"/>
          <w:sz w:val="24"/>
          <w:szCs w:val="24"/>
          <w14:textFill>
            <w14:solidFill>
              <w14:schemeClr w14:val="tx1"/>
            </w14:solidFill>
          </w14:textFill>
        </w:rPr>
        <w:t>查询渠道：</w:t>
      </w:r>
      <w:r>
        <w:rPr>
          <w:rFonts w:hint="eastAsia" w:asciiTheme="minorEastAsia" w:hAnsiTheme="minorEastAsia" w:eastAsiaTheme="minorEastAsia"/>
          <w:color w:val="000000" w:themeColor="text1"/>
          <w:sz w:val="24"/>
          <w:szCs w:val="24"/>
          <w14:textFill>
            <w14:solidFill>
              <w14:schemeClr w14:val="tx1"/>
            </w14:solidFill>
          </w14:textFill>
        </w:rPr>
        <w:t>“信用中国”网站（www.creditchina.gov.cn）、中国政府采购网（www.ccgp.gov.cn）。</w:t>
      </w:r>
    </w:p>
    <w:p w14:paraId="37882857">
      <w:pPr>
        <w:tabs>
          <w:tab w:val="left" w:pos="720"/>
        </w:tabs>
        <w:spacing w:line="360" w:lineRule="auto"/>
        <w:ind w:left="720" w:hanging="720"/>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1.4.3</w:t>
      </w:r>
      <w:r>
        <w:rPr>
          <w:rFonts w:hint="eastAsia" w:asciiTheme="minorEastAsia" w:hAnsiTheme="minorEastAsia" w:eastAsiaTheme="minorEastAsia"/>
          <w:color w:val="000000" w:themeColor="text1"/>
          <w:sz w:val="24"/>
          <w:szCs w:val="24"/>
          <w14:textFill>
            <w14:solidFill>
              <w14:schemeClr w14:val="tx1"/>
            </w14:solidFill>
          </w14:textFill>
        </w:rPr>
        <w:tab/>
      </w:r>
      <w:r>
        <w:rPr>
          <w:rFonts w:hint="eastAsia" w:asciiTheme="minorEastAsia" w:hAnsiTheme="minorEastAsia" w:eastAsiaTheme="minorEastAsia"/>
          <w:color w:val="000000" w:themeColor="text1"/>
          <w:sz w:val="24"/>
          <w:szCs w:val="24"/>
          <w14:textFill>
            <w14:solidFill>
              <w14:schemeClr w14:val="tx1"/>
            </w14:solidFill>
          </w14:textFill>
        </w:rPr>
        <w:t>查询记录和证据留存的具体</w:t>
      </w:r>
      <w:r>
        <w:rPr>
          <w:rFonts w:hint="eastAsia" w:asciiTheme="minorEastAsia" w:hAnsiTheme="minorEastAsia" w:eastAsiaTheme="minorEastAsia"/>
          <w:color w:val="000000" w:themeColor="text1"/>
          <w:sz w:val="24"/>
          <w14:textFill>
            <w14:solidFill>
              <w14:schemeClr w14:val="tx1"/>
            </w14:solidFill>
          </w14:textFill>
        </w:rPr>
        <w:t>方式</w:t>
      </w:r>
      <w:r>
        <w:rPr>
          <w:rFonts w:asciiTheme="minorEastAsia" w:hAnsiTheme="minorEastAsia" w:eastAsiaTheme="minorEastAsia"/>
          <w:color w:val="000000" w:themeColor="text1"/>
          <w:sz w:val="24"/>
          <w14:textFill>
            <w14:solidFill>
              <w14:schemeClr w14:val="tx1"/>
            </w14:solidFill>
          </w14:textFill>
        </w:rPr>
        <w:t>：</w:t>
      </w:r>
      <w:r>
        <w:rPr>
          <w:rFonts w:hint="eastAsia" w:asciiTheme="minorEastAsia" w:hAnsiTheme="minorEastAsia" w:eastAsiaTheme="minorEastAsia"/>
          <w:color w:val="000000" w:themeColor="text1"/>
          <w:sz w:val="24"/>
          <w14:textFill>
            <w14:solidFill>
              <w14:schemeClr w14:val="tx1"/>
            </w14:solidFill>
          </w14:textFill>
        </w:rPr>
        <w:t>经遴选代理机构</w:t>
      </w:r>
      <w:r>
        <w:rPr>
          <w:rFonts w:asciiTheme="minorEastAsia" w:hAnsiTheme="minorEastAsia" w:eastAsiaTheme="minorEastAsia"/>
          <w:color w:val="000000" w:themeColor="text1"/>
          <w:sz w:val="24"/>
          <w14:textFill>
            <w14:solidFill>
              <w14:schemeClr w14:val="tx1"/>
            </w14:solidFill>
          </w14:textFill>
        </w:rPr>
        <w:t>查询</w:t>
      </w:r>
      <w:r>
        <w:rPr>
          <w:rFonts w:hint="eastAsia" w:asciiTheme="minorEastAsia" w:hAnsiTheme="minorEastAsia" w:eastAsiaTheme="minorEastAsia"/>
          <w:color w:val="000000" w:themeColor="text1"/>
          <w:sz w:val="24"/>
          <w14:textFill>
            <w14:solidFill>
              <w14:schemeClr w14:val="tx1"/>
            </w14:solidFill>
          </w14:textFill>
        </w:rPr>
        <w:t>的查询</w:t>
      </w:r>
      <w:r>
        <w:rPr>
          <w:rFonts w:asciiTheme="minorEastAsia" w:hAnsiTheme="minorEastAsia" w:eastAsiaTheme="minorEastAsia"/>
          <w:color w:val="000000" w:themeColor="text1"/>
          <w:sz w:val="24"/>
          <w14:textFill>
            <w14:solidFill>
              <w14:schemeClr w14:val="tx1"/>
            </w14:solidFill>
          </w14:textFill>
        </w:rPr>
        <w:t>结果网页截图作为查询记录和证据，与其他</w:t>
      </w:r>
      <w:r>
        <w:rPr>
          <w:rFonts w:hint="eastAsia" w:asciiTheme="minorEastAsia" w:hAnsiTheme="minorEastAsia" w:eastAsiaTheme="minorEastAsia"/>
          <w:color w:val="000000" w:themeColor="text1"/>
          <w:sz w:val="24"/>
          <w14:textFill>
            <w14:solidFill>
              <w14:schemeClr w14:val="tx1"/>
            </w14:solidFill>
          </w14:textFill>
        </w:rPr>
        <w:t>评审记录</w:t>
      </w:r>
      <w:r>
        <w:rPr>
          <w:rFonts w:asciiTheme="minorEastAsia" w:hAnsiTheme="minorEastAsia" w:eastAsiaTheme="minorEastAsia"/>
          <w:color w:val="000000" w:themeColor="text1"/>
          <w:sz w:val="24"/>
          <w14:textFill>
            <w14:solidFill>
              <w14:schemeClr w14:val="tx1"/>
            </w14:solidFill>
          </w14:textFill>
        </w:rPr>
        <w:t>一并保存</w:t>
      </w:r>
      <w:r>
        <w:rPr>
          <w:rFonts w:hint="eastAsia" w:asciiTheme="minorEastAsia" w:hAnsiTheme="minorEastAsia" w:eastAsiaTheme="minorEastAsia"/>
          <w:color w:val="000000" w:themeColor="text1"/>
          <w:sz w:val="24"/>
          <w14:textFill>
            <w14:solidFill>
              <w14:schemeClr w14:val="tx1"/>
            </w14:solidFill>
          </w14:textFill>
        </w:rPr>
        <w:t>。</w:t>
      </w:r>
    </w:p>
    <w:p w14:paraId="086902A4">
      <w:pPr>
        <w:pStyle w:val="4"/>
        <w:spacing w:before="0" w:after="0" w:line="360" w:lineRule="auto"/>
        <w:rPr>
          <w:rFonts w:hint="eastAsia" w:asciiTheme="minorEastAsia" w:hAnsiTheme="minorEastAsia" w:eastAsiaTheme="minorEastAsia"/>
          <w:color w:val="000000" w:themeColor="text1"/>
          <w:sz w:val="24"/>
          <w:szCs w:val="24"/>
          <w14:textFill>
            <w14:solidFill>
              <w14:schemeClr w14:val="tx1"/>
            </w14:solidFill>
          </w14:textFill>
        </w:rPr>
      </w:pPr>
      <w:bookmarkStart w:id="22" w:name="_Toc163893387"/>
      <w:bookmarkStart w:id="23" w:name="_Toc107917986"/>
      <w:bookmarkStart w:id="24" w:name="_Toc497315070"/>
      <w:bookmarkStart w:id="25" w:name="_Toc134857273"/>
      <w:bookmarkStart w:id="26" w:name="_Toc495677418"/>
      <w:r>
        <w:rPr>
          <w:rFonts w:asciiTheme="minorEastAsia" w:hAnsiTheme="minorEastAsia" w:eastAsiaTheme="minorEastAsia"/>
          <w:color w:val="000000" w:themeColor="text1"/>
          <w:sz w:val="24"/>
          <w:szCs w:val="24"/>
          <w14:textFill>
            <w14:solidFill>
              <w14:schemeClr w14:val="tx1"/>
            </w14:solidFill>
          </w14:textFill>
        </w:rPr>
        <w:t>2．资金来源</w:t>
      </w:r>
      <w:bookmarkEnd w:id="22"/>
      <w:bookmarkEnd w:id="23"/>
      <w:bookmarkEnd w:id="24"/>
      <w:bookmarkEnd w:id="25"/>
      <w:bookmarkEnd w:id="26"/>
    </w:p>
    <w:p w14:paraId="63ADCECA">
      <w:pPr>
        <w:tabs>
          <w:tab w:val="left" w:pos="720"/>
        </w:tabs>
        <w:spacing w:line="360" w:lineRule="auto"/>
        <w:ind w:left="720" w:hanging="720"/>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2.1</w:t>
      </w:r>
      <w:r>
        <w:rPr>
          <w:rFonts w:asciiTheme="minorEastAsia" w:hAnsiTheme="minorEastAsia" w:eastAsiaTheme="minorEastAsia"/>
          <w:color w:val="000000" w:themeColor="text1"/>
          <w:sz w:val="24"/>
          <w:szCs w:val="24"/>
          <w14:textFill>
            <w14:solidFill>
              <w14:schemeClr w14:val="tx1"/>
            </w14:solidFill>
          </w14:textFill>
        </w:rPr>
        <w:tab/>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邀请中所述的</w:t>
      </w:r>
      <w:r>
        <w:rPr>
          <w:rFonts w:hint="eastAsia" w:asciiTheme="minorEastAsia" w:hAnsiTheme="minorEastAsia" w:eastAsiaTheme="minorEastAsia"/>
          <w:color w:val="000000" w:themeColor="text1"/>
          <w:sz w:val="24"/>
          <w:szCs w:val="24"/>
          <w14:textFill>
            <w14:solidFill>
              <w14:schemeClr w14:val="tx1"/>
            </w14:solidFill>
          </w14:textFill>
        </w:rPr>
        <w:t>遴选人</w:t>
      </w:r>
      <w:r>
        <w:rPr>
          <w:rFonts w:asciiTheme="minorEastAsia" w:hAnsiTheme="minorEastAsia" w:eastAsiaTheme="minorEastAsia"/>
          <w:color w:val="000000" w:themeColor="text1"/>
          <w:sz w:val="24"/>
          <w:szCs w:val="24"/>
          <w14:textFill>
            <w14:solidFill>
              <w14:schemeClr w14:val="tx1"/>
            </w14:solidFill>
          </w14:textFill>
        </w:rPr>
        <w:t>必须获得足以支付本次</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后所签订的合同项下的款项。</w:t>
      </w:r>
    </w:p>
    <w:bookmarkEnd w:id="18"/>
    <w:p w14:paraId="7A7426A3">
      <w:pPr>
        <w:pStyle w:val="4"/>
        <w:spacing w:before="0" w:after="0" w:line="360" w:lineRule="auto"/>
        <w:rPr>
          <w:rFonts w:hint="eastAsia" w:asciiTheme="minorEastAsia" w:hAnsiTheme="minorEastAsia" w:eastAsiaTheme="minorEastAsia"/>
          <w:color w:val="000000" w:themeColor="text1"/>
          <w:sz w:val="24"/>
          <w:szCs w:val="24"/>
          <w14:textFill>
            <w14:solidFill>
              <w14:schemeClr w14:val="tx1"/>
            </w14:solidFill>
          </w14:textFill>
        </w:rPr>
      </w:pPr>
      <w:bookmarkStart w:id="27" w:name="_Toc107917987"/>
      <w:bookmarkStart w:id="28" w:name="_Toc73427781"/>
      <w:bookmarkStart w:id="29" w:name="_Toc495677419"/>
      <w:bookmarkStart w:id="30" w:name="_Toc497315071"/>
      <w:r>
        <w:rPr>
          <w:rFonts w:asciiTheme="minorEastAsia" w:hAnsiTheme="minorEastAsia" w:eastAsiaTheme="minorEastAsia"/>
          <w:color w:val="000000" w:themeColor="text1"/>
          <w:sz w:val="24"/>
          <w:szCs w:val="24"/>
          <w14:textFill>
            <w14:solidFill>
              <w14:schemeClr w14:val="tx1"/>
            </w14:solidFill>
          </w14:textFill>
        </w:rPr>
        <w:t>3．</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费用</w:t>
      </w:r>
      <w:bookmarkEnd w:id="27"/>
      <w:bookmarkEnd w:id="28"/>
      <w:bookmarkEnd w:id="29"/>
      <w:bookmarkEnd w:id="30"/>
    </w:p>
    <w:p w14:paraId="376803C5">
      <w:pPr>
        <w:spacing w:line="360" w:lineRule="auto"/>
        <w:ind w:left="600" w:hanging="600" w:hangingChars="250"/>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3.1</w:t>
      </w:r>
      <w:r>
        <w:rPr>
          <w:rFonts w:hint="eastAsia" w:asciiTheme="minorEastAsia" w:hAnsiTheme="minorEastAsia" w:eastAsiaTheme="minorEastAsia"/>
          <w:color w:val="000000" w:themeColor="text1"/>
          <w:sz w:val="24"/>
          <w:szCs w:val="24"/>
          <w14:textFill>
            <w14:solidFill>
              <w14:schemeClr w14:val="tx1"/>
            </w14:solidFill>
          </w14:textFill>
        </w:rPr>
        <w:tab/>
      </w:r>
      <w:r>
        <w:rPr>
          <w:rFonts w:asciiTheme="minorEastAsia" w:hAnsiTheme="minorEastAsia" w:eastAsiaTheme="minorEastAsia"/>
          <w:color w:val="000000" w:themeColor="text1"/>
          <w:sz w:val="24"/>
          <w:szCs w:val="24"/>
          <w14:textFill>
            <w14:solidFill>
              <w14:schemeClr w14:val="tx1"/>
            </w14:solidFill>
          </w14:textFill>
        </w:rPr>
        <w:t>供应商应承担所有与准备和参加</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有关的费用。不论</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的结果如何，</w:t>
      </w:r>
      <w:r>
        <w:rPr>
          <w:rFonts w:hint="eastAsia" w:asciiTheme="minorEastAsia" w:hAnsiTheme="minorEastAsia" w:eastAsiaTheme="minorEastAsia"/>
          <w:color w:val="000000" w:themeColor="text1"/>
          <w:sz w:val="24"/>
          <w:szCs w:val="24"/>
          <w14:textFill>
            <w14:solidFill>
              <w14:schemeClr w14:val="tx1"/>
            </w14:solidFill>
          </w14:textFill>
        </w:rPr>
        <w:t>遴选人和遴选代理机构</w:t>
      </w:r>
      <w:r>
        <w:rPr>
          <w:rFonts w:asciiTheme="minorEastAsia" w:hAnsiTheme="minorEastAsia" w:eastAsiaTheme="minorEastAsia"/>
          <w:color w:val="000000" w:themeColor="text1"/>
          <w:sz w:val="24"/>
          <w:szCs w:val="24"/>
          <w14:textFill>
            <w14:solidFill>
              <w14:schemeClr w14:val="tx1"/>
            </w14:solidFill>
          </w14:textFill>
        </w:rPr>
        <w:t>均无义务和责任承担这些费用。</w:t>
      </w:r>
      <w:bookmarkStart w:id="31" w:name="_Toc73427782"/>
    </w:p>
    <w:p w14:paraId="6E40C00D">
      <w:pPr>
        <w:pStyle w:val="4"/>
        <w:spacing w:before="0" w:after="0" w:line="360" w:lineRule="auto"/>
        <w:rPr>
          <w:rFonts w:hint="eastAsia" w:asciiTheme="minorEastAsia" w:hAnsiTheme="minorEastAsia" w:eastAsiaTheme="minorEastAsia"/>
          <w:color w:val="000000" w:themeColor="text1"/>
          <w:sz w:val="24"/>
          <w:szCs w:val="24"/>
          <w14:textFill>
            <w14:solidFill>
              <w14:schemeClr w14:val="tx1"/>
            </w14:solidFill>
          </w14:textFill>
        </w:rPr>
      </w:pPr>
      <w:bookmarkStart w:id="32" w:name="_Toc495677420"/>
      <w:bookmarkStart w:id="33" w:name="_Toc107917988"/>
      <w:bookmarkStart w:id="34" w:name="_Toc497315072"/>
      <w:r>
        <w:rPr>
          <w:rFonts w:asciiTheme="minorEastAsia" w:hAnsiTheme="minorEastAsia" w:eastAsiaTheme="minorEastAsia"/>
          <w:color w:val="000000" w:themeColor="text1"/>
          <w:sz w:val="24"/>
          <w:szCs w:val="24"/>
          <w14:textFill>
            <w14:solidFill>
              <w14:schemeClr w14:val="tx1"/>
            </w14:solidFill>
          </w14:textFill>
        </w:rPr>
        <w:t>二</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文件</w:t>
      </w:r>
      <w:bookmarkEnd w:id="31"/>
      <w:bookmarkEnd w:id="32"/>
      <w:bookmarkEnd w:id="33"/>
      <w:bookmarkEnd w:id="34"/>
    </w:p>
    <w:p w14:paraId="094E2ABD">
      <w:pPr>
        <w:pStyle w:val="4"/>
        <w:spacing w:before="0" w:after="0" w:line="360" w:lineRule="auto"/>
        <w:rPr>
          <w:rFonts w:hint="eastAsia" w:asciiTheme="minorEastAsia" w:hAnsiTheme="minorEastAsia" w:eastAsiaTheme="minorEastAsia"/>
          <w:color w:val="000000" w:themeColor="text1"/>
          <w:sz w:val="24"/>
          <w:szCs w:val="24"/>
          <w14:textFill>
            <w14:solidFill>
              <w14:schemeClr w14:val="tx1"/>
            </w14:solidFill>
          </w14:textFill>
        </w:rPr>
      </w:pPr>
      <w:bookmarkStart w:id="35" w:name="_Toc497315073"/>
      <w:bookmarkStart w:id="36" w:name="_Toc73427783"/>
      <w:bookmarkStart w:id="37" w:name="_Toc107917989"/>
      <w:bookmarkStart w:id="38" w:name="_Toc495677421"/>
      <w:r>
        <w:rPr>
          <w:rFonts w:asciiTheme="minorEastAsia" w:hAnsiTheme="minorEastAsia" w:eastAsiaTheme="minorEastAsia"/>
          <w:color w:val="000000" w:themeColor="text1"/>
          <w:sz w:val="24"/>
          <w:szCs w:val="24"/>
          <w14:textFill>
            <w14:solidFill>
              <w14:schemeClr w14:val="tx1"/>
            </w14:solidFill>
          </w14:textFill>
        </w:rPr>
        <w:t>4．</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文件构成</w:t>
      </w:r>
      <w:bookmarkEnd w:id="35"/>
      <w:bookmarkEnd w:id="36"/>
      <w:bookmarkEnd w:id="37"/>
      <w:bookmarkEnd w:id="38"/>
    </w:p>
    <w:p w14:paraId="0D6ADFA1">
      <w:pPr>
        <w:spacing w:line="360" w:lineRule="auto"/>
        <w:ind w:left="840" w:hanging="840" w:hangingChars="350"/>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4.1</w:t>
      </w:r>
      <w:r>
        <w:rPr>
          <w:rFonts w:hint="eastAsia" w:asciiTheme="minorEastAsia" w:hAnsiTheme="minorEastAsia" w:eastAsiaTheme="minorEastAsia"/>
          <w:color w:val="000000" w:themeColor="text1"/>
          <w:sz w:val="24"/>
          <w:szCs w:val="24"/>
          <w14:textFill>
            <w14:solidFill>
              <w14:schemeClr w14:val="tx1"/>
            </w14:solidFill>
          </w14:textFill>
        </w:rPr>
        <w:tab/>
      </w:r>
      <w:r>
        <w:rPr>
          <w:rFonts w:asciiTheme="minorEastAsia" w:hAnsiTheme="minorEastAsia" w:eastAsiaTheme="minorEastAsia"/>
          <w:color w:val="000000" w:themeColor="text1"/>
          <w:sz w:val="24"/>
          <w:szCs w:val="24"/>
          <w14:textFill>
            <w14:solidFill>
              <w14:schemeClr w14:val="tx1"/>
            </w14:solidFill>
          </w14:textFill>
        </w:rPr>
        <w:t>要求提供的</w:t>
      </w:r>
      <w:r>
        <w:rPr>
          <w:rFonts w:hint="eastAsia" w:asciiTheme="minorEastAsia" w:hAnsiTheme="minorEastAsia" w:eastAsiaTheme="minorEastAsia"/>
          <w:color w:val="000000" w:themeColor="text1"/>
          <w:sz w:val="24"/>
          <w:szCs w:val="24"/>
          <w14:textFill>
            <w14:solidFill>
              <w14:schemeClr w14:val="tx1"/>
            </w14:solidFill>
          </w14:textFill>
        </w:rPr>
        <w:t>货物</w:t>
      </w:r>
      <w:r>
        <w:rPr>
          <w:rFonts w:asciiTheme="minorEastAsia" w:hAnsiTheme="minorEastAsia" w:eastAsiaTheme="minorEastAsia"/>
          <w:color w:val="000000" w:themeColor="text1"/>
          <w:sz w:val="24"/>
          <w:szCs w:val="24"/>
          <w14:textFill>
            <w14:solidFill>
              <w14:schemeClr w14:val="tx1"/>
            </w14:solidFill>
          </w14:textFill>
        </w:rPr>
        <w:t>及详细</w:t>
      </w:r>
      <w:r>
        <w:rPr>
          <w:rFonts w:hint="eastAsia" w:asciiTheme="minorEastAsia" w:hAnsiTheme="minorEastAsia" w:eastAsiaTheme="minorEastAsia"/>
          <w:color w:val="000000" w:themeColor="text1"/>
          <w:sz w:val="24"/>
          <w:szCs w:val="24"/>
          <w14:textFill>
            <w14:solidFill>
              <w14:schemeClr w14:val="tx1"/>
            </w14:solidFill>
          </w14:textFill>
        </w:rPr>
        <w:t>采购需求</w:t>
      </w:r>
      <w:r>
        <w:rPr>
          <w:rFonts w:asciiTheme="minorEastAsia" w:hAnsiTheme="minorEastAsia" w:eastAsiaTheme="minorEastAsia"/>
          <w:color w:val="000000" w:themeColor="text1"/>
          <w:sz w:val="24"/>
          <w:szCs w:val="24"/>
          <w14:textFill>
            <w14:solidFill>
              <w14:schemeClr w14:val="tx1"/>
            </w14:solidFill>
          </w14:textFill>
        </w:rPr>
        <w:t>、</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须知和合同条件等在</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文件中均有说明。</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文件共</w:t>
      </w:r>
      <w:r>
        <w:rPr>
          <w:rFonts w:hint="eastAsia" w:asciiTheme="minorEastAsia" w:hAnsiTheme="minorEastAsia" w:eastAsiaTheme="minorEastAsia"/>
          <w:color w:val="000000" w:themeColor="text1"/>
          <w:sz w:val="24"/>
          <w:szCs w:val="24"/>
          <w14:textFill>
            <w14:solidFill>
              <w14:schemeClr w14:val="tx1"/>
            </w14:solidFill>
          </w14:textFill>
        </w:rPr>
        <w:t>七</w:t>
      </w:r>
      <w:r>
        <w:rPr>
          <w:rFonts w:asciiTheme="minorEastAsia" w:hAnsiTheme="minorEastAsia" w:eastAsiaTheme="minorEastAsia"/>
          <w:color w:val="000000" w:themeColor="text1"/>
          <w:sz w:val="24"/>
          <w:szCs w:val="24"/>
          <w14:textFill>
            <w14:solidFill>
              <w14:schemeClr w14:val="tx1"/>
            </w14:solidFill>
          </w14:textFill>
        </w:rPr>
        <w:t>章，内容如下：</w:t>
      </w:r>
    </w:p>
    <w:p w14:paraId="765E9C6A">
      <w:pPr>
        <w:spacing w:line="360" w:lineRule="auto"/>
        <w:ind w:firstLine="849" w:firstLineChars="354"/>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第一章 遴选邀请</w:t>
      </w:r>
    </w:p>
    <w:p w14:paraId="0AC2BB33">
      <w:pPr>
        <w:spacing w:line="360" w:lineRule="auto"/>
        <w:ind w:firstLine="849" w:firstLineChars="354"/>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第二章 供应商须知资料表</w:t>
      </w:r>
      <w:r>
        <w:rPr>
          <w:rFonts w:hint="eastAsia" w:asciiTheme="minorEastAsia" w:hAnsiTheme="minorEastAsia" w:eastAsiaTheme="minorEastAsia"/>
          <w:color w:val="000000" w:themeColor="text1"/>
          <w:sz w:val="24"/>
          <w:szCs w:val="24"/>
          <w14:textFill>
            <w14:solidFill>
              <w14:schemeClr w14:val="tx1"/>
            </w14:solidFill>
          </w14:textFill>
        </w:rPr>
        <w:tab/>
      </w:r>
    </w:p>
    <w:p w14:paraId="033A2375">
      <w:pPr>
        <w:spacing w:line="360" w:lineRule="auto"/>
        <w:ind w:firstLine="849" w:firstLineChars="354"/>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第三章 供应商须知</w:t>
      </w:r>
    </w:p>
    <w:p w14:paraId="39223C88">
      <w:pPr>
        <w:spacing w:line="360" w:lineRule="auto"/>
        <w:ind w:firstLine="849" w:firstLineChars="354"/>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第四章 采购需求</w:t>
      </w:r>
    </w:p>
    <w:p w14:paraId="1B978002">
      <w:pPr>
        <w:spacing w:line="360" w:lineRule="auto"/>
        <w:ind w:firstLine="849" w:firstLineChars="354"/>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第五章 评审内容</w:t>
      </w:r>
    </w:p>
    <w:p w14:paraId="08C99502">
      <w:pPr>
        <w:spacing w:line="360" w:lineRule="auto"/>
        <w:ind w:firstLine="849" w:firstLineChars="354"/>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第六章 合同条款</w:t>
      </w:r>
    </w:p>
    <w:p w14:paraId="1F92579D">
      <w:pPr>
        <w:spacing w:line="360" w:lineRule="auto"/>
        <w:ind w:firstLine="849" w:firstLineChars="354"/>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第七章 附件</w:t>
      </w:r>
    </w:p>
    <w:p w14:paraId="6F977AB5">
      <w:pPr>
        <w:spacing w:line="360" w:lineRule="auto"/>
        <w:ind w:left="840" w:hanging="840" w:hangingChars="350"/>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4.2    供应商应认真阅读</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文件中所有的事项、格式、条款和技术规范等</w:t>
      </w:r>
      <w:r>
        <w:rPr>
          <w:rFonts w:hint="eastAsia" w:asciiTheme="minorEastAsia" w:hAnsiTheme="minorEastAsia" w:eastAsiaTheme="minorEastAsia"/>
          <w:color w:val="000000" w:themeColor="text1"/>
          <w:sz w:val="24"/>
          <w:szCs w:val="24"/>
          <w14:textFill>
            <w14:solidFill>
              <w14:schemeClr w14:val="tx1"/>
            </w14:solidFill>
          </w14:textFill>
        </w:rPr>
        <w:t>，供应商应当按照遴选文件的要求编制响应文件，响应文件应当对遴选文件提出的要求和条件作出明确响应</w:t>
      </w:r>
      <w:r>
        <w:rPr>
          <w:rFonts w:asciiTheme="minorEastAsia" w:hAnsiTheme="minorEastAsia" w:eastAsiaTheme="minorEastAsia"/>
          <w:color w:val="000000" w:themeColor="text1"/>
          <w:sz w:val="24"/>
          <w:szCs w:val="24"/>
          <w14:textFill>
            <w14:solidFill>
              <w14:schemeClr w14:val="tx1"/>
            </w14:solidFill>
          </w14:textFill>
        </w:rPr>
        <w:t>。如供应商没有按照</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文件要求提交全部资料，或者响应文件没有对</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文件在各方面都作出实质性响应是供应商的风险，并可能导致其</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被拒绝。</w:t>
      </w:r>
      <w:bookmarkStart w:id="39" w:name="_Toc73427784"/>
    </w:p>
    <w:p w14:paraId="46063A2F">
      <w:pPr>
        <w:pStyle w:val="4"/>
        <w:spacing w:before="0" w:after="0" w:line="360" w:lineRule="auto"/>
        <w:rPr>
          <w:rFonts w:hint="eastAsia" w:asciiTheme="minorEastAsia" w:hAnsiTheme="minorEastAsia" w:eastAsiaTheme="minorEastAsia"/>
          <w:color w:val="000000" w:themeColor="text1"/>
          <w:sz w:val="24"/>
          <w:szCs w:val="24"/>
          <w14:textFill>
            <w14:solidFill>
              <w14:schemeClr w14:val="tx1"/>
            </w14:solidFill>
          </w14:textFill>
        </w:rPr>
      </w:pPr>
      <w:bookmarkStart w:id="40" w:name="_Toc495677422"/>
      <w:bookmarkStart w:id="41" w:name="_Toc497315074"/>
      <w:bookmarkStart w:id="42" w:name="_Toc107917990"/>
      <w:r>
        <w:rPr>
          <w:rFonts w:asciiTheme="minorEastAsia" w:hAnsiTheme="minorEastAsia" w:eastAsiaTheme="minorEastAsia"/>
          <w:color w:val="000000" w:themeColor="text1"/>
          <w:sz w:val="24"/>
          <w:szCs w:val="24"/>
          <w14:textFill>
            <w14:solidFill>
              <w14:schemeClr w14:val="tx1"/>
            </w14:solidFill>
          </w14:textFill>
        </w:rPr>
        <w:t>5．</w:t>
      </w:r>
      <w:bookmarkEnd w:id="39"/>
      <w:r>
        <w:rPr>
          <w:rFonts w:hint="eastAsia" w:asciiTheme="minorEastAsia" w:hAnsiTheme="minorEastAsia" w:eastAsiaTheme="minorEastAsia"/>
          <w:color w:val="000000" w:themeColor="text1"/>
          <w:sz w:val="24"/>
          <w:szCs w:val="24"/>
          <w14:textFill>
            <w14:solidFill>
              <w14:schemeClr w14:val="tx1"/>
            </w14:solidFill>
          </w14:textFill>
        </w:rPr>
        <w:t>供应商的疑问</w:t>
      </w:r>
      <w:bookmarkEnd w:id="40"/>
      <w:bookmarkEnd w:id="41"/>
      <w:bookmarkEnd w:id="42"/>
    </w:p>
    <w:p w14:paraId="32692BC2">
      <w:pPr>
        <w:spacing w:line="360" w:lineRule="auto"/>
        <w:ind w:left="720" w:hanging="720" w:hangingChars="300"/>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5.1   供应商</w:t>
      </w:r>
      <w:r>
        <w:rPr>
          <w:rFonts w:hint="eastAsia" w:asciiTheme="minorEastAsia" w:hAnsiTheme="minorEastAsia" w:eastAsiaTheme="minorEastAsia"/>
          <w:color w:val="000000" w:themeColor="text1"/>
          <w:sz w:val="24"/>
          <w:szCs w:val="24"/>
          <w14:textFill>
            <w14:solidFill>
              <w14:schemeClr w14:val="tx1"/>
            </w14:solidFill>
          </w14:textFill>
        </w:rPr>
        <w:t>对遴选文件有疑问</w:t>
      </w:r>
      <w:r>
        <w:rPr>
          <w:rFonts w:asciiTheme="minorEastAsia" w:hAnsiTheme="minorEastAsia" w:eastAsiaTheme="minorEastAsia"/>
          <w:color w:val="000000" w:themeColor="text1"/>
          <w:sz w:val="24"/>
          <w:szCs w:val="24"/>
          <w14:textFill>
            <w14:solidFill>
              <w14:schemeClr w14:val="tx1"/>
            </w14:solidFill>
          </w14:textFill>
        </w:rPr>
        <w:t>，</w:t>
      </w:r>
      <w:r>
        <w:rPr>
          <w:rFonts w:hint="eastAsia" w:asciiTheme="minorEastAsia" w:hAnsiTheme="minorEastAsia" w:eastAsiaTheme="minorEastAsia"/>
          <w:color w:val="000000" w:themeColor="text1"/>
          <w:sz w:val="24"/>
          <w:szCs w:val="24"/>
          <w14:textFill>
            <w14:solidFill>
              <w14:schemeClr w14:val="tx1"/>
            </w14:solidFill>
          </w14:textFill>
        </w:rPr>
        <w:t>并且</w:t>
      </w:r>
      <w:r>
        <w:rPr>
          <w:rFonts w:asciiTheme="minorEastAsia" w:hAnsiTheme="minorEastAsia" w:eastAsiaTheme="minorEastAsia"/>
          <w:color w:val="000000" w:themeColor="text1"/>
          <w:sz w:val="24"/>
          <w:szCs w:val="24"/>
          <w14:textFill>
            <w14:solidFill>
              <w14:schemeClr w14:val="tx1"/>
            </w14:solidFill>
          </w14:textFill>
        </w:rPr>
        <w:t>以书面形式</w:t>
      </w:r>
      <w:r>
        <w:rPr>
          <w:rFonts w:hint="eastAsia" w:asciiTheme="minorEastAsia" w:hAnsiTheme="minorEastAsia" w:eastAsiaTheme="minorEastAsia"/>
          <w:color w:val="000000" w:themeColor="text1"/>
          <w:sz w:val="24"/>
          <w:szCs w:val="24"/>
          <w14:textFill>
            <w14:solidFill>
              <w14:schemeClr w14:val="tx1"/>
            </w14:solidFill>
          </w14:textFill>
        </w:rPr>
        <w:t>向遴选人、遴选代理机构提出的</w:t>
      </w:r>
      <w:r>
        <w:rPr>
          <w:rFonts w:asciiTheme="minorEastAsia" w:hAnsiTheme="minorEastAsia" w:eastAsiaTheme="minorEastAsia"/>
          <w:color w:val="000000" w:themeColor="text1"/>
          <w:sz w:val="24"/>
          <w:szCs w:val="24"/>
          <w14:textFill>
            <w14:solidFill>
              <w14:schemeClr w14:val="tx1"/>
            </w14:solidFill>
          </w14:textFill>
        </w:rPr>
        <w:t>，</w:t>
      </w:r>
      <w:r>
        <w:rPr>
          <w:rFonts w:hint="eastAsia" w:asciiTheme="minorEastAsia" w:hAnsiTheme="minorEastAsia" w:eastAsiaTheme="minorEastAsia"/>
          <w:color w:val="000000" w:themeColor="text1"/>
          <w:sz w:val="24"/>
          <w:szCs w:val="24"/>
          <w14:textFill>
            <w14:solidFill>
              <w14:schemeClr w14:val="tx1"/>
            </w14:solidFill>
          </w14:textFill>
        </w:rPr>
        <w:t>遴选人、遴选代理机构对书面疑问将以书面形式答复，并将书面答复发给每个购买遴选文件的供应商，</w:t>
      </w:r>
      <w:r>
        <w:rPr>
          <w:rFonts w:asciiTheme="minorEastAsia" w:hAnsiTheme="minorEastAsia" w:eastAsiaTheme="minorEastAsia"/>
          <w:color w:val="000000" w:themeColor="text1"/>
          <w:sz w:val="24"/>
          <w:szCs w:val="24"/>
          <w14:textFill>
            <w14:solidFill>
              <w14:schemeClr w14:val="tx1"/>
            </w14:solidFill>
          </w14:textFill>
        </w:rPr>
        <w:t>答复中不包括问题的来源。</w:t>
      </w:r>
      <w:bookmarkStart w:id="43" w:name="_Toc73427785"/>
    </w:p>
    <w:p w14:paraId="4103A97B">
      <w:pPr>
        <w:pStyle w:val="4"/>
        <w:spacing w:before="0" w:after="0" w:line="360" w:lineRule="auto"/>
        <w:rPr>
          <w:rFonts w:hint="eastAsia" w:asciiTheme="minorEastAsia" w:hAnsiTheme="minorEastAsia" w:eastAsiaTheme="minorEastAsia"/>
          <w:color w:val="000000" w:themeColor="text1"/>
          <w:sz w:val="24"/>
          <w:szCs w:val="24"/>
          <w14:textFill>
            <w14:solidFill>
              <w14:schemeClr w14:val="tx1"/>
            </w14:solidFill>
          </w14:textFill>
        </w:rPr>
      </w:pPr>
      <w:bookmarkStart w:id="44" w:name="_Toc497315075"/>
      <w:bookmarkStart w:id="45" w:name="_Toc495677423"/>
      <w:bookmarkStart w:id="46" w:name="_Toc107917991"/>
      <w:r>
        <w:rPr>
          <w:rFonts w:asciiTheme="minorEastAsia" w:hAnsiTheme="minorEastAsia" w:eastAsiaTheme="minorEastAsia"/>
          <w:color w:val="000000" w:themeColor="text1"/>
          <w:sz w:val="24"/>
          <w:szCs w:val="24"/>
          <w14:textFill>
            <w14:solidFill>
              <w14:schemeClr w14:val="tx1"/>
            </w14:solidFill>
          </w14:textFill>
        </w:rPr>
        <w:t>6．</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文件的</w:t>
      </w:r>
      <w:r>
        <w:rPr>
          <w:rFonts w:hint="eastAsia" w:asciiTheme="minorEastAsia" w:hAnsiTheme="minorEastAsia" w:eastAsiaTheme="minorEastAsia"/>
          <w:color w:val="000000" w:themeColor="text1"/>
          <w:sz w:val="24"/>
          <w:szCs w:val="24"/>
          <w14:textFill>
            <w14:solidFill>
              <w14:schemeClr w14:val="tx1"/>
            </w14:solidFill>
          </w14:textFill>
        </w:rPr>
        <w:t>澄清或者</w:t>
      </w:r>
      <w:r>
        <w:rPr>
          <w:rFonts w:asciiTheme="minorEastAsia" w:hAnsiTheme="minorEastAsia" w:eastAsiaTheme="minorEastAsia"/>
          <w:color w:val="000000" w:themeColor="text1"/>
          <w:sz w:val="24"/>
          <w:szCs w:val="24"/>
          <w14:textFill>
            <w14:solidFill>
              <w14:schemeClr w14:val="tx1"/>
            </w14:solidFill>
          </w14:textFill>
        </w:rPr>
        <w:t>修改</w:t>
      </w:r>
      <w:bookmarkEnd w:id="43"/>
      <w:bookmarkEnd w:id="44"/>
      <w:bookmarkEnd w:id="45"/>
      <w:bookmarkEnd w:id="46"/>
    </w:p>
    <w:p w14:paraId="75A40C2E">
      <w:pPr>
        <w:spacing w:line="360" w:lineRule="auto"/>
        <w:ind w:left="850" w:hanging="849" w:hangingChars="354"/>
        <w:rPr>
          <w:rFonts w:hint="eastAsia" w:asciiTheme="minorEastAsia" w:hAnsiTheme="minorEastAsia" w:eastAsiaTheme="minorEastAsia"/>
          <w:color w:val="000000" w:themeColor="text1"/>
          <w:sz w:val="24"/>
          <w:szCs w:val="24"/>
          <w14:textFill>
            <w14:solidFill>
              <w14:schemeClr w14:val="tx1"/>
            </w14:solidFill>
          </w14:textFill>
        </w:rPr>
      </w:pPr>
      <w:bookmarkStart w:id="47" w:name="_Toc73427786"/>
      <w:r>
        <w:rPr>
          <w:rFonts w:asciiTheme="minorEastAsia" w:hAnsiTheme="minorEastAsia" w:eastAsiaTheme="minorEastAsia"/>
          <w:color w:val="000000" w:themeColor="text1"/>
          <w:sz w:val="24"/>
          <w:szCs w:val="24"/>
          <w14:textFill>
            <w14:solidFill>
              <w14:schemeClr w14:val="tx1"/>
            </w14:solidFill>
          </w14:textFill>
        </w:rPr>
        <w:t>6.1</w:t>
      </w:r>
      <w:r>
        <w:rPr>
          <w:rFonts w:hint="eastAsia" w:asciiTheme="minorEastAsia" w:hAnsiTheme="minorEastAsia" w:eastAsiaTheme="minorEastAsia"/>
          <w:color w:val="000000" w:themeColor="text1"/>
          <w:sz w:val="24"/>
          <w:szCs w:val="24"/>
          <w14:textFill>
            <w14:solidFill>
              <w14:schemeClr w14:val="tx1"/>
            </w14:solidFill>
          </w14:textFill>
        </w:rPr>
        <w:t xml:space="preserve">    </w:t>
      </w:r>
      <w:r>
        <w:rPr>
          <w:rFonts w:asciiTheme="minorEastAsia" w:hAnsiTheme="minorEastAsia" w:eastAsiaTheme="minorEastAsia"/>
          <w:color w:val="000000" w:themeColor="text1"/>
          <w:sz w:val="24"/>
          <w:szCs w:val="24"/>
          <w14:textFill>
            <w14:solidFill>
              <w14:schemeClr w14:val="tx1"/>
            </w14:solidFill>
          </w14:textFill>
        </w:rPr>
        <w:t>在响应文件递交截止时间前，</w:t>
      </w:r>
      <w:r>
        <w:rPr>
          <w:rFonts w:hint="eastAsia" w:asciiTheme="minorEastAsia" w:hAnsiTheme="minorEastAsia" w:eastAsiaTheme="minorEastAsia"/>
          <w:color w:val="000000" w:themeColor="text1"/>
          <w:sz w:val="24"/>
          <w:szCs w:val="24"/>
          <w14:textFill>
            <w14:solidFill>
              <w14:schemeClr w14:val="tx1"/>
            </w14:solidFill>
          </w14:textFill>
        </w:rPr>
        <w:t>遴选人</w:t>
      </w:r>
      <w:r>
        <w:rPr>
          <w:rFonts w:asciiTheme="minorEastAsia" w:hAnsiTheme="minorEastAsia" w:eastAsiaTheme="minorEastAsia"/>
          <w:color w:val="000000" w:themeColor="text1"/>
          <w:sz w:val="24"/>
          <w:szCs w:val="24"/>
          <w14:textFill>
            <w14:solidFill>
              <w14:schemeClr w14:val="tx1"/>
            </w14:solidFill>
          </w14:textFill>
        </w:rPr>
        <w:t>可主动地或者在解答潜在供应商提出的问题时，对</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文件进行</w:t>
      </w:r>
      <w:r>
        <w:rPr>
          <w:rFonts w:hint="eastAsia" w:asciiTheme="minorEastAsia" w:hAnsiTheme="minorEastAsia" w:eastAsiaTheme="minorEastAsia"/>
          <w:color w:val="000000" w:themeColor="text1"/>
          <w:sz w:val="24"/>
          <w:szCs w:val="24"/>
          <w14:textFill>
            <w14:solidFill>
              <w14:schemeClr w14:val="tx1"/>
            </w14:solidFill>
          </w14:textFill>
        </w:rPr>
        <w:t>必要的澄清或</w:t>
      </w:r>
      <w:r>
        <w:rPr>
          <w:rFonts w:asciiTheme="minorEastAsia" w:hAnsiTheme="minorEastAsia" w:eastAsiaTheme="minorEastAsia"/>
          <w:color w:val="000000" w:themeColor="text1"/>
          <w:sz w:val="24"/>
          <w:szCs w:val="24"/>
          <w14:textFill>
            <w14:solidFill>
              <w14:schemeClr w14:val="tx1"/>
            </w14:solidFill>
          </w14:textFill>
        </w:rPr>
        <w:t>修改。</w:t>
      </w:r>
      <w:r>
        <w:rPr>
          <w:rFonts w:hint="eastAsia" w:asciiTheme="minorEastAsia" w:hAnsiTheme="minorEastAsia" w:eastAsiaTheme="minorEastAsia"/>
          <w:color w:val="000000" w:themeColor="text1"/>
          <w:sz w:val="24"/>
          <w:szCs w:val="24"/>
          <w14:textFill>
            <w14:solidFill>
              <w14:schemeClr w14:val="tx1"/>
            </w14:solidFill>
          </w14:textFill>
        </w:rPr>
        <w:t>澄清或者修改的内容为遴选文件的组成部分。</w:t>
      </w:r>
    </w:p>
    <w:p w14:paraId="7DA2DFC1">
      <w:pPr>
        <w:spacing w:line="360" w:lineRule="auto"/>
        <w:ind w:left="720" w:hanging="720" w:hangingChars="300"/>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6.2</w:t>
      </w:r>
      <w:r>
        <w:rPr>
          <w:rFonts w:hint="eastAsia" w:asciiTheme="minorEastAsia" w:hAnsiTheme="minorEastAsia" w:eastAsiaTheme="minorEastAsia"/>
          <w:color w:val="000000" w:themeColor="text1"/>
          <w:sz w:val="24"/>
          <w:szCs w:val="24"/>
          <w14:textFill>
            <w14:solidFill>
              <w14:schemeClr w14:val="tx1"/>
            </w14:solidFill>
          </w14:textFill>
        </w:rPr>
        <w:tab/>
      </w:r>
      <w:r>
        <w:rPr>
          <w:rFonts w:hint="eastAsia" w:asciiTheme="minorEastAsia" w:hAnsiTheme="minorEastAsia" w:eastAsiaTheme="minorEastAsia"/>
          <w:color w:val="000000" w:themeColor="text1"/>
          <w:sz w:val="24"/>
          <w:szCs w:val="24"/>
          <w14:textFill>
            <w14:solidFill>
              <w14:schemeClr w14:val="tx1"/>
            </w14:solidFill>
          </w14:textFill>
        </w:rPr>
        <w:t>对遴选</w:t>
      </w:r>
      <w:r>
        <w:rPr>
          <w:rFonts w:asciiTheme="minorEastAsia" w:hAnsiTheme="minorEastAsia" w:eastAsiaTheme="minorEastAsia"/>
          <w:color w:val="000000" w:themeColor="text1"/>
          <w:sz w:val="24"/>
          <w:szCs w:val="24"/>
          <w14:textFill>
            <w14:solidFill>
              <w14:schemeClr w14:val="tx1"/>
            </w14:solidFill>
          </w14:textFill>
        </w:rPr>
        <w:t>文件</w:t>
      </w:r>
      <w:r>
        <w:rPr>
          <w:rFonts w:hint="eastAsia" w:asciiTheme="minorEastAsia" w:hAnsiTheme="minorEastAsia" w:eastAsiaTheme="minorEastAsia"/>
          <w:color w:val="000000" w:themeColor="text1"/>
          <w:sz w:val="24"/>
          <w:szCs w:val="24"/>
          <w14:textFill>
            <w14:solidFill>
              <w14:schemeClr w14:val="tx1"/>
            </w14:solidFill>
          </w14:textFill>
        </w:rPr>
        <w:t>必要</w:t>
      </w:r>
      <w:r>
        <w:rPr>
          <w:rFonts w:asciiTheme="minorEastAsia" w:hAnsiTheme="minorEastAsia" w:eastAsiaTheme="minorEastAsia"/>
          <w:color w:val="000000" w:themeColor="text1"/>
          <w:sz w:val="24"/>
          <w:szCs w:val="24"/>
          <w14:textFill>
            <w14:solidFill>
              <w14:schemeClr w14:val="tx1"/>
            </w14:solidFill>
          </w14:textFill>
        </w:rPr>
        <w:t>的</w:t>
      </w:r>
      <w:r>
        <w:rPr>
          <w:rFonts w:hint="eastAsia" w:asciiTheme="minorEastAsia" w:hAnsiTheme="minorEastAsia" w:eastAsiaTheme="minorEastAsia"/>
          <w:color w:val="000000" w:themeColor="text1"/>
          <w:sz w:val="24"/>
          <w:szCs w:val="24"/>
          <w14:textFill>
            <w14:solidFill>
              <w14:schemeClr w14:val="tx1"/>
            </w14:solidFill>
          </w14:textFill>
        </w:rPr>
        <w:t>澄清或者</w:t>
      </w:r>
      <w:r>
        <w:rPr>
          <w:rFonts w:asciiTheme="minorEastAsia" w:hAnsiTheme="minorEastAsia" w:eastAsiaTheme="minorEastAsia"/>
          <w:color w:val="000000" w:themeColor="text1"/>
          <w:sz w:val="24"/>
          <w:szCs w:val="24"/>
          <w14:textFill>
            <w14:solidFill>
              <w14:schemeClr w14:val="tx1"/>
            </w14:solidFill>
          </w14:textFill>
        </w:rPr>
        <w:t>修改将以书面形式通知所有购买</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文件的供应商，并对其具有约束力。供应商在收到上述通知后，应立即向</w:t>
      </w:r>
      <w:r>
        <w:rPr>
          <w:rFonts w:hint="eastAsia" w:asciiTheme="minorEastAsia" w:hAnsiTheme="minorEastAsia" w:eastAsiaTheme="minorEastAsia"/>
          <w:color w:val="000000" w:themeColor="text1"/>
          <w:sz w:val="24"/>
          <w:szCs w:val="24"/>
          <w14:textFill>
            <w14:solidFill>
              <w14:schemeClr w14:val="tx1"/>
            </w14:solidFill>
          </w14:textFill>
        </w:rPr>
        <w:t>遴选代理机构</w:t>
      </w:r>
      <w:r>
        <w:rPr>
          <w:rFonts w:asciiTheme="minorEastAsia" w:hAnsiTheme="minorEastAsia" w:eastAsiaTheme="minorEastAsia"/>
          <w:color w:val="000000" w:themeColor="text1"/>
          <w:sz w:val="24"/>
          <w:szCs w:val="24"/>
          <w14:textFill>
            <w14:solidFill>
              <w14:schemeClr w14:val="tx1"/>
            </w14:solidFill>
          </w14:textFill>
        </w:rPr>
        <w:t>回函确认。</w:t>
      </w:r>
    </w:p>
    <w:p w14:paraId="5631B502">
      <w:pPr>
        <w:spacing w:line="360" w:lineRule="auto"/>
        <w:ind w:left="720" w:hanging="720" w:hangingChars="300"/>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6.3</w:t>
      </w:r>
      <w:r>
        <w:rPr>
          <w:rFonts w:hint="eastAsia" w:asciiTheme="minorEastAsia" w:hAnsiTheme="minorEastAsia" w:eastAsiaTheme="minorEastAsia"/>
          <w:color w:val="000000" w:themeColor="text1"/>
          <w:sz w:val="24"/>
          <w:szCs w:val="24"/>
          <w14:textFill>
            <w14:solidFill>
              <w14:schemeClr w14:val="tx1"/>
            </w14:solidFill>
          </w14:textFill>
        </w:rPr>
        <w:tab/>
      </w:r>
      <w:r>
        <w:rPr>
          <w:rFonts w:asciiTheme="minorEastAsia" w:hAnsiTheme="minorEastAsia" w:eastAsiaTheme="minorEastAsia"/>
          <w:color w:val="000000" w:themeColor="text1"/>
          <w:sz w:val="24"/>
          <w:szCs w:val="24"/>
          <w14:textFill>
            <w14:solidFill>
              <w14:schemeClr w14:val="tx1"/>
            </w14:solidFill>
          </w14:textFill>
        </w:rPr>
        <w:t>为使供应商准备</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时有足够的时间对</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文件的</w:t>
      </w:r>
      <w:r>
        <w:rPr>
          <w:rFonts w:hint="eastAsia" w:asciiTheme="minorEastAsia" w:hAnsiTheme="minorEastAsia" w:eastAsiaTheme="minorEastAsia"/>
          <w:color w:val="000000" w:themeColor="text1"/>
          <w:sz w:val="24"/>
          <w:szCs w:val="24"/>
          <w14:textFill>
            <w14:solidFill>
              <w14:schemeClr w14:val="tx1"/>
            </w14:solidFill>
          </w14:textFill>
        </w:rPr>
        <w:t>澄清或者</w:t>
      </w:r>
      <w:r>
        <w:rPr>
          <w:rFonts w:asciiTheme="minorEastAsia" w:hAnsiTheme="minorEastAsia" w:eastAsiaTheme="minorEastAsia"/>
          <w:color w:val="000000" w:themeColor="text1"/>
          <w:sz w:val="24"/>
          <w:szCs w:val="24"/>
          <w14:textFill>
            <w14:solidFill>
              <w14:schemeClr w14:val="tx1"/>
            </w14:solidFill>
          </w14:textFill>
        </w:rPr>
        <w:t>修改部分进行研究，</w:t>
      </w:r>
      <w:r>
        <w:rPr>
          <w:rFonts w:hint="eastAsia" w:asciiTheme="minorEastAsia" w:hAnsiTheme="minorEastAsia" w:eastAsiaTheme="minorEastAsia"/>
          <w:color w:val="000000" w:themeColor="text1"/>
          <w:sz w:val="24"/>
          <w:szCs w:val="24"/>
          <w14:textFill>
            <w14:solidFill>
              <w14:schemeClr w14:val="tx1"/>
            </w14:solidFill>
          </w14:textFill>
        </w:rPr>
        <w:t>遴选人</w:t>
      </w:r>
      <w:r>
        <w:rPr>
          <w:rFonts w:asciiTheme="minorEastAsia" w:hAnsiTheme="minorEastAsia" w:eastAsiaTheme="minorEastAsia"/>
          <w:color w:val="000000" w:themeColor="text1"/>
          <w:sz w:val="24"/>
          <w:szCs w:val="24"/>
          <w14:textFill>
            <w14:solidFill>
              <w14:schemeClr w14:val="tx1"/>
            </w14:solidFill>
          </w14:textFill>
        </w:rPr>
        <w:t>有权决定是否延长响应文件递交截止时间。</w:t>
      </w:r>
    </w:p>
    <w:p w14:paraId="64B12BAA">
      <w:pPr>
        <w:pStyle w:val="4"/>
        <w:spacing w:before="0" w:after="0" w:line="360" w:lineRule="auto"/>
        <w:rPr>
          <w:rFonts w:hint="eastAsia" w:asciiTheme="minorEastAsia" w:hAnsiTheme="minorEastAsia" w:eastAsiaTheme="minorEastAsia"/>
          <w:b w:val="0"/>
          <w:color w:val="000000" w:themeColor="text1"/>
          <w:sz w:val="24"/>
          <w:szCs w:val="24"/>
          <w14:textFill>
            <w14:solidFill>
              <w14:schemeClr w14:val="tx1"/>
            </w14:solidFill>
          </w14:textFill>
        </w:rPr>
      </w:pPr>
      <w:bookmarkStart w:id="48" w:name="_Toc107917992"/>
      <w:bookmarkStart w:id="49" w:name="_Toc497315076"/>
      <w:bookmarkStart w:id="50" w:name="_Toc495677424"/>
      <w:r>
        <w:rPr>
          <w:rFonts w:asciiTheme="minorEastAsia" w:hAnsiTheme="minorEastAsia" w:eastAsiaTheme="minorEastAsia"/>
          <w:color w:val="000000" w:themeColor="text1"/>
          <w:sz w:val="24"/>
          <w:szCs w:val="24"/>
          <w14:textFill>
            <w14:solidFill>
              <w14:schemeClr w14:val="tx1"/>
            </w14:solidFill>
          </w14:textFill>
        </w:rPr>
        <w:t>三</w:t>
      </w:r>
      <w:r>
        <w:rPr>
          <w:rFonts w:hint="eastAsia" w:asciiTheme="minorEastAsia" w:hAnsiTheme="minorEastAsia" w:eastAsiaTheme="minorEastAsia"/>
          <w:color w:val="000000" w:themeColor="text1"/>
          <w:sz w:val="24"/>
          <w:szCs w:val="24"/>
          <w14:textFill>
            <w14:solidFill>
              <w14:schemeClr w14:val="tx1"/>
            </w14:solidFill>
          </w14:textFill>
        </w:rPr>
        <w:t>、</w:t>
      </w:r>
      <w:r>
        <w:rPr>
          <w:rFonts w:asciiTheme="minorEastAsia" w:hAnsiTheme="minorEastAsia" w:eastAsiaTheme="minorEastAsia"/>
          <w:color w:val="000000" w:themeColor="text1"/>
          <w:sz w:val="24"/>
          <w:szCs w:val="24"/>
          <w14:textFill>
            <w14:solidFill>
              <w14:schemeClr w14:val="tx1"/>
            </w14:solidFill>
          </w14:textFill>
        </w:rPr>
        <w:t>响应文件的编制</w:t>
      </w:r>
      <w:bookmarkEnd w:id="47"/>
      <w:bookmarkEnd w:id="48"/>
      <w:bookmarkEnd w:id="49"/>
      <w:bookmarkEnd w:id="50"/>
    </w:p>
    <w:p w14:paraId="693FEC12">
      <w:pPr>
        <w:pStyle w:val="4"/>
        <w:spacing w:before="0" w:after="0" w:line="360" w:lineRule="auto"/>
        <w:rPr>
          <w:rFonts w:hint="eastAsia" w:asciiTheme="minorEastAsia" w:hAnsiTheme="minorEastAsia" w:eastAsiaTheme="minorEastAsia"/>
          <w:b w:val="0"/>
          <w:color w:val="000000" w:themeColor="text1"/>
          <w:sz w:val="24"/>
          <w:szCs w:val="24"/>
          <w14:textFill>
            <w14:solidFill>
              <w14:schemeClr w14:val="tx1"/>
            </w14:solidFill>
          </w14:textFill>
        </w:rPr>
      </w:pPr>
      <w:bookmarkStart w:id="51" w:name="_Toc73427787"/>
      <w:bookmarkStart w:id="52" w:name="_Toc107917993"/>
      <w:bookmarkStart w:id="53" w:name="_Toc497315077"/>
      <w:bookmarkStart w:id="54" w:name="_Toc495677425"/>
      <w:r>
        <w:rPr>
          <w:rFonts w:asciiTheme="minorEastAsia" w:hAnsiTheme="minorEastAsia" w:eastAsiaTheme="minorEastAsia"/>
          <w:color w:val="000000" w:themeColor="text1"/>
          <w:sz w:val="24"/>
          <w:szCs w:val="24"/>
          <w14:textFill>
            <w14:solidFill>
              <w14:schemeClr w14:val="tx1"/>
            </w14:solidFill>
          </w14:textFill>
        </w:rPr>
        <w:t>7．</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范围及响应文件中</w:t>
      </w:r>
      <w:bookmarkEnd w:id="51"/>
      <w:r>
        <w:rPr>
          <w:rFonts w:asciiTheme="minorEastAsia" w:hAnsiTheme="minorEastAsia" w:eastAsiaTheme="minorEastAsia"/>
          <w:color w:val="000000" w:themeColor="text1"/>
          <w:sz w:val="24"/>
          <w:szCs w:val="24"/>
          <w14:textFill>
            <w14:solidFill>
              <w14:schemeClr w14:val="tx1"/>
            </w14:solidFill>
          </w14:textFill>
        </w:rPr>
        <w:t>语言和计量单位的使用</w:t>
      </w:r>
      <w:bookmarkEnd w:id="52"/>
      <w:bookmarkEnd w:id="53"/>
      <w:bookmarkEnd w:id="54"/>
    </w:p>
    <w:p w14:paraId="687E7DB9">
      <w:pPr>
        <w:spacing w:line="360" w:lineRule="auto"/>
        <w:ind w:left="720" w:hanging="720" w:hangingChars="300"/>
        <w:rPr>
          <w:rFonts w:hint="eastAsia" w:asciiTheme="minorEastAsia" w:hAnsiTheme="minorEastAsia" w:eastAsiaTheme="minorEastAsia"/>
          <w:color w:val="000000" w:themeColor="text1"/>
          <w:sz w:val="24"/>
          <w:szCs w:val="24"/>
          <w14:textFill>
            <w14:solidFill>
              <w14:schemeClr w14:val="tx1"/>
            </w14:solidFill>
          </w14:textFill>
        </w:rPr>
      </w:pPr>
      <w:bookmarkStart w:id="55" w:name="_Toc73427788"/>
      <w:r>
        <w:rPr>
          <w:rFonts w:asciiTheme="minorEastAsia" w:hAnsiTheme="minorEastAsia" w:eastAsiaTheme="minorEastAsia"/>
          <w:color w:val="000000" w:themeColor="text1"/>
          <w:sz w:val="24"/>
          <w:szCs w:val="24"/>
          <w14:textFill>
            <w14:solidFill>
              <w14:schemeClr w14:val="tx1"/>
            </w14:solidFill>
          </w14:textFill>
        </w:rPr>
        <w:t>7.1</w:t>
      </w:r>
      <w:r>
        <w:rPr>
          <w:rFonts w:asciiTheme="minorEastAsia" w:hAnsiTheme="minorEastAsia" w:eastAsiaTheme="minorEastAsia"/>
          <w:color w:val="000000" w:themeColor="text1"/>
          <w:sz w:val="24"/>
          <w:szCs w:val="24"/>
          <w14:textFill>
            <w14:solidFill>
              <w14:schemeClr w14:val="tx1"/>
            </w14:solidFill>
          </w14:textFill>
        </w:rPr>
        <w:tab/>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文件中规定分包的，供应商可就其中的一个包或几个包进行</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，但不得将一个包中的内容拆开</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w:t>
      </w:r>
    </w:p>
    <w:p w14:paraId="0BC952FE">
      <w:pPr>
        <w:tabs>
          <w:tab w:val="left" w:pos="735"/>
        </w:tabs>
        <w:spacing w:line="360" w:lineRule="auto"/>
        <w:ind w:left="735" w:hanging="735"/>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7.2</w:t>
      </w:r>
      <w:r>
        <w:rPr>
          <w:rFonts w:hint="eastAsia" w:asciiTheme="minorEastAsia" w:hAnsiTheme="minorEastAsia" w:eastAsiaTheme="minorEastAsia"/>
          <w:color w:val="000000" w:themeColor="text1"/>
          <w:sz w:val="24"/>
          <w:szCs w:val="24"/>
          <w14:textFill>
            <w14:solidFill>
              <w14:schemeClr w14:val="tx1"/>
            </w14:solidFill>
          </w14:textFill>
        </w:rPr>
        <w:tab/>
      </w:r>
      <w:r>
        <w:rPr>
          <w:rFonts w:asciiTheme="minorEastAsia" w:hAnsiTheme="minorEastAsia" w:eastAsiaTheme="minorEastAsia"/>
          <w:color w:val="000000" w:themeColor="text1"/>
          <w:sz w:val="24"/>
          <w:szCs w:val="24"/>
          <w14:textFill>
            <w14:solidFill>
              <w14:schemeClr w14:val="tx1"/>
            </w14:solidFill>
          </w14:textFill>
        </w:rPr>
        <w:t>供应商提交的响应文件以及供应商与</w:t>
      </w:r>
      <w:r>
        <w:rPr>
          <w:rFonts w:hint="eastAsia" w:asciiTheme="minorEastAsia" w:hAnsiTheme="minorEastAsia" w:eastAsiaTheme="minorEastAsia"/>
          <w:color w:val="000000" w:themeColor="text1"/>
          <w:sz w:val="24"/>
          <w:szCs w:val="24"/>
          <w14:textFill>
            <w14:solidFill>
              <w14:schemeClr w14:val="tx1"/>
            </w14:solidFill>
          </w14:textFill>
        </w:rPr>
        <w:t>遴选人、遴选代理机构</w:t>
      </w:r>
      <w:r>
        <w:rPr>
          <w:rFonts w:asciiTheme="minorEastAsia" w:hAnsiTheme="minorEastAsia" w:eastAsiaTheme="minorEastAsia"/>
          <w:color w:val="000000" w:themeColor="text1"/>
          <w:sz w:val="24"/>
          <w:szCs w:val="24"/>
          <w14:textFill>
            <w14:solidFill>
              <w14:schemeClr w14:val="tx1"/>
            </w14:solidFill>
          </w14:textFill>
        </w:rPr>
        <w:t>有关</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的所有来往文件、函电均应以简体中文书写。供应商可以提交其它语言的资料，但有关段落必须翻译成简体中文，在有差异时以简体中文为准。</w:t>
      </w:r>
    </w:p>
    <w:p w14:paraId="1B7126EC">
      <w:pPr>
        <w:tabs>
          <w:tab w:val="left" w:pos="735"/>
        </w:tabs>
        <w:spacing w:line="360" w:lineRule="auto"/>
        <w:ind w:left="735" w:hanging="735"/>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7.3</w:t>
      </w:r>
      <w:r>
        <w:rPr>
          <w:rFonts w:hint="eastAsia" w:asciiTheme="minorEastAsia" w:hAnsiTheme="minorEastAsia" w:eastAsiaTheme="minorEastAsia"/>
          <w:color w:val="000000" w:themeColor="text1"/>
          <w:sz w:val="24"/>
          <w:szCs w:val="24"/>
          <w14:textFill>
            <w14:solidFill>
              <w14:schemeClr w14:val="tx1"/>
            </w14:solidFill>
          </w14:textFill>
        </w:rPr>
        <w:tab/>
      </w:r>
      <w:r>
        <w:rPr>
          <w:rFonts w:asciiTheme="minorEastAsia" w:hAnsiTheme="minorEastAsia" w:eastAsiaTheme="minorEastAsia"/>
          <w:color w:val="000000" w:themeColor="text1"/>
          <w:sz w:val="24"/>
          <w:szCs w:val="24"/>
          <w14:textFill>
            <w14:solidFill>
              <w14:schemeClr w14:val="tx1"/>
            </w14:solidFill>
          </w14:textFill>
        </w:rPr>
        <w:t>响应文件中所使用的计量单位，除</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文件中有特殊要求外，应采用中华人民共和国法定计量单位。</w:t>
      </w:r>
    </w:p>
    <w:p w14:paraId="0F8D4030">
      <w:pPr>
        <w:pStyle w:val="4"/>
        <w:spacing w:before="0" w:after="0" w:line="360" w:lineRule="auto"/>
        <w:rPr>
          <w:rFonts w:hint="eastAsia" w:asciiTheme="minorEastAsia" w:hAnsiTheme="minorEastAsia" w:eastAsiaTheme="minorEastAsia"/>
          <w:b w:val="0"/>
          <w:color w:val="000000" w:themeColor="text1"/>
          <w:sz w:val="24"/>
          <w:szCs w:val="24"/>
          <w14:textFill>
            <w14:solidFill>
              <w14:schemeClr w14:val="tx1"/>
            </w14:solidFill>
          </w14:textFill>
        </w:rPr>
      </w:pPr>
      <w:bookmarkStart w:id="56" w:name="_Toc497315078"/>
      <w:bookmarkStart w:id="57" w:name="_Toc495677426"/>
      <w:bookmarkStart w:id="58" w:name="_Toc107917994"/>
      <w:r>
        <w:rPr>
          <w:rFonts w:asciiTheme="minorEastAsia" w:hAnsiTheme="minorEastAsia" w:eastAsiaTheme="minorEastAsia"/>
          <w:color w:val="000000" w:themeColor="text1"/>
          <w:sz w:val="24"/>
          <w:szCs w:val="24"/>
          <w14:textFill>
            <w14:solidFill>
              <w14:schemeClr w14:val="tx1"/>
            </w14:solidFill>
          </w14:textFill>
        </w:rPr>
        <w:t>8．响应文件构成</w:t>
      </w:r>
      <w:bookmarkEnd w:id="55"/>
      <w:bookmarkEnd w:id="56"/>
      <w:bookmarkEnd w:id="57"/>
      <w:bookmarkEnd w:id="58"/>
    </w:p>
    <w:p w14:paraId="0C532DD1">
      <w:pPr>
        <w:tabs>
          <w:tab w:val="left" w:pos="735"/>
        </w:tabs>
        <w:spacing w:line="360" w:lineRule="auto"/>
        <w:ind w:left="735" w:hanging="735"/>
        <w:rPr>
          <w:rFonts w:hint="eastAsia" w:asciiTheme="minorEastAsia" w:hAnsiTheme="minorEastAsia" w:eastAsiaTheme="minorEastAsia"/>
          <w:color w:val="000000" w:themeColor="text1"/>
          <w:sz w:val="24"/>
          <w:szCs w:val="24"/>
          <w14:textFill>
            <w14:solidFill>
              <w14:schemeClr w14:val="tx1"/>
            </w14:solidFill>
          </w14:textFill>
        </w:rPr>
      </w:pPr>
      <w:bookmarkStart w:id="59" w:name="_Ref467052588"/>
      <w:r>
        <w:rPr>
          <w:rFonts w:asciiTheme="minorEastAsia" w:hAnsiTheme="minorEastAsia" w:eastAsiaTheme="minorEastAsia"/>
          <w:color w:val="000000" w:themeColor="text1"/>
          <w:sz w:val="24"/>
          <w:szCs w:val="24"/>
          <w14:textFill>
            <w14:solidFill>
              <w14:schemeClr w14:val="tx1"/>
            </w14:solidFill>
          </w14:textFill>
        </w:rPr>
        <w:t>8.1</w:t>
      </w:r>
      <w:r>
        <w:rPr>
          <w:rFonts w:asciiTheme="minorEastAsia" w:hAnsiTheme="minorEastAsia" w:eastAsiaTheme="minorEastAsia"/>
          <w:color w:val="000000" w:themeColor="text1"/>
          <w:sz w:val="24"/>
          <w:szCs w:val="24"/>
          <w14:textFill>
            <w14:solidFill>
              <w14:schemeClr w14:val="tx1"/>
            </w14:solidFill>
          </w14:textFill>
        </w:rPr>
        <w:tab/>
      </w:r>
      <w:bookmarkEnd w:id="59"/>
      <w:r>
        <w:rPr>
          <w:rFonts w:asciiTheme="minorEastAsia" w:hAnsiTheme="minorEastAsia" w:eastAsiaTheme="minorEastAsia"/>
          <w:color w:val="000000" w:themeColor="text1"/>
          <w:sz w:val="24"/>
          <w14:textFill>
            <w14:solidFill>
              <w14:schemeClr w14:val="tx1"/>
            </w14:solidFill>
          </w14:textFill>
        </w:rPr>
        <w:t>供应商应完整地按</w:t>
      </w:r>
      <w:r>
        <w:rPr>
          <w:rFonts w:hint="eastAsia" w:asciiTheme="minorEastAsia" w:hAnsiTheme="minorEastAsia" w:eastAsiaTheme="minorEastAsia"/>
          <w:color w:val="000000" w:themeColor="text1"/>
          <w:sz w:val="24"/>
          <w14:textFill>
            <w14:solidFill>
              <w14:schemeClr w14:val="tx1"/>
            </w14:solidFill>
          </w14:textFill>
        </w:rPr>
        <w:t>遴选</w:t>
      </w:r>
      <w:r>
        <w:rPr>
          <w:rFonts w:asciiTheme="minorEastAsia" w:hAnsiTheme="minorEastAsia" w:eastAsiaTheme="minorEastAsia"/>
          <w:color w:val="000000" w:themeColor="text1"/>
          <w:sz w:val="24"/>
          <w14:textFill>
            <w14:solidFill>
              <w14:schemeClr w14:val="tx1"/>
            </w14:solidFill>
          </w14:textFill>
        </w:rPr>
        <w:t>文件提供的响应文件格式编写响应文件</w:t>
      </w:r>
      <w:r>
        <w:rPr>
          <w:rFonts w:hint="eastAsia" w:asciiTheme="minorEastAsia" w:hAnsiTheme="minorEastAsia" w:eastAsiaTheme="minorEastAsia"/>
          <w:color w:val="000000" w:themeColor="text1"/>
          <w:sz w:val="24"/>
          <w14:textFill>
            <w14:solidFill>
              <w14:schemeClr w14:val="tx1"/>
            </w14:solidFill>
          </w14:textFill>
        </w:rPr>
        <w:t>，详见遴选文件“第七章附件”。</w:t>
      </w:r>
    </w:p>
    <w:p w14:paraId="5BEF94C3">
      <w:pPr>
        <w:tabs>
          <w:tab w:val="left" w:pos="735"/>
        </w:tabs>
        <w:spacing w:line="360" w:lineRule="auto"/>
        <w:ind w:left="735" w:hanging="735"/>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8.2</w:t>
      </w:r>
      <w:r>
        <w:rPr>
          <w:rFonts w:hint="eastAsia" w:asciiTheme="minorEastAsia" w:hAnsiTheme="minorEastAsia" w:eastAsiaTheme="minorEastAsia"/>
          <w:color w:val="000000" w:themeColor="text1"/>
          <w:sz w:val="24"/>
          <w14:textFill>
            <w14:solidFill>
              <w14:schemeClr w14:val="tx1"/>
            </w14:solidFill>
          </w14:textFill>
        </w:rPr>
        <w:tab/>
      </w:r>
      <w:r>
        <w:rPr>
          <w:rFonts w:hint="eastAsia" w:asciiTheme="minorEastAsia" w:hAnsiTheme="minorEastAsia" w:eastAsiaTheme="minorEastAsia"/>
          <w:color w:val="000000" w:themeColor="text1"/>
          <w:sz w:val="24"/>
          <w14:textFill>
            <w14:solidFill>
              <w14:schemeClr w14:val="tx1"/>
            </w14:solidFill>
          </w14:textFill>
        </w:rPr>
        <w:t>供应商根据遴选文件的规定和采购项目的实际情况，拟在成交后将成交项目的非主体、非关键性工作分包的，应当在响应文件中载明分包承担主体，分包承担主体应当具备相应资质条件且不得再次分包。</w:t>
      </w:r>
    </w:p>
    <w:p w14:paraId="07193A65">
      <w:pPr>
        <w:spacing w:line="360" w:lineRule="auto"/>
        <w:ind w:left="840" w:hanging="840" w:hangingChars="350"/>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8.</w:t>
      </w:r>
      <w:r>
        <w:rPr>
          <w:rFonts w:hint="eastAsia" w:asciiTheme="minorEastAsia" w:hAnsiTheme="minorEastAsia" w:eastAsiaTheme="minorEastAsia"/>
          <w:color w:val="000000" w:themeColor="text1"/>
          <w:sz w:val="24"/>
          <w:szCs w:val="24"/>
          <w14:textFill>
            <w14:solidFill>
              <w14:schemeClr w14:val="tx1"/>
            </w14:solidFill>
          </w14:textFill>
        </w:rPr>
        <w:t>3</w:t>
      </w:r>
      <w:r>
        <w:rPr>
          <w:rFonts w:asciiTheme="minorEastAsia" w:hAnsiTheme="minorEastAsia" w:eastAsiaTheme="minorEastAsia"/>
          <w:color w:val="000000" w:themeColor="text1"/>
          <w:sz w:val="24"/>
          <w:szCs w:val="24"/>
          <w14:textFill>
            <w14:solidFill>
              <w14:schemeClr w14:val="tx1"/>
            </w14:solidFill>
          </w14:textFill>
        </w:rPr>
        <w:tab/>
      </w:r>
      <w:r>
        <w:rPr>
          <w:rFonts w:asciiTheme="minorEastAsia" w:hAnsiTheme="minorEastAsia" w:eastAsiaTheme="minorEastAsia"/>
          <w:color w:val="000000" w:themeColor="text1"/>
          <w:sz w:val="24"/>
          <w:szCs w:val="24"/>
          <w14:textFill>
            <w14:solidFill>
              <w14:schemeClr w14:val="tx1"/>
            </w14:solidFill>
          </w14:textFill>
        </w:rPr>
        <w:t>除第</w:t>
      </w:r>
      <w:r>
        <w:rPr>
          <w:rFonts w:hint="eastAsia" w:asciiTheme="minorEastAsia" w:hAnsiTheme="minorEastAsia" w:eastAsiaTheme="minorEastAsia"/>
          <w:color w:val="000000" w:themeColor="text1"/>
          <w:sz w:val="24"/>
          <w:szCs w:val="24"/>
          <w14:textFill>
            <w14:solidFill>
              <w14:schemeClr w14:val="tx1"/>
            </w14:solidFill>
          </w14:textFill>
        </w:rPr>
        <w:t>七</w:t>
      </w:r>
      <w:r>
        <w:rPr>
          <w:rFonts w:asciiTheme="minorEastAsia" w:hAnsiTheme="minorEastAsia" w:eastAsiaTheme="minorEastAsia"/>
          <w:color w:val="000000" w:themeColor="text1"/>
          <w:sz w:val="24"/>
          <w:szCs w:val="24"/>
          <w14:textFill>
            <w14:solidFill>
              <w14:schemeClr w14:val="tx1"/>
            </w14:solidFill>
          </w14:textFill>
        </w:rPr>
        <w:t>章附件外，响应文件还应包括本须知第9条的所有文件。</w:t>
      </w:r>
    </w:p>
    <w:p w14:paraId="697EC59E">
      <w:pPr>
        <w:pStyle w:val="4"/>
        <w:spacing w:before="0" w:after="0" w:line="360" w:lineRule="auto"/>
        <w:rPr>
          <w:rFonts w:hint="eastAsia" w:asciiTheme="minorEastAsia" w:hAnsiTheme="minorEastAsia" w:eastAsiaTheme="minorEastAsia"/>
          <w:b w:val="0"/>
          <w:color w:val="000000" w:themeColor="text1"/>
          <w:sz w:val="24"/>
          <w:szCs w:val="24"/>
          <w14:textFill>
            <w14:solidFill>
              <w14:schemeClr w14:val="tx1"/>
            </w14:solidFill>
          </w14:textFill>
        </w:rPr>
      </w:pPr>
      <w:bookmarkStart w:id="60" w:name="_Toc134857282"/>
      <w:bookmarkStart w:id="61" w:name="_Toc107917995"/>
      <w:bookmarkStart w:id="62" w:name="_Toc516367023"/>
      <w:bookmarkStart w:id="63" w:name="_Toc163893396"/>
      <w:bookmarkStart w:id="64" w:name="_Toc497315079"/>
      <w:bookmarkStart w:id="65" w:name="_Toc520356153"/>
      <w:bookmarkStart w:id="66" w:name="_Toc495677427"/>
      <w:r>
        <w:rPr>
          <w:rFonts w:asciiTheme="minorEastAsia" w:hAnsiTheme="minorEastAsia" w:eastAsiaTheme="minorEastAsia"/>
          <w:color w:val="000000" w:themeColor="text1"/>
          <w:sz w:val="24"/>
          <w:szCs w:val="24"/>
          <w14:textFill>
            <w14:solidFill>
              <w14:schemeClr w14:val="tx1"/>
            </w14:solidFill>
          </w14:textFill>
        </w:rPr>
        <w:t>9．证明</w:t>
      </w:r>
      <w:r>
        <w:rPr>
          <w:rFonts w:hint="eastAsia" w:asciiTheme="minorEastAsia" w:hAnsiTheme="minorEastAsia" w:eastAsiaTheme="minorEastAsia"/>
          <w:color w:val="000000" w:themeColor="text1"/>
          <w:sz w:val="24"/>
          <w:szCs w:val="24"/>
          <w14:textFill>
            <w14:solidFill>
              <w14:schemeClr w14:val="tx1"/>
            </w14:solidFill>
          </w14:textFill>
        </w:rPr>
        <w:t>服务</w:t>
      </w:r>
      <w:r>
        <w:rPr>
          <w:rFonts w:asciiTheme="minorEastAsia" w:hAnsiTheme="minorEastAsia" w:eastAsiaTheme="minorEastAsia"/>
          <w:color w:val="000000" w:themeColor="text1"/>
          <w:sz w:val="24"/>
          <w:szCs w:val="24"/>
          <w14:textFill>
            <w14:solidFill>
              <w14:schemeClr w14:val="tx1"/>
            </w14:solidFill>
          </w14:textFill>
        </w:rPr>
        <w:t>的合格性和符合</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文件规定的文件</w:t>
      </w:r>
      <w:bookmarkEnd w:id="60"/>
      <w:bookmarkEnd w:id="61"/>
      <w:bookmarkEnd w:id="62"/>
      <w:bookmarkEnd w:id="63"/>
      <w:bookmarkEnd w:id="64"/>
      <w:bookmarkEnd w:id="65"/>
      <w:bookmarkEnd w:id="66"/>
    </w:p>
    <w:p w14:paraId="09A6D762">
      <w:pPr>
        <w:spacing w:line="360" w:lineRule="auto"/>
        <w:ind w:left="900" w:hanging="900"/>
        <w:rPr>
          <w:rFonts w:hint="eastAsia" w:asciiTheme="minorEastAsia" w:hAnsiTheme="minorEastAsia" w:eastAsiaTheme="minorEastAsia"/>
          <w:color w:val="000000" w:themeColor="text1"/>
          <w:sz w:val="24"/>
          <w:szCs w:val="24"/>
          <w14:textFill>
            <w14:solidFill>
              <w14:schemeClr w14:val="tx1"/>
            </w14:solidFill>
          </w14:textFill>
        </w:rPr>
      </w:pPr>
      <w:bookmarkStart w:id="67" w:name="_Toc73427790"/>
      <w:r>
        <w:rPr>
          <w:rFonts w:asciiTheme="minorEastAsia" w:hAnsiTheme="minorEastAsia" w:eastAsiaTheme="minorEastAsia"/>
          <w:color w:val="000000" w:themeColor="text1"/>
          <w:sz w:val="24"/>
          <w:szCs w:val="24"/>
          <w14:textFill>
            <w14:solidFill>
              <w14:schemeClr w14:val="tx1"/>
            </w14:solidFill>
          </w14:textFill>
        </w:rPr>
        <w:t>9.1</w:t>
      </w:r>
      <w:r>
        <w:rPr>
          <w:rFonts w:asciiTheme="minorEastAsia" w:hAnsiTheme="minorEastAsia" w:eastAsiaTheme="minorEastAsia"/>
          <w:color w:val="000000" w:themeColor="text1"/>
          <w:sz w:val="24"/>
          <w:szCs w:val="24"/>
          <w14:textFill>
            <w14:solidFill>
              <w14:schemeClr w14:val="tx1"/>
            </w14:solidFill>
          </w14:textFill>
        </w:rPr>
        <w:tab/>
      </w:r>
      <w:r>
        <w:rPr>
          <w:rFonts w:asciiTheme="minorEastAsia" w:hAnsiTheme="minorEastAsia" w:eastAsiaTheme="minorEastAsia"/>
          <w:color w:val="000000" w:themeColor="text1"/>
          <w:sz w:val="24"/>
          <w:szCs w:val="24"/>
          <w14:textFill>
            <w14:solidFill>
              <w14:schemeClr w14:val="tx1"/>
            </w14:solidFill>
          </w14:textFill>
        </w:rPr>
        <w:t>供应商应提交证明文件，证明其拟供的合同项下的</w:t>
      </w:r>
      <w:r>
        <w:rPr>
          <w:rFonts w:hint="eastAsia" w:asciiTheme="minorEastAsia" w:hAnsiTheme="minorEastAsia" w:eastAsiaTheme="minorEastAsia"/>
          <w:color w:val="000000" w:themeColor="text1"/>
          <w:sz w:val="24"/>
          <w:szCs w:val="24"/>
          <w14:textFill>
            <w14:solidFill>
              <w14:schemeClr w14:val="tx1"/>
            </w14:solidFill>
          </w14:textFill>
        </w:rPr>
        <w:t>服务</w:t>
      </w:r>
      <w:r>
        <w:rPr>
          <w:rFonts w:asciiTheme="minorEastAsia" w:hAnsiTheme="minorEastAsia" w:eastAsiaTheme="minorEastAsia"/>
          <w:color w:val="000000" w:themeColor="text1"/>
          <w:sz w:val="24"/>
          <w:szCs w:val="24"/>
          <w14:textFill>
            <w14:solidFill>
              <w14:schemeClr w14:val="tx1"/>
            </w14:solidFill>
          </w14:textFill>
        </w:rPr>
        <w:t>的合格性符合</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文件规定。该证明文件是响应文件的一部分。</w:t>
      </w:r>
    </w:p>
    <w:p w14:paraId="44D3648B">
      <w:pPr>
        <w:spacing w:line="360" w:lineRule="auto"/>
        <w:ind w:left="900" w:hanging="900"/>
        <w:rPr>
          <w:rFonts w:hint="eastAsia" w:asciiTheme="minorEastAsia" w:hAnsiTheme="minorEastAsia" w:eastAsiaTheme="minorEastAsia"/>
          <w:color w:val="000000" w:themeColor="text1"/>
          <w:sz w:val="24"/>
          <w:szCs w:val="24"/>
          <w14:textFill>
            <w14:solidFill>
              <w14:schemeClr w14:val="tx1"/>
            </w14:solidFill>
          </w14:textFill>
        </w:rPr>
      </w:pPr>
      <w:bookmarkStart w:id="68" w:name="_Ref467306244"/>
      <w:r>
        <w:rPr>
          <w:rFonts w:asciiTheme="minorEastAsia" w:hAnsiTheme="minorEastAsia" w:eastAsiaTheme="minorEastAsia"/>
          <w:color w:val="000000" w:themeColor="text1"/>
          <w:sz w:val="24"/>
          <w:szCs w:val="24"/>
          <w14:textFill>
            <w14:solidFill>
              <w14:schemeClr w14:val="tx1"/>
            </w14:solidFill>
          </w14:textFill>
        </w:rPr>
        <w:t>9.2</w:t>
      </w:r>
      <w:r>
        <w:rPr>
          <w:rFonts w:asciiTheme="minorEastAsia" w:hAnsiTheme="minorEastAsia" w:eastAsiaTheme="minorEastAsia"/>
          <w:color w:val="000000" w:themeColor="text1"/>
          <w:sz w:val="24"/>
          <w:szCs w:val="24"/>
          <w14:textFill>
            <w14:solidFill>
              <w14:schemeClr w14:val="tx1"/>
            </w14:solidFill>
          </w14:textFill>
        </w:rPr>
        <w:tab/>
      </w:r>
      <w:r>
        <w:rPr>
          <w:rFonts w:asciiTheme="minorEastAsia" w:hAnsiTheme="minorEastAsia" w:eastAsiaTheme="minorEastAsia"/>
          <w:color w:val="000000" w:themeColor="text1"/>
          <w:sz w:val="24"/>
          <w:szCs w:val="24"/>
          <w14:textFill>
            <w14:solidFill>
              <w14:schemeClr w14:val="tx1"/>
            </w14:solidFill>
          </w14:textFill>
        </w:rPr>
        <w:t>上款所述的证明文件，可以是文字资料、图纸和数据，</w:t>
      </w:r>
      <w:bookmarkEnd w:id="68"/>
      <w:r>
        <w:rPr>
          <w:rFonts w:asciiTheme="minorEastAsia" w:hAnsiTheme="minorEastAsia" w:eastAsiaTheme="minorEastAsia"/>
          <w:color w:val="000000" w:themeColor="text1"/>
          <w:sz w:val="24"/>
          <w:szCs w:val="24"/>
          <w14:textFill>
            <w14:solidFill>
              <w14:schemeClr w14:val="tx1"/>
            </w14:solidFill>
          </w14:textFill>
        </w:rPr>
        <w:t>它包括：</w:t>
      </w:r>
    </w:p>
    <w:p w14:paraId="4FA52E6F">
      <w:pPr>
        <w:spacing w:line="360" w:lineRule="auto"/>
        <w:ind w:left="900" w:hanging="900"/>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9.2.1</w:t>
      </w:r>
      <w:r>
        <w:rPr>
          <w:rFonts w:hint="eastAsia" w:asciiTheme="minorEastAsia" w:hAnsiTheme="minorEastAsia" w:eastAsiaTheme="minorEastAsia"/>
          <w:color w:val="000000" w:themeColor="text1"/>
          <w:sz w:val="24"/>
          <w:szCs w:val="24"/>
          <w14:textFill>
            <w14:solidFill>
              <w14:schemeClr w14:val="tx1"/>
            </w14:solidFill>
          </w14:textFill>
        </w:rPr>
        <w:tab/>
      </w:r>
      <w:r>
        <w:rPr>
          <w:rFonts w:hint="eastAsia" w:asciiTheme="minorEastAsia" w:hAnsiTheme="minorEastAsia" w:eastAsiaTheme="minorEastAsia"/>
          <w:color w:val="000000" w:themeColor="text1"/>
          <w:sz w:val="24"/>
          <w:szCs w:val="24"/>
          <w14:textFill>
            <w14:solidFill>
              <w14:schemeClr w14:val="tx1"/>
            </w14:solidFill>
          </w14:textFill>
        </w:rPr>
        <w:t>项目方案的详细说明。</w:t>
      </w:r>
    </w:p>
    <w:p w14:paraId="7F0B8A52">
      <w:pPr>
        <w:spacing w:line="360" w:lineRule="auto"/>
        <w:ind w:left="900" w:hanging="900"/>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9.2.2</w:t>
      </w:r>
      <w:r>
        <w:rPr>
          <w:rFonts w:hint="eastAsia" w:asciiTheme="minorEastAsia" w:hAnsiTheme="minorEastAsia" w:eastAsiaTheme="minorEastAsia"/>
          <w:color w:val="000000" w:themeColor="text1"/>
          <w:sz w:val="24"/>
          <w:szCs w:val="24"/>
          <w14:textFill>
            <w14:solidFill>
              <w14:schemeClr w14:val="tx1"/>
            </w14:solidFill>
          </w14:textFill>
        </w:rPr>
        <w:tab/>
      </w:r>
      <w:r>
        <w:rPr>
          <w:rFonts w:hint="eastAsia" w:asciiTheme="minorEastAsia" w:hAnsiTheme="minorEastAsia" w:eastAsiaTheme="minorEastAsia"/>
          <w:color w:val="000000" w:themeColor="text1"/>
          <w:sz w:val="24"/>
          <w:szCs w:val="24"/>
          <w14:textFill>
            <w14:solidFill>
              <w14:schemeClr w14:val="tx1"/>
            </w14:solidFill>
          </w14:textFill>
        </w:rPr>
        <w:t>服务人员配备情况。</w:t>
      </w:r>
    </w:p>
    <w:p w14:paraId="477A1B2D">
      <w:pPr>
        <w:spacing w:line="360" w:lineRule="auto"/>
        <w:ind w:left="900" w:hanging="900"/>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9.2.3</w:t>
      </w:r>
      <w:r>
        <w:rPr>
          <w:rFonts w:asciiTheme="minorEastAsia" w:hAnsiTheme="minorEastAsia" w:eastAsiaTheme="minorEastAsia"/>
          <w:color w:val="000000" w:themeColor="text1"/>
          <w:sz w:val="24"/>
          <w:szCs w:val="24"/>
          <w14:textFill>
            <w14:solidFill>
              <w14:schemeClr w14:val="tx1"/>
            </w14:solidFill>
          </w14:textFill>
        </w:rPr>
        <w:tab/>
      </w:r>
      <w:r>
        <w:rPr>
          <w:rFonts w:asciiTheme="minorEastAsia" w:hAnsiTheme="minorEastAsia" w:eastAsiaTheme="minorEastAsia"/>
          <w:color w:val="000000" w:themeColor="text1"/>
          <w:sz w:val="24"/>
          <w:szCs w:val="24"/>
          <w14:textFill>
            <w14:solidFill>
              <w14:schemeClr w14:val="tx1"/>
            </w14:solidFill>
          </w14:textFill>
        </w:rPr>
        <w:t>对照</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文件</w:t>
      </w:r>
      <w:r>
        <w:rPr>
          <w:rFonts w:hint="eastAsia" w:asciiTheme="minorEastAsia" w:hAnsiTheme="minorEastAsia" w:eastAsiaTheme="minorEastAsia"/>
          <w:color w:val="000000" w:themeColor="text1"/>
          <w:sz w:val="24"/>
          <w:szCs w:val="24"/>
          <w14:textFill>
            <w14:solidFill>
              <w14:schemeClr w14:val="tx1"/>
            </w14:solidFill>
          </w14:textFill>
        </w:rPr>
        <w:t>采购需求</w:t>
      </w:r>
      <w:r>
        <w:rPr>
          <w:rFonts w:asciiTheme="minorEastAsia" w:hAnsiTheme="minorEastAsia" w:eastAsiaTheme="minorEastAsia"/>
          <w:color w:val="000000" w:themeColor="text1"/>
          <w:sz w:val="24"/>
          <w:szCs w:val="24"/>
          <w14:textFill>
            <w14:solidFill>
              <w14:schemeClr w14:val="tx1"/>
            </w14:solidFill>
          </w14:textFill>
        </w:rPr>
        <w:t>，逐条说明所提供</w:t>
      </w:r>
      <w:r>
        <w:rPr>
          <w:rFonts w:hint="eastAsia" w:asciiTheme="minorEastAsia" w:hAnsiTheme="minorEastAsia" w:eastAsiaTheme="minorEastAsia"/>
          <w:color w:val="000000" w:themeColor="text1"/>
          <w:sz w:val="24"/>
          <w:szCs w:val="24"/>
          <w14:textFill>
            <w14:solidFill>
              <w14:schemeClr w14:val="tx1"/>
            </w14:solidFill>
          </w14:textFill>
        </w:rPr>
        <w:t>服务</w:t>
      </w:r>
      <w:r>
        <w:rPr>
          <w:rFonts w:asciiTheme="minorEastAsia" w:hAnsiTheme="minorEastAsia" w:eastAsiaTheme="minorEastAsia"/>
          <w:color w:val="000000" w:themeColor="text1"/>
          <w:sz w:val="24"/>
          <w:szCs w:val="24"/>
          <w14:textFill>
            <w14:solidFill>
              <w14:schemeClr w14:val="tx1"/>
            </w14:solidFill>
          </w14:textFill>
        </w:rPr>
        <w:t>已对</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文件的</w:t>
      </w:r>
      <w:r>
        <w:rPr>
          <w:rFonts w:hint="eastAsia" w:asciiTheme="minorEastAsia" w:hAnsiTheme="minorEastAsia" w:eastAsiaTheme="minorEastAsia"/>
          <w:color w:val="000000" w:themeColor="text1"/>
          <w:sz w:val="24"/>
          <w:szCs w:val="24"/>
          <w14:textFill>
            <w14:solidFill>
              <w14:schemeClr w14:val="tx1"/>
            </w14:solidFill>
          </w14:textFill>
        </w:rPr>
        <w:t>采购需求</w:t>
      </w:r>
      <w:r>
        <w:rPr>
          <w:rFonts w:asciiTheme="minorEastAsia" w:hAnsiTheme="minorEastAsia" w:eastAsiaTheme="minorEastAsia"/>
          <w:color w:val="000000" w:themeColor="text1"/>
          <w:sz w:val="24"/>
          <w:szCs w:val="24"/>
          <w14:textFill>
            <w14:solidFill>
              <w14:schemeClr w14:val="tx1"/>
            </w14:solidFill>
          </w14:textFill>
        </w:rPr>
        <w:t>做出了实质性的响应，或申明与</w:t>
      </w:r>
      <w:r>
        <w:rPr>
          <w:rFonts w:hint="eastAsia" w:asciiTheme="minorEastAsia" w:hAnsiTheme="minorEastAsia" w:eastAsiaTheme="minorEastAsia"/>
          <w:color w:val="000000" w:themeColor="text1"/>
          <w:sz w:val="24"/>
          <w:szCs w:val="24"/>
          <w14:textFill>
            <w14:solidFill>
              <w14:schemeClr w14:val="tx1"/>
            </w14:solidFill>
          </w14:textFill>
        </w:rPr>
        <w:t>采购需求</w:t>
      </w:r>
      <w:r>
        <w:rPr>
          <w:rFonts w:asciiTheme="minorEastAsia" w:hAnsiTheme="minorEastAsia" w:eastAsiaTheme="minorEastAsia"/>
          <w:color w:val="000000" w:themeColor="text1"/>
          <w:sz w:val="24"/>
          <w:szCs w:val="24"/>
          <w14:textFill>
            <w14:solidFill>
              <w14:schemeClr w14:val="tx1"/>
            </w14:solidFill>
          </w14:textFill>
        </w:rPr>
        <w:t>条文的偏差和例外。</w:t>
      </w:r>
    </w:p>
    <w:p w14:paraId="2EC6DC3C">
      <w:pPr>
        <w:pStyle w:val="4"/>
        <w:spacing w:before="0" w:after="0" w:line="360" w:lineRule="auto"/>
        <w:rPr>
          <w:rFonts w:hint="eastAsia" w:asciiTheme="minorEastAsia" w:hAnsiTheme="minorEastAsia" w:eastAsiaTheme="minorEastAsia"/>
          <w:b w:val="0"/>
          <w:color w:val="000000" w:themeColor="text1"/>
          <w:sz w:val="24"/>
          <w:szCs w:val="24"/>
          <w14:textFill>
            <w14:solidFill>
              <w14:schemeClr w14:val="tx1"/>
            </w14:solidFill>
          </w14:textFill>
        </w:rPr>
      </w:pPr>
      <w:bookmarkStart w:id="69" w:name="_Toc107917996"/>
      <w:bookmarkStart w:id="70" w:name="_Toc497315080"/>
      <w:bookmarkStart w:id="71" w:name="_Toc495677428"/>
      <w:r>
        <w:rPr>
          <w:rFonts w:asciiTheme="minorEastAsia" w:hAnsiTheme="minorEastAsia" w:eastAsiaTheme="minorEastAsia"/>
          <w:color w:val="000000" w:themeColor="text1"/>
          <w:sz w:val="24"/>
          <w:szCs w:val="24"/>
          <w14:textFill>
            <w14:solidFill>
              <w14:schemeClr w14:val="tx1"/>
            </w14:solidFill>
          </w14:textFill>
        </w:rPr>
        <w:t>10．</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报价</w:t>
      </w:r>
      <w:bookmarkEnd w:id="67"/>
      <w:bookmarkEnd w:id="69"/>
      <w:bookmarkEnd w:id="70"/>
      <w:bookmarkEnd w:id="71"/>
    </w:p>
    <w:p w14:paraId="6BFD70F0">
      <w:pPr>
        <w:spacing w:line="360" w:lineRule="auto"/>
        <w:ind w:left="900" w:hanging="900"/>
        <w:rPr>
          <w:rFonts w:hint="eastAsia" w:asciiTheme="minorEastAsia" w:hAnsiTheme="minorEastAsia" w:eastAsiaTheme="minorEastAsia"/>
          <w:b/>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10.1</w:t>
      </w:r>
      <w:r>
        <w:rPr>
          <w:rFonts w:hint="eastAsia" w:asciiTheme="minorEastAsia" w:hAnsiTheme="minorEastAsia" w:eastAsiaTheme="minorEastAsia"/>
          <w:color w:val="000000" w:themeColor="text1"/>
          <w:sz w:val="24"/>
          <w:szCs w:val="24"/>
          <w14:textFill>
            <w14:solidFill>
              <w14:schemeClr w14:val="tx1"/>
            </w14:solidFill>
          </w14:textFill>
        </w:rPr>
        <w:tab/>
      </w:r>
      <w:r>
        <w:rPr>
          <w:rFonts w:asciiTheme="minorEastAsia" w:hAnsiTheme="minorEastAsia" w:eastAsiaTheme="minorEastAsia"/>
          <w:color w:val="000000" w:themeColor="text1"/>
          <w:sz w:val="24"/>
          <w:szCs w:val="24"/>
          <w14:textFill>
            <w14:solidFill>
              <w14:schemeClr w14:val="tx1"/>
            </w14:solidFill>
          </w14:textFill>
        </w:rPr>
        <w:t>所有报价均以人民币报价。</w:t>
      </w:r>
      <w:r>
        <w:rPr>
          <w:rFonts w:asciiTheme="minorEastAsia" w:hAnsiTheme="minorEastAsia" w:eastAsiaTheme="minorEastAsia"/>
          <w:color w:val="000000" w:themeColor="text1"/>
          <w:sz w:val="24"/>
          <w14:textFill>
            <w14:solidFill>
              <w14:schemeClr w14:val="tx1"/>
            </w14:solidFill>
          </w14:textFill>
        </w:rPr>
        <w:t>供应商的报价应遵守“中华人民共和国价格法”。</w:t>
      </w:r>
      <w:r>
        <w:rPr>
          <w:rFonts w:asciiTheme="minorEastAsia" w:hAnsiTheme="minorEastAsia" w:eastAsiaTheme="minorEastAsia"/>
          <w:b/>
          <w:color w:val="000000" w:themeColor="text1"/>
          <w:sz w:val="24"/>
          <w:szCs w:val="24"/>
          <w14:textFill>
            <w14:solidFill>
              <w14:schemeClr w14:val="tx1"/>
            </w14:solidFill>
          </w14:textFill>
        </w:rPr>
        <w:t>供应商的报价不得超过采购项目预算金额</w:t>
      </w:r>
      <w:r>
        <w:rPr>
          <w:rFonts w:hint="eastAsia" w:asciiTheme="minorEastAsia" w:hAnsiTheme="minorEastAsia" w:eastAsiaTheme="minorEastAsia"/>
          <w:b/>
          <w:color w:val="000000" w:themeColor="text1"/>
          <w:sz w:val="24"/>
          <w:szCs w:val="24"/>
          <w14:textFill>
            <w14:solidFill>
              <w14:schemeClr w14:val="tx1"/>
            </w14:solidFill>
          </w14:textFill>
        </w:rPr>
        <w:t>或最高限价</w:t>
      </w:r>
      <w:r>
        <w:rPr>
          <w:rFonts w:asciiTheme="minorEastAsia" w:hAnsiTheme="minorEastAsia" w:eastAsiaTheme="minorEastAsia"/>
          <w:b/>
          <w:color w:val="000000" w:themeColor="text1"/>
          <w:sz w:val="24"/>
          <w:szCs w:val="24"/>
          <w14:textFill>
            <w14:solidFill>
              <w14:schemeClr w14:val="tx1"/>
            </w14:solidFill>
          </w14:textFill>
        </w:rPr>
        <w:t>，否则</w:t>
      </w:r>
      <w:r>
        <w:rPr>
          <w:rFonts w:hint="eastAsia" w:asciiTheme="minorEastAsia" w:hAnsiTheme="minorEastAsia" w:eastAsiaTheme="minorEastAsia"/>
          <w:b/>
          <w:color w:val="000000" w:themeColor="text1"/>
          <w:sz w:val="24"/>
          <w:szCs w:val="24"/>
          <w14:textFill>
            <w14:solidFill>
              <w14:schemeClr w14:val="tx1"/>
            </w14:solidFill>
          </w14:textFill>
        </w:rPr>
        <w:t>将被作为无效响应处理</w:t>
      </w:r>
      <w:r>
        <w:rPr>
          <w:rFonts w:asciiTheme="minorEastAsia" w:hAnsiTheme="minorEastAsia" w:eastAsiaTheme="minorEastAsia"/>
          <w:b/>
          <w:color w:val="000000" w:themeColor="text1"/>
          <w:sz w:val="24"/>
          <w:szCs w:val="24"/>
          <w14:textFill>
            <w14:solidFill>
              <w14:schemeClr w14:val="tx1"/>
            </w14:solidFill>
          </w14:textFill>
        </w:rPr>
        <w:t>。</w:t>
      </w:r>
    </w:p>
    <w:p w14:paraId="612F10AB">
      <w:pPr>
        <w:spacing w:line="360" w:lineRule="auto"/>
        <w:ind w:left="900" w:hanging="900"/>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10.2</w:t>
      </w:r>
      <w:r>
        <w:rPr>
          <w:rFonts w:hint="eastAsia" w:asciiTheme="minorEastAsia" w:hAnsiTheme="minorEastAsia" w:eastAsiaTheme="minorEastAsia"/>
          <w:color w:val="000000" w:themeColor="text1"/>
          <w:sz w:val="24"/>
          <w:szCs w:val="24"/>
          <w14:textFill>
            <w14:solidFill>
              <w14:schemeClr w14:val="tx1"/>
            </w14:solidFill>
          </w14:textFill>
        </w:rPr>
        <w:tab/>
      </w:r>
      <w:r>
        <w:rPr>
          <w:rFonts w:asciiTheme="minorEastAsia" w:hAnsiTheme="minorEastAsia" w:eastAsiaTheme="minorEastAsia"/>
          <w:color w:val="000000" w:themeColor="text1"/>
          <w:sz w:val="24"/>
          <w:szCs w:val="24"/>
          <w14:textFill>
            <w14:solidFill>
              <w14:schemeClr w14:val="tx1"/>
            </w14:solidFill>
          </w14:textFill>
        </w:rPr>
        <w:t>供应商应在分项报价表上标明</w:t>
      </w:r>
      <w:r>
        <w:rPr>
          <w:rFonts w:hint="eastAsia" w:asciiTheme="minorEastAsia" w:hAnsiTheme="minorEastAsia" w:eastAsiaTheme="minorEastAsia"/>
          <w:color w:val="000000" w:themeColor="text1"/>
          <w:sz w:val="24"/>
          <w:szCs w:val="24"/>
          <w14:textFill>
            <w14:solidFill>
              <w14:schemeClr w14:val="tx1"/>
            </w14:solidFill>
          </w14:textFill>
        </w:rPr>
        <w:t>服务</w:t>
      </w:r>
      <w:r>
        <w:rPr>
          <w:rFonts w:asciiTheme="minorEastAsia" w:hAnsiTheme="minorEastAsia" w:eastAsiaTheme="minorEastAsia"/>
          <w:color w:val="000000" w:themeColor="text1"/>
          <w:sz w:val="24"/>
          <w:szCs w:val="24"/>
          <w14:textFill>
            <w14:solidFill>
              <w14:schemeClr w14:val="tx1"/>
            </w14:solidFill>
          </w14:textFill>
        </w:rPr>
        <w:t>的单价（如适用）和总价，并由法定代表人</w:t>
      </w:r>
      <w:r>
        <w:rPr>
          <w:rFonts w:hint="eastAsia" w:asciiTheme="minorEastAsia" w:hAnsiTheme="minorEastAsia" w:eastAsiaTheme="minorEastAsia"/>
          <w:color w:val="000000" w:themeColor="text1"/>
          <w:sz w:val="24"/>
          <w:szCs w:val="24"/>
          <w14:textFill>
            <w14:solidFill>
              <w14:schemeClr w14:val="tx1"/>
            </w14:solidFill>
          </w14:textFill>
        </w:rPr>
        <w:t>（单位负责人）</w:t>
      </w:r>
      <w:r>
        <w:rPr>
          <w:rFonts w:asciiTheme="minorEastAsia" w:hAnsiTheme="minorEastAsia" w:eastAsiaTheme="minorEastAsia"/>
          <w:color w:val="000000" w:themeColor="text1"/>
          <w:sz w:val="24"/>
          <w:szCs w:val="24"/>
          <w14:textFill>
            <w14:solidFill>
              <w14:schemeClr w14:val="tx1"/>
            </w14:solidFill>
          </w14:textFill>
        </w:rPr>
        <w:t>或其授权代表签署。</w:t>
      </w:r>
    </w:p>
    <w:p w14:paraId="32B89FAE">
      <w:pPr>
        <w:spacing w:line="360" w:lineRule="auto"/>
        <w:ind w:left="900" w:hanging="900"/>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10.3</w:t>
      </w:r>
      <w:r>
        <w:rPr>
          <w:rFonts w:hint="eastAsia" w:asciiTheme="minorEastAsia" w:hAnsiTheme="minorEastAsia" w:eastAsiaTheme="minorEastAsia"/>
          <w:color w:val="000000" w:themeColor="text1"/>
          <w:sz w:val="24"/>
          <w:szCs w:val="24"/>
          <w14:textFill>
            <w14:solidFill>
              <w14:schemeClr w14:val="tx1"/>
            </w14:solidFill>
          </w14:textFill>
        </w:rPr>
        <w:tab/>
      </w:r>
      <w:r>
        <w:rPr>
          <w:rFonts w:hint="eastAsia" w:asciiTheme="minorEastAsia" w:hAnsiTheme="minorEastAsia" w:eastAsiaTheme="minorEastAsia"/>
          <w:color w:val="000000" w:themeColor="text1"/>
          <w:sz w:val="24"/>
          <w:szCs w:val="24"/>
          <w14:textFill>
            <w14:solidFill>
              <w14:schemeClr w14:val="tx1"/>
            </w14:solidFill>
          </w14:textFill>
        </w:rPr>
        <w:t>报价应包括所有</w:t>
      </w:r>
      <w:r>
        <w:rPr>
          <w:rFonts w:asciiTheme="minorEastAsia" w:hAnsiTheme="minorEastAsia" w:eastAsiaTheme="minorEastAsia"/>
          <w:color w:val="000000" w:themeColor="text1"/>
          <w:sz w:val="24"/>
          <w:szCs w:val="24"/>
          <w14:textFill>
            <w14:solidFill>
              <w14:schemeClr w14:val="tx1"/>
            </w14:solidFill>
          </w14:textFill>
        </w:rPr>
        <w:t>与本项目相关需计入成本的费用。</w:t>
      </w:r>
    </w:p>
    <w:p w14:paraId="5003E947">
      <w:pPr>
        <w:spacing w:line="360" w:lineRule="auto"/>
        <w:ind w:left="900" w:hanging="900"/>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10.4</w:t>
      </w:r>
      <w:r>
        <w:rPr>
          <w:rFonts w:hint="eastAsia" w:asciiTheme="minorEastAsia" w:hAnsiTheme="minorEastAsia" w:eastAsiaTheme="minorEastAsia"/>
          <w:color w:val="000000" w:themeColor="text1"/>
          <w:sz w:val="24"/>
          <w:szCs w:val="24"/>
          <w14:textFill>
            <w14:solidFill>
              <w14:schemeClr w14:val="tx1"/>
            </w14:solidFill>
          </w14:textFill>
        </w:rPr>
        <w:tab/>
      </w:r>
      <w:r>
        <w:rPr>
          <w:rFonts w:asciiTheme="minorEastAsia" w:hAnsiTheme="minorEastAsia" w:eastAsiaTheme="minorEastAsia"/>
          <w:color w:val="000000" w:themeColor="text1"/>
          <w:sz w:val="24"/>
          <w:szCs w:val="24"/>
          <w14:textFill>
            <w14:solidFill>
              <w14:schemeClr w14:val="tx1"/>
            </w14:solidFill>
          </w14:textFill>
        </w:rPr>
        <w:t>为了方便评审小组对响应文件进行比较，供应商可根据本须知10.3条的规定将</w:t>
      </w:r>
      <w:r>
        <w:rPr>
          <w:rFonts w:hint="eastAsia" w:asciiTheme="minorEastAsia" w:hAnsiTheme="minorEastAsia" w:eastAsiaTheme="minorEastAsia"/>
          <w:color w:val="000000" w:themeColor="text1"/>
          <w:sz w:val="24"/>
          <w:szCs w:val="24"/>
          <w14:textFill>
            <w14:solidFill>
              <w14:schemeClr w14:val="tx1"/>
            </w14:solidFill>
          </w14:textFill>
        </w:rPr>
        <w:t>报</w:t>
      </w:r>
      <w:r>
        <w:rPr>
          <w:rFonts w:asciiTheme="minorEastAsia" w:hAnsiTheme="minorEastAsia" w:eastAsiaTheme="minorEastAsia"/>
          <w:color w:val="000000" w:themeColor="text1"/>
          <w:sz w:val="24"/>
          <w:szCs w:val="24"/>
          <w14:textFill>
            <w14:solidFill>
              <w14:schemeClr w14:val="tx1"/>
            </w14:solidFill>
          </w14:textFill>
        </w:rPr>
        <w:t>价分成几部分，并不限制</w:t>
      </w:r>
      <w:r>
        <w:rPr>
          <w:rFonts w:hint="eastAsia" w:asciiTheme="minorEastAsia" w:hAnsiTheme="minorEastAsia" w:eastAsiaTheme="minorEastAsia"/>
          <w:color w:val="000000" w:themeColor="text1"/>
          <w:sz w:val="24"/>
          <w:szCs w:val="24"/>
          <w14:textFill>
            <w14:solidFill>
              <w14:schemeClr w14:val="tx1"/>
            </w14:solidFill>
          </w14:textFill>
        </w:rPr>
        <w:t>遴选人</w:t>
      </w:r>
      <w:r>
        <w:rPr>
          <w:rFonts w:asciiTheme="minorEastAsia" w:hAnsiTheme="minorEastAsia" w:eastAsiaTheme="minorEastAsia"/>
          <w:color w:val="000000" w:themeColor="text1"/>
          <w:sz w:val="24"/>
          <w:szCs w:val="24"/>
          <w14:textFill>
            <w14:solidFill>
              <w14:schemeClr w14:val="tx1"/>
            </w14:solidFill>
          </w14:textFill>
        </w:rPr>
        <w:t>以上述任何条件订立合同的权利。</w:t>
      </w:r>
    </w:p>
    <w:p w14:paraId="72DFC064">
      <w:pPr>
        <w:spacing w:line="360" w:lineRule="auto"/>
        <w:ind w:left="900" w:hanging="900"/>
        <w:rPr>
          <w:rFonts w:hint="eastAsia" w:asciiTheme="minorEastAsia" w:hAnsiTheme="minorEastAsia" w:eastAsiaTheme="minorEastAsia"/>
          <w:b/>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10.5</w:t>
      </w:r>
      <w:r>
        <w:rPr>
          <w:rFonts w:hint="eastAsia" w:asciiTheme="minorEastAsia" w:hAnsiTheme="minorEastAsia" w:eastAsiaTheme="minorEastAsia"/>
          <w:color w:val="000000" w:themeColor="text1"/>
          <w:sz w:val="24"/>
          <w:szCs w:val="24"/>
          <w14:textFill>
            <w14:solidFill>
              <w14:schemeClr w14:val="tx1"/>
            </w14:solidFill>
          </w14:textFill>
        </w:rPr>
        <w:tab/>
      </w:r>
      <w:r>
        <w:rPr>
          <w:rFonts w:asciiTheme="minorEastAsia" w:hAnsiTheme="minorEastAsia" w:eastAsiaTheme="minorEastAsia"/>
          <w:color w:val="000000" w:themeColor="text1"/>
          <w:sz w:val="24"/>
          <w:szCs w:val="24"/>
          <w14:textFill>
            <w14:solidFill>
              <w14:schemeClr w14:val="tx1"/>
            </w14:solidFill>
          </w14:textFill>
        </w:rPr>
        <w:t>供应商所报的各分项单价在合同履行过程中是固定不变的，不得以任何理由予以变更。</w:t>
      </w:r>
      <w:r>
        <w:rPr>
          <w:rFonts w:asciiTheme="minorEastAsia" w:hAnsiTheme="minorEastAsia" w:eastAsiaTheme="minorEastAsia"/>
          <w:b/>
          <w:color w:val="000000" w:themeColor="text1"/>
          <w:sz w:val="24"/>
          <w:szCs w:val="24"/>
          <w14:textFill>
            <w14:solidFill>
              <w14:schemeClr w14:val="tx1"/>
            </w14:solidFill>
          </w14:textFill>
        </w:rPr>
        <w:t>任何包含价格调整要求的</w:t>
      </w:r>
      <w:r>
        <w:rPr>
          <w:rFonts w:hint="eastAsia" w:asciiTheme="minorEastAsia" w:hAnsiTheme="minorEastAsia" w:eastAsiaTheme="minorEastAsia"/>
          <w:b/>
          <w:color w:val="000000" w:themeColor="text1"/>
          <w:sz w:val="24"/>
          <w:szCs w:val="24"/>
          <w14:textFill>
            <w14:solidFill>
              <w14:schemeClr w14:val="tx1"/>
            </w14:solidFill>
          </w14:textFill>
        </w:rPr>
        <w:t>响应</w:t>
      </w:r>
      <w:r>
        <w:rPr>
          <w:rFonts w:asciiTheme="minorEastAsia" w:hAnsiTheme="minorEastAsia" w:eastAsiaTheme="minorEastAsia"/>
          <w:b/>
          <w:color w:val="000000" w:themeColor="text1"/>
          <w:sz w:val="24"/>
          <w:szCs w:val="24"/>
          <w14:textFill>
            <w14:solidFill>
              <w14:schemeClr w14:val="tx1"/>
            </w14:solidFill>
          </w14:textFill>
        </w:rPr>
        <w:t>，</w:t>
      </w:r>
      <w:r>
        <w:rPr>
          <w:rFonts w:hint="eastAsia" w:asciiTheme="minorEastAsia" w:hAnsiTheme="minorEastAsia" w:eastAsiaTheme="minorEastAsia"/>
          <w:b/>
          <w:color w:val="000000" w:themeColor="text1"/>
          <w:sz w:val="24"/>
          <w:szCs w:val="24"/>
          <w14:textFill>
            <w14:solidFill>
              <w14:schemeClr w14:val="tx1"/>
            </w14:solidFill>
          </w14:textFill>
        </w:rPr>
        <w:t>将被作为无效响应处理</w:t>
      </w:r>
      <w:r>
        <w:rPr>
          <w:rFonts w:asciiTheme="minorEastAsia" w:hAnsiTheme="minorEastAsia" w:eastAsiaTheme="minorEastAsia"/>
          <w:b/>
          <w:color w:val="000000" w:themeColor="text1"/>
          <w:sz w:val="24"/>
          <w:szCs w:val="24"/>
          <w14:textFill>
            <w14:solidFill>
              <w14:schemeClr w14:val="tx1"/>
            </w14:solidFill>
          </w14:textFill>
        </w:rPr>
        <w:t>。</w:t>
      </w:r>
    </w:p>
    <w:p w14:paraId="01D16F53">
      <w:pPr>
        <w:tabs>
          <w:tab w:val="left" w:pos="900"/>
        </w:tabs>
        <w:spacing w:line="360" w:lineRule="auto"/>
        <w:ind w:left="900" w:hanging="900"/>
        <w:rPr>
          <w:rFonts w:hint="eastAsia" w:asciiTheme="minorEastAsia" w:hAnsiTheme="minorEastAsia" w:eastAsiaTheme="minorEastAsia"/>
          <w:b/>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10.6</w:t>
      </w:r>
      <w:r>
        <w:rPr>
          <w:rFonts w:hint="eastAsia" w:asciiTheme="minorEastAsia" w:hAnsiTheme="minorEastAsia" w:eastAsiaTheme="minorEastAsia"/>
          <w:color w:val="000000" w:themeColor="text1"/>
          <w:sz w:val="24"/>
          <w:szCs w:val="24"/>
          <w14:textFill>
            <w14:solidFill>
              <w14:schemeClr w14:val="tx1"/>
            </w14:solidFill>
          </w14:textFill>
        </w:rPr>
        <w:tab/>
      </w:r>
      <w:r>
        <w:rPr>
          <w:rFonts w:asciiTheme="minorEastAsia" w:hAnsiTheme="minorEastAsia" w:eastAsiaTheme="minorEastAsia"/>
          <w:color w:val="000000" w:themeColor="text1"/>
          <w:sz w:val="24"/>
          <w:szCs w:val="24"/>
          <w14:textFill>
            <w14:solidFill>
              <w14:schemeClr w14:val="tx1"/>
            </w14:solidFill>
          </w14:textFill>
        </w:rPr>
        <w:t>每种</w:t>
      </w:r>
      <w:r>
        <w:rPr>
          <w:rFonts w:hint="eastAsia" w:asciiTheme="minorEastAsia" w:hAnsiTheme="minorEastAsia" w:eastAsiaTheme="minorEastAsia"/>
          <w:color w:val="000000" w:themeColor="text1"/>
          <w:sz w:val="24"/>
          <w:szCs w:val="24"/>
          <w14:textFill>
            <w14:solidFill>
              <w14:schemeClr w14:val="tx1"/>
            </w14:solidFill>
          </w14:textFill>
        </w:rPr>
        <w:t>服务项目</w:t>
      </w:r>
      <w:r>
        <w:rPr>
          <w:rFonts w:asciiTheme="minorEastAsia" w:hAnsiTheme="minorEastAsia" w:eastAsiaTheme="minorEastAsia"/>
          <w:color w:val="000000" w:themeColor="text1"/>
          <w:sz w:val="24"/>
          <w:szCs w:val="24"/>
          <w14:textFill>
            <w14:solidFill>
              <w14:schemeClr w14:val="tx1"/>
            </w14:solidFill>
          </w14:textFill>
        </w:rPr>
        <w:t>只能有一个报价，供应商对本项目</w:t>
      </w:r>
      <w:r>
        <w:rPr>
          <w:rFonts w:hint="eastAsia" w:asciiTheme="minorEastAsia" w:hAnsiTheme="minorEastAsia" w:eastAsiaTheme="minorEastAsia"/>
          <w:color w:val="000000" w:themeColor="text1"/>
          <w:sz w:val="24"/>
          <w:szCs w:val="24"/>
          <w14:textFill>
            <w14:solidFill>
              <w14:schemeClr w14:val="tx1"/>
            </w14:solidFill>
          </w14:textFill>
        </w:rPr>
        <w:t>或分包</w:t>
      </w:r>
      <w:r>
        <w:rPr>
          <w:rFonts w:asciiTheme="minorEastAsia" w:hAnsiTheme="minorEastAsia" w:eastAsiaTheme="minorEastAsia"/>
          <w:color w:val="000000" w:themeColor="text1"/>
          <w:sz w:val="24"/>
          <w:szCs w:val="24"/>
          <w14:textFill>
            <w14:solidFill>
              <w14:schemeClr w14:val="tx1"/>
            </w14:solidFill>
          </w14:textFill>
        </w:rPr>
        <w:t>只允许有一个报价。</w:t>
      </w:r>
      <w:r>
        <w:rPr>
          <w:rFonts w:asciiTheme="minorEastAsia" w:hAnsiTheme="minorEastAsia" w:eastAsiaTheme="minorEastAsia"/>
          <w:b/>
          <w:color w:val="000000" w:themeColor="text1"/>
          <w:sz w:val="24"/>
          <w:szCs w:val="24"/>
          <w14:textFill>
            <w14:solidFill>
              <w14:schemeClr w14:val="tx1"/>
            </w14:solidFill>
          </w14:textFill>
        </w:rPr>
        <w:t>任何选择性报价（或多个方案）的</w:t>
      </w:r>
      <w:r>
        <w:rPr>
          <w:rFonts w:hint="eastAsia" w:asciiTheme="minorEastAsia" w:hAnsiTheme="minorEastAsia" w:eastAsiaTheme="minorEastAsia"/>
          <w:b/>
          <w:color w:val="000000" w:themeColor="text1"/>
          <w:sz w:val="24"/>
          <w:szCs w:val="24"/>
          <w14:textFill>
            <w14:solidFill>
              <w14:schemeClr w14:val="tx1"/>
            </w14:solidFill>
          </w14:textFill>
        </w:rPr>
        <w:t>响应，将被作为无效响应处理</w:t>
      </w:r>
      <w:r>
        <w:rPr>
          <w:rFonts w:asciiTheme="minorEastAsia" w:hAnsiTheme="minorEastAsia" w:eastAsiaTheme="minorEastAsia"/>
          <w:b/>
          <w:color w:val="000000" w:themeColor="text1"/>
          <w:sz w:val="24"/>
          <w:szCs w:val="24"/>
          <w14:textFill>
            <w14:solidFill>
              <w14:schemeClr w14:val="tx1"/>
            </w14:solidFill>
          </w14:textFill>
        </w:rPr>
        <w:t>。</w:t>
      </w:r>
    </w:p>
    <w:p w14:paraId="14138FF3">
      <w:pPr>
        <w:tabs>
          <w:tab w:val="left" w:pos="851"/>
        </w:tabs>
        <w:spacing w:line="360" w:lineRule="auto"/>
        <w:ind w:left="851" w:hanging="851"/>
        <w:rPr>
          <w:rFonts w:hint="eastAsia" w:asciiTheme="minorEastAsia" w:hAnsiTheme="minorEastAsia" w:eastAsiaTheme="minorEastAsia"/>
          <w:b/>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10.7</w:t>
      </w:r>
      <w:r>
        <w:rPr>
          <w:rFonts w:hint="eastAsia" w:asciiTheme="minorEastAsia" w:hAnsiTheme="minorEastAsia" w:eastAsiaTheme="minorEastAsia"/>
          <w:color w:val="000000" w:themeColor="text1"/>
          <w:sz w:val="24"/>
          <w:szCs w:val="24"/>
          <w14:textFill>
            <w14:solidFill>
              <w14:schemeClr w14:val="tx1"/>
            </w14:solidFill>
          </w14:textFill>
        </w:rPr>
        <w:tab/>
      </w:r>
      <w:r>
        <w:rPr>
          <w:rFonts w:asciiTheme="minorEastAsia" w:hAnsiTheme="minorEastAsia" w:eastAsiaTheme="minorEastAsia"/>
          <w:color w:val="000000" w:themeColor="text1"/>
          <w:sz w:val="24"/>
          <w:szCs w:val="24"/>
          <w14:textFill>
            <w14:solidFill>
              <w14:schemeClr w14:val="tx1"/>
            </w14:solidFill>
          </w14:textFill>
        </w:rPr>
        <w:t>为保证公平竞争，根据相关法律法规规定，供应商不得以低于企业自身经营成本报价。</w:t>
      </w:r>
      <w:r>
        <w:rPr>
          <w:rFonts w:hint="eastAsia" w:asciiTheme="minorEastAsia" w:hAnsiTheme="minorEastAsia" w:eastAsiaTheme="minorEastAsia"/>
          <w:color w:val="000000" w:themeColor="text1"/>
          <w:sz w:val="24"/>
          <w:szCs w:val="24"/>
          <w14:textFill>
            <w14:solidFill>
              <w14:schemeClr w14:val="tx1"/>
            </w14:solidFill>
          </w14:textFill>
        </w:rPr>
        <w:t>评审小组认为供应商的报价明显低于其他通过符合性审查供应商的报价，有可能影响产品质量或者不能诚信履约的，应当要求其在评审现场合理的时间内提供书面说明，必要时提交相关证明材料；</w:t>
      </w:r>
      <w:r>
        <w:rPr>
          <w:rFonts w:hint="eastAsia" w:asciiTheme="minorEastAsia" w:hAnsiTheme="minorEastAsia" w:eastAsiaTheme="minorEastAsia"/>
          <w:b/>
          <w:color w:val="000000" w:themeColor="text1"/>
          <w:sz w:val="24"/>
          <w:szCs w:val="24"/>
          <w14:textFill>
            <w14:solidFill>
              <w14:schemeClr w14:val="tx1"/>
            </w14:solidFill>
          </w14:textFill>
        </w:rPr>
        <w:t>供应商不能证明其报价合理性的，将被作为无效响应处理。</w:t>
      </w:r>
    </w:p>
    <w:p w14:paraId="208F81E5">
      <w:pPr>
        <w:pStyle w:val="4"/>
        <w:spacing w:before="0" w:after="0" w:line="360" w:lineRule="auto"/>
        <w:rPr>
          <w:rFonts w:hint="eastAsia" w:asciiTheme="minorEastAsia" w:hAnsiTheme="minorEastAsia" w:eastAsiaTheme="minorEastAsia"/>
          <w:b w:val="0"/>
          <w:color w:val="000000" w:themeColor="text1"/>
          <w:sz w:val="24"/>
          <w:szCs w:val="24"/>
          <w14:textFill>
            <w14:solidFill>
              <w14:schemeClr w14:val="tx1"/>
            </w14:solidFill>
          </w14:textFill>
        </w:rPr>
      </w:pPr>
      <w:bookmarkStart w:id="72" w:name="_Ref467306513"/>
      <w:bookmarkStart w:id="73" w:name="_Toc134857284"/>
      <w:bookmarkStart w:id="74" w:name="_Toc163893398"/>
      <w:bookmarkStart w:id="75" w:name="_Toc520356156"/>
      <w:bookmarkStart w:id="76" w:name="_Toc107917997"/>
      <w:bookmarkStart w:id="77" w:name="_Toc495677429"/>
      <w:bookmarkStart w:id="78" w:name="_Toc497315081"/>
      <w:r>
        <w:rPr>
          <w:rFonts w:asciiTheme="minorEastAsia" w:hAnsiTheme="minorEastAsia" w:eastAsiaTheme="minorEastAsia"/>
          <w:color w:val="000000" w:themeColor="text1"/>
          <w:sz w:val="24"/>
          <w:szCs w:val="24"/>
          <w14:textFill>
            <w14:solidFill>
              <w14:schemeClr w14:val="tx1"/>
            </w14:solidFill>
          </w14:textFill>
        </w:rPr>
        <w:t>11．</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保证金</w:t>
      </w:r>
      <w:bookmarkEnd w:id="72"/>
      <w:bookmarkEnd w:id="73"/>
      <w:bookmarkEnd w:id="74"/>
      <w:bookmarkEnd w:id="75"/>
      <w:r>
        <w:rPr>
          <w:rFonts w:asciiTheme="minorEastAsia" w:hAnsiTheme="minorEastAsia" w:eastAsiaTheme="minorEastAsia"/>
          <w:color w:val="000000" w:themeColor="text1"/>
          <w:sz w:val="24"/>
          <w:szCs w:val="24"/>
          <w14:textFill>
            <w14:solidFill>
              <w14:schemeClr w14:val="tx1"/>
            </w14:solidFill>
          </w14:textFill>
        </w:rPr>
        <w:t>和遴选服务费</w:t>
      </w:r>
      <w:bookmarkEnd w:id="76"/>
      <w:bookmarkEnd w:id="77"/>
      <w:bookmarkEnd w:id="78"/>
    </w:p>
    <w:p w14:paraId="49668E87">
      <w:pPr>
        <w:spacing w:line="360" w:lineRule="auto"/>
        <w:ind w:left="898" w:hanging="898"/>
        <w:rPr>
          <w:rFonts w:hint="eastAsia" w:asciiTheme="minorEastAsia" w:hAnsiTheme="minorEastAsia" w:eastAsiaTheme="minorEastAsia"/>
          <w:color w:val="000000" w:themeColor="text1"/>
          <w:sz w:val="24"/>
          <w:szCs w:val="24"/>
          <w14:textFill>
            <w14:solidFill>
              <w14:schemeClr w14:val="tx1"/>
            </w14:solidFill>
          </w14:textFill>
        </w:rPr>
      </w:pPr>
      <w:bookmarkStart w:id="79" w:name="_Ref467306302"/>
      <w:r>
        <w:rPr>
          <w:rFonts w:asciiTheme="minorEastAsia" w:hAnsiTheme="minorEastAsia" w:eastAsiaTheme="minorEastAsia"/>
          <w:color w:val="000000" w:themeColor="text1"/>
          <w:sz w:val="24"/>
          <w:szCs w:val="24"/>
          <w14:textFill>
            <w14:solidFill>
              <w14:schemeClr w14:val="tx1"/>
            </w14:solidFill>
          </w14:textFill>
        </w:rPr>
        <w:t>11.1</w:t>
      </w:r>
      <w:bookmarkEnd w:id="79"/>
      <w:r>
        <w:rPr>
          <w:rFonts w:hint="eastAsia" w:asciiTheme="minorEastAsia" w:hAnsiTheme="minorEastAsia" w:eastAsiaTheme="minorEastAsia"/>
          <w:color w:val="000000" w:themeColor="text1"/>
          <w:sz w:val="24"/>
          <w:szCs w:val="24"/>
          <w14:textFill>
            <w14:solidFill>
              <w14:schemeClr w14:val="tx1"/>
            </w14:solidFill>
          </w14:textFill>
        </w:rPr>
        <w:tab/>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保证金应</w:t>
      </w:r>
      <w:r>
        <w:rPr>
          <w:rFonts w:hint="eastAsia" w:asciiTheme="minorEastAsia" w:hAnsiTheme="minorEastAsia" w:eastAsiaTheme="minorEastAsia"/>
          <w:color w:val="000000" w:themeColor="text1"/>
          <w:sz w:val="24"/>
          <w:szCs w:val="24"/>
          <w14:textFill>
            <w14:solidFill>
              <w14:schemeClr w14:val="tx1"/>
            </w14:solidFill>
          </w14:textFill>
        </w:rPr>
        <w:t>采用</w:t>
      </w:r>
      <w:r>
        <w:rPr>
          <w:rFonts w:asciiTheme="minorEastAsia" w:hAnsiTheme="minorEastAsia" w:eastAsiaTheme="minorEastAsia"/>
          <w:color w:val="000000" w:themeColor="text1"/>
          <w:sz w:val="24"/>
          <w:szCs w:val="24"/>
          <w14:textFill>
            <w14:solidFill>
              <w14:schemeClr w14:val="tx1"/>
            </w14:solidFill>
          </w14:textFill>
        </w:rPr>
        <w:t>货币，供应商应按照“供应商须知资料表”规定</w:t>
      </w:r>
      <w:r>
        <w:rPr>
          <w:rFonts w:hint="eastAsia" w:asciiTheme="minorEastAsia" w:hAnsiTheme="minorEastAsia" w:eastAsiaTheme="minorEastAsia"/>
          <w:color w:val="000000" w:themeColor="text1"/>
          <w:sz w:val="24"/>
          <w:szCs w:val="24"/>
          <w14:textFill>
            <w14:solidFill>
              <w14:schemeClr w14:val="tx1"/>
            </w14:solidFill>
          </w14:textFill>
        </w:rPr>
        <w:t>的金额、时间、形式</w:t>
      </w:r>
      <w:r>
        <w:rPr>
          <w:rFonts w:asciiTheme="minorEastAsia" w:hAnsiTheme="minorEastAsia" w:eastAsiaTheme="minorEastAsia"/>
          <w:color w:val="000000" w:themeColor="text1"/>
          <w:sz w:val="24"/>
          <w:szCs w:val="24"/>
          <w14:textFill>
            <w14:solidFill>
              <w14:schemeClr w14:val="tx1"/>
            </w14:solidFill>
          </w14:textFill>
        </w:rPr>
        <w:t>缴纳</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保证金，并作为其</w:t>
      </w:r>
      <w:r>
        <w:rPr>
          <w:rFonts w:hint="eastAsia" w:asciiTheme="minorEastAsia" w:hAnsiTheme="minorEastAsia" w:eastAsiaTheme="minorEastAsia"/>
          <w:color w:val="000000" w:themeColor="text1"/>
          <w:sz w:val="24"/>
          <w:szCs w:val="24"/>
          <w14:textFill>
            <w14:solidFill>
              <w14:schemeClr w14:val="tx1"/>
            </w14:solidFill>
          </w14:textFill>
        </w:rPr>
        <w:t>响应</w:t>
      </w:r>
      <w:r>
        <w:rPr>
          <w:rFonts w:asciiTheme="minorEastAsia" w:hAnsiTheme="minorEastAsia" w:eastAsiaTheme="minorEastAsia"/>
          <w:color w:val="000000" w:themeColor="text1"/>
          <w:sz w:val="24"/>
          <w:szCs w:val="24"/>
          <w14:textFill>
            <w14:solidFill>
              <w14:schemeClr w14:val="tx1"/>
            </w14:solidFill>
          </w14:textFill>
        </w:rPr>
        <w:t>的一部分。</w:t>
      </w:r>
    </w:p>
    <w:p w14:paraId="187B65D1">
      <w:pPr>
        <w:spacing w:line="360" w:lineRule="auto"/>
        <w:ind w:left="851" w:hanging="851"/>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11.2</w:t>
      </w:r>
      <w:r>
        <w:rPr>
          <w:rFonts w:hint="eastAsia" w:asciiTheme="minorEastAsia" w:hAnsiTheme="minorEastAsia" w:eastAsiaTheme="minorEastAsia"/>
          <w:color w:val="000000" w:themeColor="text1"/>
          <w:sz w:val="24"/>
          <w:szCs w:val="24"/>
          <w14:textFill>
            <w14:solidFill>
              <w14:schemeClr w14:val="tx1"/>
            </w14:solidFill>
          </w14:textFill>
        </w:rPr>
        <w:tab/>
      </w:r>
      <w:r>
        <w:rPr>
          <w:rFonts w:asciiTheme="minorEastAsia" w:hAnsiTheme="minorEastAsia" w:eastAsiaTheme="minorEastAsia"/>
          <w:color w:val="000000" w:themeColor="text1"/>
          <w:sz w:val="24"/>
          <w:szCs w:val="24"/>
          <w14:textFill>
            <w14:solidFill>
              <w14:schemeClr w14:val="tx1"/>
            </w14:solidFill>
          </w14:textFill>
        </w:rPr>
        <w:t>下列任何情况发生，</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保证金将不予退还：</w:t>
      </w:r>
    </w:p>
    <w:p w14:paraId="74E7DF63">
      <w:pPr>
        <w:pStyle w:val="23"/>
        <w:numPr>
          <w:ilvl w:val="0"/>
          <w:numId w:val="3"/>
        </w:numPr>
        <w:tabs>
          <w:tab w:val="left" w:pos="2240"/>
        </w:tabs>
        <w:spacing w:line="360" w:lineRule="auto"/>
        <w:ind w:left="-2" w:firstLine="900"/>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在</w:t>
      </w:r>
      <w:r>
        <w:rPr>
          <w:rFonts w:hint="eastAsia" w:asciiTheme="minorEastAsia" w:hAnsiTheme="minorEastAsia" w:eastAsiaTheme="minorEastAsia"/>
          <w:color w:val="000000" w:themeColor="text1"/>
          <w:sz w:val="24"/>
          <w:szCs w:val="24"/>
          <w14:textFill>
            <w14:solidFill>
              <w14:schemeClr w14:val="tx1"/>
            </w14:solidFill>
          </w14:textFill>
        </w:rPr>
        <w:t>响应文件递交截止时间</w:t>
      </w:r>
      <w:r>
        <w:rPr>
          <w:rFonts w:asciiTheme="minorEastAsia" w:hAnsiTheme="minorEastAsia" w:eastAsiaTheme="minorEastAsia"/>
          <w:color w:val="000000" w:themeColor="text1"/>
          <w:sz w:val="24"/>
          <w:szCs w:val="24"/>
          <w14:textFill>
            <w14:solidFill>
              <w14:schemeClr w14:val="tx1"/>
            </w14:solidFill>
          </w14:textFill>
        </w:rPr>
        <w:t>后到</w:t>
      </w:r>
      <w:r>
        <w:rPr>
          <w:rFonts w:hint="eastAsia" w:asciiTheme="minorEastAsia" w:hAnsiTheme="minorEastAsia" w:eastAsiaTheme="minorEastAsia"/>
          <w:color w:val="000000" w:themeColor="text1"/>
          <w:sz w:val="24"/>
          <w:szCs w:val="24"/>
          <w14:textFill>
            <w14:solidFill>
              <w14:schemeClr w14:val="tx1"/>
            </w14:solidFill>
          </w14:textFill>
        </w:rPr>
        <w:t>响应文件</w:t>
      </w:r>
      <w:r>
        <w:rPr>
          <w:rFonts w:asciiTheme="minorEastAsia" w:hAnsiTheme="minorEastAsia" w:eastAsiaTheme="minorEastAsia"/>
          <w:color w:val="000000" w:themeColor="text1"/>
          <w:sz w:val="24"/>
          <w:szCs w:val="24"/>
          <w14:textFill>
            <w14:solidFill>
              <w14:schemeClr w14:val="tx1"/>
            </w14:solidFill>
          </w14:textFill>
        </w:rPr>
        <w:t>有效期满前，供应商擅自</w:t>
      </w:r>
    </w:p>
    <w:p w14:paraId="5A2BA4EB">
      <w:pPr>
        <w:pStyle w:val="23"/>
        <w:tabs>
          <w:tab w:val="left" w:pos="2240"/>
        </w:tabs>
        <w:spacing w:line="360" w:lineRule="auto"/>
        <w:ind w:left="898"/>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撤回</w:t>
      </w:r>
      <w:r>
        <w:rPr>
          <w:rFonts w:hint="eastAsia" w:asciiTheme="minorEastAsia" w:hAnsiTheme="minorEastAsia" w:eastAsiaTheme="minorEastAsia"/>
          <w:color w:val="000000" w:themeColor="text1"/>
          <w:sz w:val="24"/>
          <w:szCs w:val="24"/>
          <w14:textFill>
            <w14:solidFill>
              <w14:schemeClr w14:val="tx1"/>
            </w14:solidFill>
          </w14:textFill>
        </w:rPr>
        <w:t>响应</w:t>
      </w:r>
      <w:r>
        <w:rPr>
          <w:rFonts w:asciiTheme="minorEastAsia" w:hAnsiTheme="minorEastAsia" w:eastAsiaTheme="minorEastAsia"/>
          <w:color w:val="000000" w:themeColor="text1"/>
          <w:sz w:val="24"/>
          <w:szCs w:val="24"/>
          <w14:textFill>
            <w14:solidFill>
              <w14:schemeClr w14:val="tx1"/>
            </w14:solidFill>
          </w14:textFill>
        </w:rPr>
        <w:t>的；</w:t>
      </w:r>
    </w:p>
    <w:p w14:paraId="356E296F">
      <w:pPr>
        <w:spacing w:line="360" w:lineRule="auto"/>
        <w:ind w:firstLine="840" w:firstLineChars="350"/>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（2）成交供应商不按本须知第2</w:t>
      </w:r>
      <w:r>
        <w:rPr>
          <w:rFonts w:hint="eastAsia" w:asciiTheme="minorEastAsia" w:hAnsiTheme="minorEastAsia" w:eastAsiaTheme="minorEastAsia"/>
          <w:color w:val="000000" w:themeColor="text1"/>
          <w:sz w:val="24"/>
          <w:szCs w:val="24"/>
          <w14:textFill>
            <w14:solidFill>
              <w14:schemeClr w14:val="tx1"/>
            </w14:solidFill>
          </w14:textFill>
        </w:rPr>
        <w:t>9</w:t>
      </w:r>
      <w:r>
        <w:rPr>
          <w:rFonts w:asciiTheme="minorEastAsia" w:hAnsiTheme="minorEastAsia" w:eastAsiaTheme="minorEastAsia"/>
          <w:color w:val="000000" w:themeColor="text1"/>
          <w:sz w:val="24"/>
          <w:szCs w:val="24"/>
          <w14:textFill>
            <w14:solidFill>
              <w14:schemeClr w14:val="tx1"/>
            </w14:solidFill>
          </w14:textFill>
        </w:rPr>
        <w:t>条的规定签订合同的。</w:t>
      </w:r>
      <w:bookmarkStart w:id="80" w:name="_Ref467306336"/>
    </w:p>
    <w:bookmarkEnd w:id="80"/>
    <w:p w14:paraId="5DDB6451">
      <w:pPr>
        <w:spacing w:line="360" w:lineRule="auto"/>
        <w:ind w:left="900" w:hanging="900"/>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11.</w:t>
      </w:r>
      <w:r>
        <w:rPr>
          <w:rFonts w:hint="eastAsia" w:asciiTheme="minorEastAsia" w:hAnsiTheme="minorEastAsia" w:eastAsiaTheme="minorEastAsia"/>
          <w:color w:val="000000" w:themeColor="text1"/>
          <w:sz w:val="24"/>
          <w:szCs w:val="24"/>
          <w14:textFill>
            <w14:solidFill>
              <w14:schemeClr w14:val="tx1"/>
            </w14:solidFill>
          </w14:textFill>
        </w:rPr>
        <w:t>3</w:t>
      </w:r>
      <w:r>
        <w:rPr>
          <w:rFonts w:hint="eastAsia" w:asciiTheme="minorEastAsia" w:hAnsiTheme="minorEastAsia" w:eastAsiaTheme="minorEastAsia"/>
          <w:color w:val="000000" w:themeColor="text1"/>
          <w:sz w:val="24"/>
          <w:szCs w:val="24"/>
          <w14:textFill>
            <w14:solidFill>
              <w14:schemeClr w14:val="tx1"/>
            </w14:solidFill>
          </w14:textFill>
        </w:rPr>
        <w:tab/>
      </w:r>
      <w:r>
        <w:rPr>
          <w:rFonts w:asciiTheme="minorEastAsia" w:hAnsiTheme="minorEastAsia" w:eastAsiaTheme="minorEastAsia"/>
          <w:color w:val="000000" w:themeColor="text1"/>
          <w:sz w:val="24"/>
          <w:szCs w:val="24"/>
          <w14:textFill>
            <w14:solidFill>
              <w14:schemeClr w14:val="tx1"/>
            </w14:solidFill>
          </w14:textFill>
        </w:rPr>
        <w:t>成交供应商的</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保证金，在与</w:t>
      </w:r>
      <w:r>
        <w:rPr>
          <w:rFonts w:hint="eastAsia" w:asciiTheme="minorEastAsia" w:hAnsiTheme="minorEastAsia" w:eastAsiaTheme="minorEastAsia"/>
          <w:color w:val="000000" w:themeColor="text1"/>
          <w:sz w:val="24"/>
          <w:szCs w:val="24"/>
          <w14:textFill>
            <w14:solidFill>
              <w14:schemeClr w14:val="tx1"/>
            </w14:solidFill>
          </w14:textFill>
        </w:rPr>
        <w:t>遴选人</w:t>
      </w:r>
      <w:r>
        <w:rPr>
          <w:rFonts w:asciiTheme="minorEastAsia" w:hAnsiTheme="minorEastAsia" w:eastAsiaTheme="minorEastAsia"/>
          <w:color w:val="000000" w:themeColor="text1"/>
          <w:sz w:val="24"/>
          <w:szCs w:val="24"/>
          <w14:textFill>
            <w14:solidFill>
              <w14:schemeClr w14:val="tx1"/>
            </w14:solidFill>
          </w14:textFill>
        </w:rPr>
        <w:t>签订书面合同后5个工作日内无息退还成交供应商。未成交的供应商的</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保证金，将于成交通知书发出之日起5个工作日内无息退还供应商</w:t>
      </w:r>
      <w:r>
        <w:rPr>
          <w:rFonts w:hint="eastAsia" w:asciiTheme="minorEastAsia" w:hAnsiTheme="minorEastAsia" w:eastAsiaTheme="minorEastAsia"/>
          <w:color w:val="000000" w:themeColor="text1"/>
          <w:sz w:val="24"/>
          <w:szCs w:val="24"/>
          <w14:textFill>
            <w14:solidFill>
              <w14:schemeClr w14:val="tx1"/>
            </w14:solidFill>
          </w14:textFill>
        </w:rPr>
        <w:t>。</w:t>
      </w:r>
    </w:p>
    <w:p w14:paraId="6D081139">
      <w:pPr>
        <w:spacing w:line="360" w:lineRule="auto"/>
        <w:ind w:left="900" w:hanging="900"/>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11.</w:t>
      </w:r>
      <w:r>
        <w:rPr>
          <w:rFonts w:hint="eastAsia" w:asciiTheme="minorEastAsia" w:hAnsiTheme="minorEastAsia" w:eastAsiaTheme="minorEastAsia"/>
          <w:color w:val="000000" w:themeColor="text1"/>
          <w:sz w:val="24"/>
          <w:szCs w:val="24"/>
          <w14:textFill>
            <w14:solidFill>
              <w14:schemeClr w14:val="tx1"/>
            </w14:solidFill>
          </w14:textFill>
        </w:rPr>
        <w:t>4</w:t>
      </w:r>
      <w:r>
        <w:rPr>
          <w:rFonts w:hint="eastAsia" w:asciiTheme="minorEastAsia" w:hAnsiTheme="minorEastAsia" w:eastAsiaTheme="minorEastAsia"/>
          <w:color w:val="000000" w:themeColor="text1"/>
          <w:sz w:val="24"/>
          <w:szCs w:val="24"/>
          <w14:textFill>
            <w14:solidFill>
              <w14:schemeClr w14:val="tx1"/>
            </w14:solidFill>
          </w14:textFill>
        </w:rPr>
        <w:tab/>
      </w:r>
      <w:r>
        <w:rPr>
          <w:rFonts w:asciiTheme="minorEastAsia" w:hAnsiTheme="minorEastAsia" w:eastAsiaTheme="minorEastAsia"/>
          <w:color w:val="000000" w:themeColor="text1"/>
          <w:sz w:val="24"/>
          <w:szCs w:val="24"/>
          <w14:textFill>
            <w14:solidFill>
              <w14:schemeClr w14:val="tx1"/>
            </w14:solidFill>
          </w14:textFill>
        </w:rPr>
        <w:t>成交供应商应按照“供应商须知资料表”中的规定在领取成交通知书时交付</w:t>
      </w:r>
      <w:r>
        <w:rPr>
          <w:rFonts w:hint="eastAsia" w:asciiTheme="minorEastAsia" w:hAnsiTheme="minorEastAsia" w:eastAsiaTheme="minorEastAsia"/>
          <w:color w:val="000000" w:themeColor="text1"/>
          <w:sz w:val="24"/>
          <w:szCs w:val="24"/>
          <w14:textFill>
            <w14:solidFill>
              <w14:schemeClr w14:val="tx1"/>
            </w14:solidFill>
          </w14:textFill>
        </w:rPr>
        <w:t>成交</w:t>
      </w:r>
      <w:r>
        <w:rPr>
          <w:rFonts w:asciiTheme="minorEastAsia" w:hAnsiTheme="minorEastAsia" w:eastAsiaTheme="minorEastAsia"/>
          <w:color w:val="000000" w:themeColor="text1"/>
          <w:sz w:val="24"/>
          <w:szCs w:val="24"/>
          <w14:textFill>
            <w14:solidFill>
              <w14:schemeClr w14:val="tx1"/>
            </w14:solidFill>
          </w14:textFill>
        </w:rPr>
        <w:t>服务费。</w:t>
      </w:r>
    </w:p>
    <w:p w14:paraId="2BDB173A">
      <w:pPr>
        <w:pStyle w:val="4"/>
        <w:spacing w:before="0" w:after="0" w:line="360" w:lineRule="auto"/>
        <w:rPr>
          <w:rFonts w:hint="eastAsia" w:asciiTheme="minorEastAsia" w:hAnsiTheme="minorEastAsia" w:eastAsiaTheme="minorEastAsia"/>
          <w:b w:val="0"/>
          <w:color w:val="000000" w:themeColor="text1"/>
          <w:sz w:val="24"/>
          <w:szCs w:val="24"/>
          <w14:textFill>
            <w14:solidFill>
              <w14:schemeClr w14:val="tx1"/>
            </w14:solidFill>
          </w14:textFill>
        </w:rPr>
      </w:pPr>
      <w:bookmarkStart w:id="81" w:name="_Toc163893399"/>
      <w:bookmarkStart w:id="82" w:name="_Toc520356157"/>
      <w:bookmarkStart w:id="83" w:name="_Toc497315082"/>
      <w:bookmarkStart w:id="84" w:name="_Toc495677430"/>
      <w:bookmarkStart w:id="85" w:name="_Toc134857285"/>
      <w:bookmarkStart w:id="86" w:name="_Toc107917998"/>
      <w:bookmarkStart w:id="87" w:name="_Toc73427795"/>
      <w:r>
        <w:rPr>
          <w:rFonts w:asciiTheme="minorEastAsia" w:hAnsiTheme="minorEastAsia" w:eastAsiaTheme="minorEastAsia"/>
          <w:color w:val="000000" w:themeColor="text1"/>
          <w:sz w:val="24"/>
          <w:szCs w:val="24"/>
          <w14:textFill>
            <w14:solidFill>
              <w14:schemeClr w14:val="tx1"/>
            </w14:solidFill>
          </w14:textFill>
        </w:rPr>
        <w:t>12．</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有效期</w:t>
      </w:r>
      <w:bookmarkEnd w:id="81"/>
      <w:bookmarkEnd w:id="82"/>
      <w:bookmarkEnd w:id="83"/>
      <w:bookmarkEnd w:id="84"/>
      <w:bookmarkEnd w:id="85"/>
      <w:bookmarkEnd w:id="86"/>
    </w:p>
    <w:p w14:paraId="677C9A9A">
      <w:pPr>
        <w:spacing w:line="360" w:lineRule="auto"/>
        <w:ind w:left="960" w:hanging="960" w:hangingChars="400"/>
        <w:rPr>
          <w:rFonts w:hint="eastAsia" w:asciiTheme="minorEastAsia" w:hAnsiTheme="minorEastAsia" w:eastAsiaTheme="minorEastAsia"/>
          <w:b/>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12.1</w:t>
      </w:r>
      <w:r>
        <w:rPr>
          <w:rFonts w:hint="eastAsia" w:asciiTheme="minorEastAsia" w:hAnsiTheme="minorEastAsia" w:eastAsiaTheme="minorEastAsia"/>
          <w:color w:val="000000" w:themeColor="text1"/>
          <w:sz w:val="24"/>
          <w:szCs w:val="24"/>
          <w14:textFill>
            <w14:solidFill>
              <w14:schemeClr w14:val="tx1"/>
            </w14:solidFill>
          </w14:textFill>
        </w:rPr>
        <w:tab/>
      </w:r>
      <w:r>
        <w:rPr>
          <w:rFonts w:hint="eastAsia" w:asciiTheme="minorEastAsia" w:hAnsiTheme="minorEastAsia" w:eastAsiaTheme="minorEastAsia"/>
          <w:color w:val="000000" w:themeColor="text1"/>
          <w:sz w:val="24"/>
          <w:szCs w:val="24"/>
          <w14:textFill>
            <w14:solidFill>
              <w14:schemeClr w14:val="tx1"/>
            </w14:solidFill>
          </w14:textFill>
        </w:rPr>
        <w:t>响应有效期从提交响应文件的截止之日起算，响应文件中承诺的响应有效期应当不少于遴选文件“供应商须知资料表”中载明的响应有效期，响应有效期不满足要求的响应将被作为无效响应处理。</w:t>
      </w:r>
    </w:p>
    <w:p w14:paraId="7F37292D">
      <w:pPr>
        <w:spacing w:line="360" w:lineRule="auto"/>
        <w:ind w:left="840" w:hanging="840" w:hangingChars="350"/>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12.2</w:t>
      </w:r>
      <w:r>
        <w:rPr>
          <w:rFonts w:hint="eastAsia" w:asciiTheme="minorEastAsia" w:hAnsiTheme="minorEastAsia" w:eastAsiaTheme="minorEastAsia"/>
          <w:color w:val="000000" w:themeColor="text1"/>
          <w:sz w:val="24"/>
          <w:szCs w:val="24"/>
          <w14:textFill>
            <w14:solidFill>
              <w14:schemeClr w14:val="tx1"/>
            </w14:solidFill>
          </w14:textFill>
        </w:rPr>
        <w:tab/>
      </w:r>
      <w:r>
        <w:rPr>
          <w:rFonts w:hint="eastAsia" w:asciiTheme="minorEastAsia" w:hAnsiTheme="minorEastAsia" w:eastAsiaTheme="minorEastAsia"/>
          <w:color w:val="000000" w:themeColor="text1"/>
          <w:sz w:val="24"/>
          <w:szCs w:val="24"/>
          <w14:textFill>
            <w14:solidFill>
              <w14:schemeClr w14:val="tx1"/>
            </w14:solidFill>
          </w14:textFill>
        </w:rPr>
        <w:t>遴选人</w:t>
      </w:r>
      <w:r>
        <w:rPr>
          <w:rFonts w:asciiTheme="minorEastAsia" w:hAnsiTheme="minorEastAsia" w:eastAsiaTheme="minorEastAsia"/>
          <w:color w:val="000000" w:themeColor="text1"/>
          <w:sz w:val="24"/>
          <w:szCs w:val="24"/>
          <w14:textFill>
            <w14:solidFill>
              <w14:schemeClr w14:val="tx1"/>
            </w14:solidFill>
          </w14:textFill>
        </w:rPr>
        <w:t>可根据实际情况，在原</w:t>
      </w:r>
      <w:r>
        <w:rPr>
          <w:rFonts w:hint="eastAsia" w:asciiTheme="minorEastAsia" w:hAnsiTheme="minorEastAsia" w:eastAsiaTheme="minorEastAsia"/>
          <w:color w:val="000000" w:themeColor="text1"/>
          <w:sz w:val="24"/>
          <w:szCs w:val="24"/>
          <w14:textFill>
            <w14:solidFill>
              <w14:schemeClr w14:val="tx1"/>
            </w14:solidFill>
          </w14:textFill>
        </w:rPr>
        <w:t>响应文件递交截止时间</w:t>
      </w:r>
      <w:r>
        <w:rPr>
          <w:rFonts w:asciiTheme="minorEastAsia" w:hAnsiTheme="minorEastAsia" w:eastAsiaTheme="minorEastAsia"/>
          <w:color w:val="000000" w:themeColor="text1"/>
          <w:sz w:val="24"/>
          <w:szCs w:val="24"/>
          <w14:textFill>
            <w14:solidFill>
              <w14:schemeClr w14:val="tx1"/>
            </w14:solidFill>
          </w14:textFill>
        </w:rPr>
        <w:t>之前，要求供应商同意延长</w:t>
      </w:r>
      <w:r>
        <w:rPr>
          <w:rFonts w:hint="eastAsia" w:asciiTheme="minorEastAsia" w:hAnsiTheme="minorEastAsia" w:eastAsiaTheme="minorEastAsia"/>
          <w:color w:val="000000" w:themeColor="text1"/>
          <w:sz w:val="24"/>
          <w:szCs w:val="24"/>
          <w14:textFill>
            <w14:solidFill>
              <w14:schemeClr w14:val="tx1"/>
            </w14:solidFill>
          </w14:textFill>
        </w:rPr>
        <w:t>响应</w:t>
      </w:r>
      <w:r>
        <w:rPr>
          <w:rFonts w:asciiTheme="minorEastAsia" w:hAnsiTheme="minorEastAsia" w:eastAsiaTheme="minorEastAsia"/>
          <w:color w:val="000000" w:themeColor="text1"/>
          <w:sz w:val="24"/>
          <w:szCs w:val="24"/>
          <w14:textFill>
            <w14:solidFill>
              <w14:schemeClr w14:val="tx1"/>
            </w14:solidFill>
          </w14:textFill>
        </w:rPr>
        <w:t>的有效期。接受该要求的供应商将不会被要求和允许修正其</w:t>
      </w:r>
      <w:r>
        <w:rPr>
          <w:rFonts w:hint="eastAsia" w:asciiTheme="minorEastAsia" w:hAnsiTheme="minorEastAsia" w:eastAsiaTheme="minorEastAsia"/>
          <w:color w:val="000000" w:themeColor="text1"/>
          <w:sz w:val="24"/>
          <w:szCs w:val="24"/>
          <w14:textFill>
            <w14:solidFill>
              <w14:schemeClr w14:val="tx1"/>
            </w14:solidFill>
          </w14:textFill>
        </w:rPr>
        <w:t>响应</w:t>
      </w:r>
      <w:r>
        <w:rPr>
          <w:rFonts w:asciiTheme="minorEastAsia" w:hAnsiTheme="minorEastAsia" w:eastAsiaTheme="minorEastAsia"/>
          <w:color w:val="000000" w:themeColor="text1"/>
          <w:sz w:val="24"/>
          <w:szCs w:val="24"/>
          <w14:textFill>
            <w14:solidFill>
              <w14:schemeClr w14:val="tx1"/>
            </w14:solidFill>
          </w14:textFill>
        </w:rPr>
        <w:t>，且本须知中有关</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保证金的要求将在延长了的有效期内继续有效。供应商也可以拒绝</w:t>
      </w:r>
      <w:r>
        <w:rPr>
          <w:rFonts w:hint="eastAsia" w:asciiTheme="minorEastAsia" w:hAnsiTheme="minorEastAsia" w:eastAsiaTheme="minorEastAsia"/>
          <w:color w:val="000000" w:themeColor="text1"/>
          <w:sz w:val="24"/>
          <w:szCs w:val="24"/>
          <w14:textFill>
            <w14:solidFill>
              <w14:schemeClr w14:val="tx1"/>
            </w14:solidFill>
          </w14:textFill>
        </w:rPr>
        <w:t>遴选人</w:t>
      </w:r>
      <w:r>
        <w:rPr>
          <w:rFonts w:asciiTheme="minorEastAsia" w:hAnsiTheme="minorEastAsia" w:eastAsiaTheme="minorEastAsia"/>
          <w:color w:val="000000" w:themeColor="text1"/>
          <w:sz w:val="24"/>
          <w:szCs w:val="24"/>
          <w14:textFill>
            <w14:solidFill>
              <w14:schemeClr w14:val="tx1"/>
            </w14:solidFill>
          </w14:textFill>
        </w:rPr>
        <w:t>的这种要求，其</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保证金将不会被没收。上述要求和答复都应以书面形式提交。</w:t>
      </w:r>
    </w:p>
    <w:bookmarkEnd w:id="87"/>
    <w:p w14:paraId="6442F090">
      <w:pPr>
        <w:pStyle w:val="4"/>
        <w:spacing w:before="0" w:after="0" w:line="360" w:lineRule="auto"/>
        <w:rPr>
          <w:rFonts w:hint="eastAsia" w:asciiTheme="minorEastAsia" w:hAnsiTheme="minorEastAsia" w:eastAsiaTheme="minorEastAsia"/>
          <w:b w:val="0"/>
          <w:color w:val="000000" w:themeColor="text1"/>
          <w:sz w:val="24"/>
          <w:szCs w:val="24"/>
          <w14:textFill>
            <w14:solidFill>
              <w14:schemeClr w14:val="tx1"/>
            </w14:solidFill>
          </w14:textFill>
        </w:rPr>
      </w:pPr>
      <w:bookmarkStart w:id="88" w:name="_Toc134857286"/>
      <w:bookmarkStart w:id="89" w:name="_Toc163893400"/>
      <w:bookmarkStart w:id="90" w:name="_Toc495677431"/>
      <w:bookmarkStart w:id="91" w:name="_Toc497315083"/>
      <w:bookmarkStart w:id="92" w:name="_Toc107917999"/>
      <w:bookmarkStart w:id="93" w:name="_Toc520356158"/>
      <w:bookmarkStart w:id="94" w:name="_Toc73427796"/>
      <w:r>
        <w:rPr>
          <w:rFonts w:asciiTheme="minorEastAsia" w:hAnsiTheme="minorEastAsia" w:eastAsiaTheme="minorEastAsia"/>
          <w:color w:val="000000" w:themeColor="text1"/>
          <w:sz w:val="24"/>
          <w:szCs w:val="24"/>
          <w14:textFill>
            <w14:solidFill>
              <w14:schemeClr w14:val="tx1"/>
            </w14:solidFill>
          </w14:textFill>
        </w:rPr>
        <w:t>13．响应文件的</w:t>
      </w:r>
      <w:r>
        <w:rPr>
          <w:rFonts w:hint="eastAsia" w:asciiTheme="minorEastAsia" w:hAnsiTheme="minorEastAsia" w:eastAsiaTheme="minorEastAsia"/>
          <w:color w:val="000000" w:themeColor="text1"/>
          <w:sz w:val="24"/>
          <w:szCs w:val="24"/>
          <w14:textFill>
            <w14:solidFill>
              <w14:schemeClr w14:val="tx1"/>
            </w14:solidFill>
          </w14:textFill>
        </w:rPr>
        <w:t>份数及</w:t>
      </w:r>
      <w:r>
        <w:rPr>
          <w:rFonts w:asciiTheme="minorEastAsia" w:hAnsiTheme="minorEastAsia" w:eastAsiaTheme="minorEastAsia"/>
          <w:color w:val="000000" w:themeColor="text1"/>
          <w:sz w:val="24"/>
          <w:szCs w:val="24"/>
          <w14:textFill>
            <w14:solidFill>
              <w14:schemeClr w14:val="tx1"/>
            </w14:solidFill>
          </w14:textFill>
        </w:rPr>
        <w:t>签署</w:t>
      </w:r>
      <w:bookmarkEnd w:id="88"/>
      <w:bookmarkEnd w:id="89"/>
      <w:bookmarkEnd w:id="90"/>
      <w:bookmarkEnd w:id="91"/>
      <w:bookmarkEnd w:id="92"/>
      <w:bookmarkEnd w:id="93"/>
    </w:p>
    <w:p w14:paraId="02CB5228">
      <w:pPr>
        <w:spacing w:line="360" w:lineRule="auto"/>
        <w:ind w:left="900" w:hanging="900"/>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13.1</w:t>
      </w:r>
      <w:r>
        <w:rPr>
          <w:rFonts w:hint="eastAsia" w:asciiTheme="minorEastAsia" w:hAnsiTheme="minorEastAsia" w:eastAsiaTheme="minorEastAsia"/>
          <w:color w:val="000000" w:themeColor="text1"/>
          <w:sz w:val="24"/>
          <w:szCs w:val="24"/>
          <w14:textFill>
            <w14:solidFill>
              <w14:schemeClr w14:val="tx1"/>
            </w14:solidFill>
          </w14:textFill>
        </w:rPr>
        <w:tab/>
      </w:r>
      <w:r>
        <w:rPr>
          <w:rFonts w:asciiTheme="minorEastAsia" w:hAnsiTheme="minorEastAsia" w:eastAsiaTheme="minorEastAsia"/>
          <w:color w:val="000000" w:themeColor="text1"/>
          <w:sz w:val="24"/>
          <w:szCs w:val="24"/>
          <w14:textFill>
            <w14:solidFill>
              <w14:schemeClr w14:val="tx1"/>
            </w14:solidFill>
          </w14:textFill>
        </w:rPr>
        <w:t>供应商应按照“第二章供应商须知资料表”规定的份数提交响应文件正本、副本、电子版，每份响应文件须清楚地标明“正本”或“副本”或“电子版”。若正本与副本或电子版不符，以正本为准。</w:t>
      </w:r>
    </w:p>
    <w:p w14:paraId="7E79C40F">
      <w:pPr>
        <w:spacing w:line="360" w:lineRule="auto"/>
        <w:ind w:left="900" w:hanging="900"/>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13.2</w:t>
      </w:r>
      <w:r>
        <w:rPr>
          <w:rFonts w:hint="eastAsia" w:asciiTheme="minorEastAsia" w:hAnsiTheme="minorEastAsia" w:eastAsiaTheme="minorEastAsia"/>
          <w:color w:val="000000" w:themeColor="text1"/>
          <w:sz w:val="24"/>
          <w:szCs w:val="24"/>
          <w14:textFill>
            <w14:solidFill>
              <w14:schemeClr w14:val="tx1"/>
            </w14:solidFill>
          </w14:textFill>
        </w:rPr>
        <w:tab/>
      </w:r>
      <w:r>
        <w:rPr>
          <w:rFonts w:asciiTheme="minorEastAsia" w:hAnsiTheme="minorEastAsia" w:eastAsiaTheme="minorEastAsia"/>
          <w:color w:val="000000" w:themeColor="text1"/>
          <w:sz w:val="24"/>
          <w:szCs w:val="24"/>
          <w14:textFill>
            <w14:solidFill>
              <w14:schemeClr w14:val="tx1"/>
            </w14:solidFill>
          </w14:textFill>
        </w:rPr>
        <w:t>响应文件的正本需打印或用不退色墨水书写，并按要求由供应商的法定代表人</w:t>
      </w:r>
      <w:r>
        <w:rPr>
          <w:rFonts w:hint="eastAsia" w:asciiTheme="minorEastAsia" w:hAnsiTheme="minorEastAsia" w:eastAsiaTheme="minorEastAsia"/>
          <w:color w:val="000000" w:themeColor="text1"/>
          <w:sz w:val="24"/>
          <w:szCs w:val="24"/>
          <w14:textFill>
            <w14:solidFill>
              <w14:schemeClr w14:val="tx1"/>
            </w14:solidFill>
          </w14:textFill>
        </w:rPr>
        <w:t>（单位负责人）</w:t>
      </w:r>
      <w:r>
        <w:rPr>
          <w:rFonts w:asciiTheme="minorEastAsia" w:hAnsiTheme="minorEastAsia" w:eastAsiaTheme="minorEastAsia"/>
          <w:color w:val="000000" w:themeColor="text1"/>
          <w:sz w:val="24"/>
          <w:szCs w:val="24"/>
          <w14:textFill>
            <w14:solidFill>
              <w14:schemeClr w14:val="tx1"/>
            </w14:solidFill>
          </w14:textFill>
        </w:rPr>
        <w:t>或经其正式授权的代表在响应文件上签字并加盖供应商公章。授权代表须持有书面的“授权</w:t>
      </w:r>
      <w:r>
        <w:rPr>
          <w:rFonts w:hint="eastAsia" w:asciiTheme="minorEastAsia" w:hAnsiTheme="minorEastAsia" w:eastAsiaTheme="minorEastAsia"/>
          <w:color w:val="000000" w:themeColor="text1"/>
          <w:sz w:val="24"/>
          <w:szCs w:val="24"/>
          <w14:textFill>
            <w14:solidFill>
              <w14:schemeClr w14:val="tx1"/>
            </w14:solidFill>
          </w14:textFill>
        </w:rPr>
        <w:t>委托</w:t>
      </w:r>
      <w:r>
        <w:rPr>
          <w:rFonts w:asciiTheme="minorEastAsia" w:hAnsiTheme="minorEastAsia" w:eastAsiaTheme="minorEastAsia"/>
          <w:color w:val="000000" w:themeColor="text1"/>
          <w:sz w:val="24"/>
          <w:szCs w:val="24"/>
          <w14:textFill>
            <w14:solidFill>
              <w14:schemeClr w14:val="tx1"/>
            </w14:solidFill>
          </w14:textFill>
        </w:rPr>
        <w:t>书”（标准格式附后），并将其附在响应文件中。如对响应文件进行了修改，则应由供应商的法定代表人</w:t>
      </w:r>
      <w:r>
        <w:rPr>
          <w:rFonts w:hint="eastAsia" w:asciiTheme="minorEastAsia" w:hAnsiTheme="minorEastAsia" w:eastAsiaTheme="minorEastAsia"/>
          <w:color w:val="000000" w:themeColor="text1"/>
          <w:sz w:val="24"/>
          <w:szCs w:val="24"/>
          <w14:textFill>
            <w14:solidFill>
              <w14:schemeClr w14:val="tx1"/>
            </w14:solidFill>
          </w14:textFill>
        </w:rPr>
        <w:t>（单位负责人）</w:t>
      </w:r>
      <w:r>
        <w:rPr>
          <w:rFonts w:asciiTheme="minorEastAsia" w:hAnsiTheme="minorEastAsia" w:eastAsiaTheme="minorEastAsia"/>
          <w:color w:val="000000" w:themeColor="text1"/>
          <w:sz w:val="24"/>
          <w:szCs w:val="24"/>
          <w14:textFill>
            <w14:solidFill>
              <w14:schemeClr w14:val="tx1"/>
            </w14:solidFill>
          </w14:textFill>
        </w:rPr>
        <w:t>或经其正式授权的代表在修改的</w:t>
      </w:r>
      <w:r>
        <w:rPr>
          <w:rFonts w:hint="eastAsia" w:asciiTheme="minorEastAsia" w:hAnsiTheme="minorEastAsia" w:eastAsiaTheme="minorEastAsia"/>
          <w:color w:val="000000" w:themeColor="text1"/>
          <w:sz w:val="24"/>
          <w:szCs w:val="24"/>
          <w14:textFill>
            <w14:solidFill>
              <w14:schemeClr w14:val="tx1"/>
            </w14:solidFill>
          </w14:textFill>
        </w:rPr>
        <w:t>内容</w:t>
      </w:r>
      <w:r>
        <w:rPr>
          <w:rFonts w:asciiTheme="minorEastAsia" w:hAnsiTheme="minorEastAsia" w:eastAsiaTheme="minorEastAsia"/>
          <w:color w:val="000000" w:themeColor="text1"/>
          <w:sz w:val="24"/>
          <w:szCs w:val="24"/>
          <w14:textFill>
            <w14:solidFill>
              <w14:schemeClr w14:val="tx1"/>
            </w14:solidFill>
          </w14:textFill>
        </w:rPr>
        <w:t>上签字。响应文件应当装订成册，编制页码。响应文件的副本可采用正本的复印件。</w:t>
      </w:r>
    </w:p>
    <w:p w14:paraId="6B77F7A0">
      <w:pPr>
        <w:spacing w:line="360" w:lineRule="auto"/>
        <w:ind w:left="900" w:hanging="900"/>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13.3</w:t>
      </w:r>
      <w:r>
        <w:rPr>
          <w:rFonts w:hint="eastAsia" w:asciiTheme="minorEastAsia" w:hAnsiTheme="minorEastAsia" w:eastAsiaTheme="minorEastAsia"/>
          <w:color w:val="000000" w:themeColor="text1"/>
          <w:sz w:val="24"/>
          <w:szCs w:val="24"/>
          <w14:textFill>
            <w14:solidFill>
              <w14:schemeClr w14:val="tx1"/>
            </w14:solidFill>
          </w14:textFill>
        </w:rPr>
        <w:tab/>
      </w:r>
      <w:r>
        <w:rPr>
          <w:rFonts w:asciiTheme="minorEastAsia" w:hAnsiTheme="minorEastAsia" w:eastAsiaTheme="minorEastAsia"/>
          <w:color w:val="000000" w:themeColor="text1"/>
          <w:sz w:val="24"/>
          <w:szCs w:val="24"/>
          <w14:textFill>
            <w14:solidFill>
              <w14:schemeClr w14:val="tx1"/>
            </w14:solidFill>
          </w14:textFill>
        </w:rPr>
        <w:t>任何行间插字、涂改和增删，必须由供应商法定代表人</w:t>
      </w:r>
      <w:r>
        <w:rPr>
          <w:rFonts w:hint="eastAsia" w:asciiTheme="minorEastAsia" w:hAnsiTheme="minorEastAsia" w:eastAsiaTheme="minorEastAsia"/>
          <w:color w:val="000000" w:themeColor="text1"/>
          <w:sz w:val="24"/>
          <w:szCs w:val="24"/>
          <w14:textFill>
            <w14:solidFill>
              <w14:schemeClr w14:val="tx1"/>
            </w14:solidFill>
          </w14:textFill>
        </w:rPr>
        <w:t>（单位负责人）</w:t>
      </w:r>
      <w:r>
        <w:rPr>
          <w:rFonts w:asciiTheme="minorEastAsia" w:hAnsiTheme="minorEastAsia" w:eastAsiaTheme="minorEastAsia"/>
          <w:color w:val="000000" w:themeColor="text1"/>
          <w:sz w:val="24"/>
          <w:szCs w:val="24"/>
          <w14:textFill>
            <w14:solidFill>
              <w14:schemeClr w14:val="tx1"/>
            </w14:solidFill>
          </w14:textFill>
        </w:rPr>
        <w:t>或经其正式授权的代表签字后才有效。</w:t>
      </w:r>
    </w:p>
    <w:p w14:paraId="006D964D">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13.4</w:t>
      </w:r>
      <w:r>
        <w:rPr>
          <w:rFonts w:hint="eastAsia" w:asciiTheme="minorEastAsia" w:hAnsiTheme="minorEastAsia" w:eastAsiaTheme="minorEastAsia"/>
          <w:color w:val="000000" w:themeColor="text1"/>
          <w:sz w:val="24"/>
          <w:szCs w:val="24"/>
          <w14:textFill>
            <w14:solidFill>
              <w14:schemeClr w14:val="tx1"/>
            </w14:solidFill>
          </w14:textFill>
        </w:rPr>
        <w:tab/>
      </w:r>
      <w:r>
        <w:rPr>
          <w:rFonts w:asciiTheme="minorEastAsia" w:hAnsiTheme="minorEastAsia" w:eastAsiaTheme="minorEastAsia"/>
          <w:color w:val="000000" w:themeColor="text1"/>
          <w:sz w:val="24"/>
          <w:szCs w:val="24"/>
          <w14:textFill>
            <w14:solidFill>
              <w14:schemeClr w14:val="tx1"/>
            </w14:solidFill>
          </w14:textFill>
        </w:rPr>
        <w:t>响应文件因字迹潦草或表达不清所引起的后果由供应商负责。</w:t>
      </w:r>
    </w:p>
    <w:p w14:paraId="717AEFA7">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p>
    <w:bookmarkEnd w:id="94"/>
    <w:p w14:paraId="0F607CB4">
      <w:pPr>
        <w:pStyle w:val="4"/>
        <w:spacing w:before="0" w:after="0" w:line="360" w:lineRule="auto"/>
        <w:rPr>
          <w:rFonts w:hint="eastAsia" w:asciiTheme="minorEastAsia" w:hAnsiTheme="minorEastAsia" w:eastAsiaTheme="minorEastAsia"/>
          <w:b w:val="0"/>
          <w:color w:val="000000" w:themeColor="text1"/>
          <w:sz w:val="24"/>
          <w:szCs w:val="24"/>
          <w14:textFill>
            <w14:solidFill>
              <w14:schemeClr w14:val="tx1"/>
            </w14:solidFill>
          </w14:textFill>
        </w:rPr>
      </w:pPr>
      <w:bookmarkStart w:id="95" w:name="_Toc495677432"/>
      <w:bookmarkStart w:id="96" w:name="_Toc73427797"/>
      <w:bookmarkStart w:id="97" w:name="_Toc107918000"/>
      <w:bookmarkStart w:id="98" w:name="_Toc497315084"/>
      <w:r>
        <w:rPr>
          <w:rFonts w:asciiTheme="minorEastAsia" w:hAnsiTheme="minorEastAsia" w:eastAsiaTheme="minorEastAsia"/>
          <w:color w:val="000000" w:themeColor="text1"/>
          <w:sz w:val="24"/>
          <w:szCs w:val="24"/>
          <w14:textFill>
            <w14:solidFill>
              <w14:schemeClr w14:val="tx1"/>
            </w14:solidFill>
          </w14:textFill>
        </w:rPr>
        <w:t>四</w:t>
      </w:r>
      <w:r>
        <w:rPr>
          <w:rFonts w:hint="eastAsia" w:asciiTheme="minorEastAsia" w:hAnsiTheme="minorEastAsia" w:eastAsiaTheme="minorEastAsia"/>
          <w:color w:val="000000" w:themeColor="text1"/>
          <w:sz w:val="24"/>
          <w:szCs w:val="24"/>
          <w14:textFill>
            <w14:solidFill>
              <w14:schemeClr w14:val="tx1"/>
            </w14:solidFill>
          </w14:textFill>
        </w:rPr>
        <w:t>、</w:t>
      </w:r>
      <w:r>
        <w:rPr>
          <w:rFonts w:asciiTheme="minorEastAsia" w:hAnsiTheme="minorEastAsia" w:eastAsiaTheme="minorEastAsia"/>
          <w:color w:val="000000" w:themeColor="text1"/>
          <w:sz w:val="24"/>
          <w:szCs w:val="24"/>
          <w14:textFill>
            <w14:solidFill>
              <w14:schemeClr w14:val="tx1"/>
            </w14:solidFill>
          </w14:textFill>
        </w:rPr>
        <w:t>响应文件的递交</w:t>
      </w:r>
      <w:bookmarkEnd w:id="95"/>
      <w:bookmarkEnd w:id="96"/>
      <w:bookmarkEnd w:id="97"/>
      <w:bookmarkEnd w:id="98"/>
    </w:p>
    <w:p w14:paraId="1A9E2198">
      <w:pPr>
        <w:pStyle w:val="4"/>
        <w:spacing w:before="0" w:after="0" w:line="360" w:lineRule="auto"/>
        <w:rPr>
          <w:rFonts w:hint="eastAsia" w:asciiTheme="minorEastAsia" w:hAnsiTheme="minorEastAsia" w:eastAsiaTheme="minorEastAsia"/>
          <w:b w:val="0"/>
          <w:color w:val="000000" w:themeColor="text1"/>
          <w:sz w:val="24"/>
          <w:szCs w:val="24"/>
          <w14:textFill>
            <w14:solidFill>
              <w14:schemeClr w14:val="tx1"/>
            </w14:solidFill>
          </w14:textFill>
        </w:rPr>
      </w:pPr>
      <w:bookmarkStart w:id="99" w:name="_Toc495677433"/>
      <w:bookmarkStart w:id="100" w:name="_Toc497315085"/>
      <w:bookmarkStart w:id="101" w:name="_Toc134857288"/>
      <w:bookmarkStart w:id="102" w:name="_Toc163893402"/>
      <w:bookmarkStart w:id="103" w:name="_Toc520356160"/>
      <w:bookmarkStart w:id="104" w:name="_Toc107918001"/>
      <w:bookmarkStart w:id="105" w:name="_Toc73427798"/>
      <w:r>
        <w:rPr>
          <w:rFonts w:asciiTheme="minorEastAsia" w:hAnsiTheme="minorEastAsia" w:eastAsiaTheme="minorEastAsia"/>
          <w:color w:val="000000" w:themeColor="text1"/>
          <w:sz w:val="24"/>
          <w:szCs w:val="24"/>
          <w14:textFill>
            <w14:solidFill>
              <w14:schemeClr w14:val="tx1"/>
            </w14:solidFill>
          </w14:textFill>
        </w:rPr>
        <w:t>14．响应文件的密封和标记</w:t>
      </w:r>
      <w:bookmarkEnd w:id="99"/>
      <w:bookmarkEnd w:id="100"/>
      <w:bookmarkEnd w:id="101"/>
      <w:bookmarkEnd w:id="102"/>
      <w:bookmarkEnd w:id="103"/>
      <w:bookmarkEnd w:id="104"/>
    </w:p>
    <w:p w14:paraId="28ED4F85">
      <w:pPr>
        <w:spacing w:line="360" w:lineRule="auto"/>
        <w:ind w:left="960" w:hanging="960" w:hangingChars="400"/>
        <w:rPr>
          <w:rFonts w:hint="eastAsia" w:asciiTheme="minorEastAsia" w:hAnsiTheme="minorEastAsia" w:eastAsiaTheme="minorEastAsia"/>
          <w:b/>
          <w:color w:val="000000" w:themeColor="text1"/>
          <w:sz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 xml:space="preserve">14.1    </w:t>
      </w:r>
      <w:r>
        <w:rPr>
          <w:rFonts w:hint="eastAsia" w:asciiTheme="minorEastAsia" w:hAnsiTheme="minorEastAsia" w:eastAsiaTheme="minorEastAsia"/>
          <w:color w:val="000000" w:themeColor="text1"/>
          <w:sz w:val="24"/>
          <w:szCs w:val="24"/>
          <w14:textFill>
            <w14:solidFill>
              <w14:schemeClr w14:val="tx1"/>
            </w14:solidFill>
          </w14:textFill>
        </w:rPr>
        <w:t>遴选时，供应商应将响应文件正本、副本、电子版</w:t>
      </w:r>
      <w:r>
        <w:rPr>
          <w:rFonts w:hint="eastAsia" w:asciiTheme="minorEastAsia" w:hAnsiTheme="minorEastAsia" w:eastAsiaTheme="minorEastAsia"/>
          <w:b/>
          <w:bCs/>
          <w:color w:val="000000" w:themeColor="text1"/>
          <w:sz w:val="24"/>
          <w:szCs w:val="24"/>
          <w14:textFill>
            <w14:solidFill>
              <w14:schemeClr w14:val="tx1"/>
            </w14:solidFill>
          </w14:textFill>
        </w:rPr>
        <w:t>密封提交</w:t>
      </w:r>
      <w:r>
        <w:rPr>
          <w:rFonts w:hint="eastAsia" w:asciiTheme="minorEastAsia" w:hAnsiTheme="minorEastAsia" w:eastAsiaTheme="minorEastAsia"/>
          <w:color w:val="000000" w:themeColor="text1"/>
          <w:sz w:val="24"/>
          <w:szCs w:val="24"/>
          <w14:textFill>
            <w14:solidFill>
              <w14:schemeClr w14:val="tx1"/>
            </w14:solidFill>
          </w14:textFill>
        </w:rPr>
        <w:t>。</w:t>
      </w:r>
      <w:r>
        <w:rPr>
          <w:rFonts w:asciiTheme="minorEastAsia" w:hAnsiTheme="minorEastAsia" w:eastAsiaTheme="minorEastAsia"/>
          <w:color w:val="000000" w:themeColor="text1"/>
          <w:sz w:val="24"/>
          <w:szCs w:val="24"/>
          <w14:textFill>
            <w14:solidFill>
              <w14:schemeClr w14:val="tx1"/>
            </w14:solidFill>
          </w14:textFill>
        </w:rPr>
        <w:t>供应商单独密封</w:t>
      </w:r>
      <w:r>
        <w:rPr>
          <w:rFonts w:hint="eastAsia" w:asciiTheme="minorEastAsia" w:hAnsiTheme="minorEastAsia" w:eastAsiaTheme="minorEastAsia"/>
          <w:color w:val="000000" w:themeColor="text1"/>
          <w:sz w:val="24"/>
          <w:szCs w:val="24"/>
          <w14:textFill>
            <w14:solidFill>
              <w14:schemeClr w14:val="tx1"/>
            </w14:solidFill>
          </w14:textFill>
        </w:rPr>
        <w:t>提交的</w:t>
      </w:r>
      <w:r>
        <w:rPr>
          <w:rFonts w:asciiTheme="minorEastAsia" w:hAnsiTheme="minorEastAsia" w:eastAsiaTheme="minorEastAsia"/>
          <w:color w:val="000000" w:themeColor="text1"/>
          <w:sz w:val="24"/>
          <w:szCs w:val="24"/>
          <w14:textFill>
            <w14:solidFill>
              <w14:schemeClr w14:val="tx1"/>
            </w14:solidFill>
          </w14:textFill>
        </w:rPr>
        <w:t>“</w:t>
      </w:r>
      <w:r>
        <w:rPr>
          <w:rFonts w:hint="eastAsia" w:asciiTheme="minorEastAsia" w:hAnsiTheme="minorEastAsia" w:eastAsiaTheme="minorEastAsia"/>
          <w:color w:val="000000" w:themeColor="text1"/>
          <w:sz w:val="24"/>
          <w:szCs w:val="24"/>
          <w14:textFill>
            <w14:solidFill>
              <w14:schemeClr w14:val="tx1"/>
            </w14:solidFill>
          </w14:textFill>
        </w:rPr>
        <w:t>报价</w:t>
      </w:r>
      <w:r>
        <w:rPr>
          <w:rFonts w:asciiTheme="minorEastAsia" w:hAnsiTheme="minorEastAsia" w:eastAsiaTheme="minorEastAsia"/>
          <w:color w:val="000000" w:themeColor="text1"/>
          <w:sz w:val="24"/>
          <w:szCs w:val="24"/>
          <w14:textFill>
            <w14:solidFill>
              <w14:schemeClr w14:val="tx1"/>
            </w14:solidFill>
          </w14:textFill>
        </w:rPr>
        <w:t>一览表”</w:t>
      </w:r>
      <w:r>
        <w:rPr>
          <w:rFonts w:hint="eastAsia" w:asciiTheme="minorEastAsia" w:hAnsiTheme="minorEastAsia" w:eastAsiaTheme="minorEastAsia"/>
          <w:color w:val="000000" w:themeColor="text1"/>
          <w:sz w:val="24"/>
          <w:szCs w:val="24"/>
          <w14:textFill>
            <w14:solidFill>
              <w14:schemeClr w14:val="tx1"/>
            </w14:solidFill>
          </w14:textFill>
        </w:rPr>
        <w:t>应为</w:t>
      </w:r>
      <w:r>
        <w:rPr>
          <w:rFonts w:hint="eastAsia" w:asciiTheme="minorEastAsia" w:hAnsiTheme="minorEastAsia" w:eastAsiaTheme="minorEastAsia"/>
          <w:b/>
          <w:bCs/>
          <w:color w:val="000000" w:themeColor="text1"/>
          <w:sz w:val="24"/>
          <w:szCs w:val="24"/>
          <w14:textFill>
            <w14:solidFill>
              <w14:schemeClr w14:val="tx1"/>
            </w14:solidFill>
          </w14:textFill>
        </w:rPr>
        <w:t>原件</w:t>
      </w:r>
      <w:r>
        <w:rPr>
          <w:rFonts w:hint="eastAsia" w:asciiTheme="minorEastAsia" w:hAnsiTheme="minorEastAsia" w:eastAsiaTheme="minorEastAsia"/>
          <w:color w:val="000000" w:themeColor="text1"/>
          <w:sz w:val="24"/>
          <w:szCs w:val="24"/>
          <w14:textFill>
            <w14:solidFill>
              <w14:schemeClr w14:val="tx1"/>
            </w14:solidFill>
          </w14:textFill>
        </w:rPr>
        <w:t>，</w:t>
      </w:r>
      <w:r>
        <w:rPr>
          <w:rFonts w:asciiTheme="minorEastAsia" w:hAnsiTheme="minorEastAsia" w:eastAsiaTheme="minorEastAsia"/>
          <w:color w:val="000000" w:themeColor="text1"/>
          <w:sz w:val="24"/>
          <w:szCs w:val="24"/>
          <w14:textFill>
            <w14:solidFill>
              <w14:schemeClr w14:val="tx1"/>
            </w14:solidFill>
          </w14:textFill>
        </w:rPr>
        <w:t>同时，</w:t>
      </w:r>
      <w:r>
        <w:rPr>
          <w:rFonts w:asciiTheme="minorEastAsia" w:hAnsiTheme="minorEastAsia" w:eastAsiaTheme="minorEastAsia"/>
          <w:b/>
          <w:color w:val="000000" w:themeColor="text1"/>
          <w:sz w:val="24"/>
          <w14:textFill>
            <w14:solidFill>
              <w14:schemeClr w14:val="tx1"/>
            </w14:solidFill>
          </w14:textFill>
        </w:rPr>
        <w:t>响应文件正本中也应附有此表原件。</w:t>
      </w:r>
    </w:p>
    <w:p w14:paraId="4F0B947C">
      <w:pPr>
        <w:spacing w:line="360" w:lineRule="auto"/>
        <w:ind w:left="900" w:hanging="900"/>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14.</w:t>
      </w:r>
      <w:r>
        <w:rPr>
          <w:rFonts w:hint="eastAsia" w:asciiTheme="minorEastAsia" w:hAnsiTheme="minorEastAsia" w:eastAsiaTheme="minorEastAsia"/>
          <w:color w:val="000000" w:themeColor="text1"/>
          <w:sz w:val="24"/>
          <w:szCs w:val="24"/>
          <w14:textFill>
            <w14:solidFill>
              <w14:schemeClr w14:val="tx1"/>
            </w14:solidFill>
          </w14:textFill>
        </w:rPr>
        <w:t>2</w:t>
      </w:r>
      <w:r>
        <w:rPr>
          <w:rFonts w:asciiTheme="minorEastAsia" w:hAnsiTheme="minorEastAsia" w:eastAsiaTheme="minorEastAsia"/>
          <w:color w:val="000000" w:themeColor="text1"/>
          <w:sz w:val="24"/>
          <w:szCs w:val="24"/>
          <w14:textFill>
            <w14:solidFill>
              <w14:schemeClr w14:val="tx1"/>
            </w14:solidFill>
          </w14:textFill>
        </w:rPr>
        <w:tab/>
      </w:r>
      <w:r>
        <w:rPr>
          <w:rFonts w:asciiTheme="minorEastAsia" w:hAnsiTheme="minorEastAsia" w:eastAsiaTheme="minorEastAsia"/>
          <w:color w:val="000000" w:themeColor="text1"/>
          <w:sz w:val="24"/>
          <w:szCs w:val="24"/>
          <w14:textFill>
            <w14:solidFill>
              <w14:schemeClr w14:val="tx1"/>
            </w14:solidFill>
          </w14:textFill>
        </w:rPr>
        <w:t>如果响应文件未按上述要求密封，</w:t>
      </w:r>
      <w:r>
        <w:rPr>
          <w:rFonts w:hint="eastAsia" w:asciiTheme="minorEastAsia" w:hAnsiTheme="minorEastAsia" w:eastAsiaTheme="minorEastAsia"/>
          <w:color w:val="000000" w:themeColor="text1"/>
          <w:sz w:val="24"/>
          <w:szCs w:val="24"/>
          <w14:textFill>
            <w14:solidFill>
              <w14:schemeClr w14:val="tx1"/>
            </w14:solidFill>
          </w14:textFill>
        </w:rPr>
        <w:t>遴选人</w:t>
      </w:r>
      <w:r>
        <w:rPr>
          <w:rFonts w:asciiTheme="minorEastAsia" w:hAnsiTheme="minorEastAsia" w:eastAsiaTheme="minorEastAsia"/>
          <w:color w:val="000000" w:themeColor="text1"/>
          <w:sz w:val="24"/>
          <w:szCs w:val="24"/>
          <w14:textFill>
            <w14:solidFill>
              <w14:schemeClr w14:val="tx1"/>
            </w14:solidFill>
          </w14:textFill>
        </w:rPr>
        <w:t>、</w:t>
      </w:r>
      <w:r>
        <w:rPr>
          <w:rFonts w:hint="eastAsia" w:asciiTheme="minorEastAsia" w:hAnsiTheme="minorEastAsia" w:eastAsiaTheme="minorEastAsia"/>
          <w:color w:val="000000" w:themeColor="text1"/>
          <w:sz w:val="24"/>
          <w:szCs w:val="24"/>
          <w14:textFill>
            <w14:solidFill>
              <w14:schemeClr w14:val="tx1"/>
            </w14:solidFill>
          </w14:textFill>
        </w:rPr>
        <w:t>遴选代理机构</w:t>
      </w:r>
      <w:r>
        <w:rPr>
          <w:rFonts w:asciiTheme="minorEastAsia" w:hAnsiTheme="minorEastAsia" w:eastAsiaTheme="minorEastAsia"/>
          <w:color w:val="000000" w:themeColor="text1"/>
          <w:sz w:val="24"/>
          <w:szCs w:val="24"/>
          <w14:textFill>
            <w14:solidFill>
              <w14:schemeClr w14:val="tx1"/>
            </w14:solidFill>
          </w14:textFill>
        </w:rPr>
        <w:t>应当拒收。</w:t>
      </w:r>
    </w:p>
    <w:p w14:paraId="1B182C5A">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14.</w:t>
      </w:r>
      <w:r>
        <w:rPr>
          <w:rFonts w:hint="eastAsia" w:asciiTheme="minorEastAsia" w:hAnsiTheme="minorEastAsia" w:eastAsiaTheme="minorEastAsia"/>
          <w:color w:val="000000" w:themeColor="text1"/>
          <w:sz w:val="24"/>
          <w:szCs w:val="24"/>
          <w14:textFill>
            <w14:solidFill>
              <w14:schemeClr w14:val="tx1"/>
            </w14:solidFill>
          </w14:textFill>
        </w:rPr>
        <w:t>3</w:t>
      </w:r>
      <w:r>
        <w:rPr>
          <w:rFonts w:asciiTheme="minorEastAsia" w:hAnsiTheme="minorEastAsia" w:eastAsiaTheme="minorEastAsia"/>
          <w:color w:val="000000" w:themeColor="text1"/>
          <w:sz w:val="24"/>
          <w:szCs w:val="24"/>
          <w14:textFill>
            <w14:solidFill>
              <w14:schemeClr w14:val="tx1"/>
            </w14:solidFill>
          </w14:textFill>
        </w:rPr>
        <w:t>所有</w:t>
      </w:r>
      <w:r>
        <w:rPr>
          <w:rFonts w:hint="eastAsia" w:asciiTheme="minorEastAsia" w:hAnsiTheme="minorEastAsia" w:eastAsiaTheme="minorEastAsia"/>
          <w:color w:val="000000" w:themeColor="text1"/>
          <w:sz w:val="24"/>
          <w:szCs w:val="24"/>
          <w14:textFill>
            <w14:solidFill>
              <w14:schemeClr w14:val="tx1"/>
            </w14:solidFill>
          </w14:textFill>
        </w:rPr>
        <w:t>封装封面</w:t>
      </w:r>
      <w:r>
        <w:rPr>
          <w:rFonts w:asciiTheme="minorEastAsia" w:hAnsiTheme="minorEastAsia" w:eastAsiaTheme="minorEastAsia"/>
          <w:color w:val="000000" w:themeColor="text1"/>
          <w:sz w:val="24"/>
          <w:szCs w:val="24"/>
          <w14:textFill>
            <w14:solidFill>
              <w14:schemeClr w14:val="tx1"/>
            </w14:solidFill>
          </w14:textFill>
        </w:rPr>
        <w:t>上均应：</w:t>
      </w:r>
    </w:p>
    <w:p w14:paraId="2FAE91A2">
      <w:pPr>
        <w:pStyle w:val="23"/>
        <w:tabs>
          <w:tab w:val="left" w:pos="630"/>
          <w:tab w:val="left" w:pos="1365"/>
        </w:tabs>
        <w:spacing w:line="360" w:lineRule="auto"/>
        <w:ind w:left="660" w:firstLine="240"/>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1）清楚标明递交至</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邀请中指明的地址。</w:t>
      </w:r>
    </w:p>
    <w:p w14:paraId="42C32470">
      <w:pPr>
        <w:pStyle w:val="23"/>
        <w:tabs>
          <w:tab w:val="left" w:pos="1365"/>
        </w:tabs>
        <w:spacing w:line="360" w:lineRule="auto"/>
        <w:ind w:left="1045" w:leftChars="427" w:hanging="148" w:hangingChars="62"/>
        <w:jc w:val="left"/>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2）注明</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邀请中指明的项目名称、项目编号和“</w:t>
      </w:r>
      <w:r>
        <w:rPr>
          <w:rFonts w:asciiTheme="minorEastAsia" w:hAnsiTheme="minorEastAsia" w:eastAsiaTheme="minorEastAsia"/>
          <w:b/>
          <w:color w:val="000000" w:themeColor="text1"/>
          <w:sz w:val="24"/>
          <w:szCs w:val="24"/>
          <w:u w:val="single"/>
          <w14:textFill>
            <w14:solidFill>
              <w14:schemeClr w14:val="tx1"/>
            </w14:solidFill>
          </w14:textFill>
        </w:rPr>
        <w:t>（</w:t>
      </w:r>
      <w:r>
        <w:rPr>
          <w:rFonts w:hint="eastAsia" w:asciiTheme="minorEastAsia" w:hAnsiTheme="minorEastAsia" w:eastAsiaTheme="minorEastAsia"/>
          <w:b/>
          <w:color w:val="000000" w:themeColor="text1"/>
          <w:sz w:val="24"/>
          <w:szCs w:val="24"/>
          <w:u w:val="single"/>
          <w14:textFill>
            <w14:solidFill>
              <w14:schemeClr w14:val="tx1"/>
            </w14:solidFill>
          </w14:textFill>
        </w:rPr>
        <w:t>遴选</w:t>
      </w:r>
      <w:r>
        <w:rPr>
          <w:rFonts w:asciiTheme="minorEastAsia" w:hAnsiTheme="minorEastAsia" w:eastAsiaTheme="minorEastAsia"/>
          <w:b/>
          <w:color w:val="000000" w:themeColor="text1"/>
          <w:sz w:val="24"/>
          <w:szCs w:val="24"/>
          <w:u w:val="single"/>
          <w14:textFill>
            <w14:solidFill>
              <w14:schemeClr w14:val="tx1"/>
            </w14:solidFill>
          </w14:textFill>
        </w:rPr>
        <w:t>日期、时间）</w:t>
      </w:r>
      <w:r>
        <w:rPr>
          <w:rFonts w:asciiTheme="minorEastAsia" w:hAnsiTheme="minorEastAsia" w:eastAsiaTheme="minorEastAsia"/>
          <w:b/>
          <w:color w:val="000000" w:themeColor="text1"/>
          <w:sz w:val="24"/>
          <w:szCs w:val="24"/>
          <w14:textFill>
            <w14:solidFill>
              <w14:schemeClr w14:val="tx1"/>
            </w14:solidFill>
          </w14:textFill>
        </w:rPr>
        <w:t>之前不得启封</w:t>
      </w:r>
      <w:r>
        <w:rPr>
          <w:rFonts w:asciiTheme="minorEastAsia" w:hAnsiTheme="minorEastAsia" w:eastAsiaTheme="minorEastAsia"/>
          <w:color w:val="000000" w:themeColor="text1"/>
          <w:sz w:val="24"/>
          <w:szCs w:val="24"/>
          <w14:textFill>
            <w14:solidFill>
              <w14:schemeClr w14:val="tx1"/>
            </w14:solidFill>
          </w14:textFill>
        </w:rPr>
        <w:t>”的字样。</w:t>
      </w:r>
    </w:p>
    <w:p w14:paraId="26195664">
      <w:pPr>
        <w:pStyle w:val="23"/>
        <w:tabs>
          <w:tab w:val="left" w:pos="1365"/>
        </w:tabs>
        <w:spacing w:line="360" w:lineRule="auto"/>
        <w:ind w:left="1045" w:leftChars="427" w:hanging="148" w:hangingChars="62"/>
        <w:jc w:val="left"/>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3）写明供应商名称和地址，以便若其</w:t>
      </w:r>
      <w:r>
        <w:rPr>
          <w:rFonts w:hint="eastAsia" w:asciiTheme="minorEastAsia" w:hAnsiTheme="minorEastAsia" w:eastAsiaTheme="minorEastAsia"/>
          <w:color w:val="000000" w:themeColor="text1"/>
          <w:sz w:val="24"/>
          <w:szCs w:val="24"/>
          <w14:textFill>
            <w14:solidFill>
              <w14:schemeClr w14:val="tx1"/>
            </w14:solidFill>
          </w14:textFill>
        </w:rPr>
        <w:t>响应</w:t>
      </w:r>
      <w:r>
        <w:rPr>
          <w:rFonts w:asciiTheme="minorEastAsia" w:hAnsiTheme="minorEastAsia" w:eastAsiaTheme="minorEastAsia"/>
          <w:color w:val="000000" w:themeColor="text1"/>
          <w:sz w:val="24"/>
          <w:szCs w:val="24"/>
          <w14:textFill>
            <w14:solidFill>
              <w14:schemeClr w14:val="tx1"/>
            </w14:solidFill>
          </w14:textFill>
        </w:rPr>
        <w:t>被宣布为“迟到”</w:t>
      </w:r>
      <w:r>
        <w:rPr>
          <w:rFonts w:hint="eastAsia" w:asciiTheme="minorEastAsia" w:hAnsiTheme="minorEastAsia" w:eastAsiaTheme="minorEastAsia"/>
          <w:color w:val="000000" w:themeColor="text1"/>
          <w:sz w:val="24"/>
          <w:szCs w:val="24"/>
          <w14:textFill>
            <w14:solidFill>
              <w14:schemeClr w14:val="tx1"/>
            </w14:solidFill>
          </w14:textFill>
        </w:rPr>
        <w:t>响应</w:t>
      </w:r>
      <w:r>
        <w:rPr>
          <w:rFonts w:asciiTheme="minorEastAsia" w:hAnsiTheme="minorEastAsia" w:eastAsiaTheme="minorEastAsia"/>
          <w:color w:val="000000" w:themeColor="text1"/>
          <w:sz w:val="24"/>
          <w:szCs w:val="24"/>
          <w14:textFill>
            <w14:solidFill>
              <w14:schemeClr w14:val="tx1"/>
            </w14:solidFill>
          </w14:textFill>
        </w:rPr>
        <w:t>时，能原封退回。</w:t>
      </w:r>
    </w:p>
    <w:p w14:paraId="7828C169">
      <w:pPr>
        <w:pStyle w:val="23"/>
        <w:tabs>
          <w:tab w:val="left" w:pos="1365"/>
        </w:tabs>
        <w:spacing w:line="360" w:lineRule="auto"/>
        <w:ind w:left="1259" w:hanging="360"/>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4）在</w:t>
      </w:r>
      <w:r>
        <w:rPr>
          <w:rFonts w:hint="eastAsia" w:asciiTheme="minorEastAsia" w:hAnsiTheme="minorEastAsia" w:eastAsiaTheme="minorEastAsia"/>
          <w:color w:val="000000" w:themeColor="text1"/>
          <w:sz w:val="24"/>
          <w:szCs w:val="24"/>
          <w14:textFill>
            <w14:solidFill>
              <w14:schemeClr w14:val="tx1"/>
            </w14:solidFill>
          </w14:textFill>
        </w:rPr>
        <w:t>密封</w:t>
      </w:r>
      <w:r>
        <w:rPr>
          <w:rFonts w:asciiTheme="minorEastAsia" w:hAnsiTheme="minorEastAsia" w:eastAsiaTheme="minorEastAsia"/>
          <w:color w:val="000000" w:themeColor="text1"/>
          <w:sz w:val="24"/>
          <w:szCs w:val="24"/>
          <w14:textFill>
            <w14:solidFill>
              <w14:schemeClr w14:val="tx1"/>
            </w14:solidFill>
          </w14:textFill>
        </w:rPr>
        <w:t>封</w:t>
      </w:r>
      <w:r>
        <w:rPr>
          <w:rFonts w:hint="eastAsia" w:asciiTheme="minorEastAsia" w:hAnsiTheme="minorEastAsia" w:eastAsiaTheme="minorEastAsia"/>
          <w:color w:val="000000" w:themeColor="text1"/>
          <w:sz w:val="24"/>
          <w:szCs w:val="24"/>
          <w14:textFill>
            <w14:solidFill>
              <w14:schemeClr w14:val="tx1"/>
            </w14:solidFill>
          </w14:textFill>
        </w:rPr>
        <w:t>口</w:t>
      </w:r>
      <w:r>
        <w:rPr>
          <w:rFonts w:asciiTheme="minorEastAsia" w:hAnsiTheme="minorEastAsia" w:eastAsiaTheme="minorEastAsia"/>
          <w:color w:val="000000" w:themeColor="text1"/>
          <w:sz w:val="24"/>
          <w:szCs w:val="24"/>
          <w14:textFill>
            <w14:solidFill>
              <w14:schemeClr w14:val="tx1"/>
            </w14:solidFill>
          </w14:textFill>
        </w:rPr>
        <w:t>处</w:t>
      </w:r>
      <w:r>
        <w:rPr>
          <w:rFonts w:asciiTheme="minorEastAsia" w:hAnsiTheme="minorEastAsia" w:eastAsiaTheme="minorEastAsia"/>
          <w:b/>
          <w:color w:val="000000" w:themeColor="text1"/>
          <w:sz w:val="24"/>
          <w:szCs w:val="24"/>
          <w14:textFill>
            <w14:solidFill>
              <w14:schemeClr w14:val="tx1"/>
            </w14:solidFill>
          </w14:textFill>
        </w:rPr>
        <w:t>加盖供应商公章</w:t>
      </w:r>
      <w:r>
        <w:rPr>
          <w:rFonts w:hint="eastAsia" w:asciiTheme="minorEastAsia" w:hAnsiTheme="minorEastAsia" w:eastAsiaTheme="minorEastAsia"/>
          <w:b/>
          <w:color w:val="000000" w:themeColor="text1"/>
          <w:sz w:val="24"/>
          <w:szCs w:val="24"/>
          <w14:textFill>
            <w14:solidFill>
              <w14:schemeClr w14:val="tx1"/>
            </w14:solidFill>
          </w14:textFill>
        </w:rPr>
        <w:t>，也可由法定代表人（单位负责人）或其授权代表签字。</w:t>
      </w:r>
    </w:p>
    <w:bookmarkEnd w:id="105"/>
    <w:p w14:paraId="34BECEE5">
      <w:pPr>
        <w:pStyle w:val="4"/>
        <w:spacing w:before="0" w:after="0" w:line="360" w:lineRule="auto"/>
        <w:rPr>
          <w:rFonts w:hint="eastAsia" w:asciiTheme="minorEastAsia" w:hAnsiTheme="minorEastAsia" w:eastAsiaTheme="minorEastAsia"/>
          <w:b w:val="0"/>
          <w:color w:val="000000" w:themeColor="text1"/>
          <w:sz w:val="24"/>
          <w:szCs w:val="24"/>
          <w14:textFill>
            <w14:solidFill>
              <w14:schemeClr w14:val="tx1"/>
            </w14:solidFill>
          </w14:textFill>
        </w:rPr>
      </w:pPr>
      <w:bookmarkStart w:id="106" w:name="_Toc163893403"/>
      <w:bookmarkStart w:id="107" w:name="_Toc497315086"/>
      <w:bookmarkStart w:id="108" w:name="_Toc134857289"/>
      <w:bookmarkStart w:id="109" w:name="_Toc495677434"/>
      <w:bookmarkStart w:id="110" w:name="_Toc520356161"/>
      <w:bookmarkStart w:id="111" w:name="_Toc107918002"/>
      <w:bookmarkStart w:id="112" w:name="_Toc73427799"/>
      <w:r>
        <w:rPr>
          <w:rFonts w:asciiTheme="minorEastAsia" w:hAnsiTheme="minorEastAsia" w:eastAsiaTheme="minorEastAsia"/>
          <w:color w:val="000000" w:themeColor="text1"/>
          <w:sz w:val="24"/>
          <w:szCs w:val="24"/>
          <w14:textFill>
            <w14:solidFill>
              <w14:schemeClr w14:val="tx1"/>
            </w14:solidFill>
          </w14:textFill>
        </w:rPr>
        <w:t>15．</w:t>
      </w:r>
      <w:bookmarkEnd w:id="106"/>
      <w:bookmarkEnd w:id="107"/>
      <w:bookmarkEnd w:id="108"/>
      <w:bookmarkEnd w:id="109"/>
      <w:bookmarkEnd w:id="110"/>
      <w:r>
        <w:rPr>
          <w:rFonts w:asciiTheme="minorEastAsia" w:hAnsiTheme="minorEastAsia" w:eastAsiaTheme="minorEastAsia"/>
          <w:color w:val="000000" w:themeColor="text1"/>
          <w:sz w:val="24"/>
          <w:szCs w:val="24"/>
          <w14:textFill>
            <w14:solidFill>
              <w14:schemeClr w14:val="tx1"/>
            </w14:solidFill>
          </w14:textFill>
        </w:rPr>
        <w:t>响应文件递交截止时间</w:t>
      </w:r>
      <w:bookmarkEnd w:id="111"/>
    </w:p>
    <w:p w14:paraId="19EDE862">
      <w:pPr>
        <w:spacing w:line="360" w:lineRule="auto"/>
        <w:ind w:left="840" w:hanging="840" w:hangingChars="350"/>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15.1</w:t>
      </w:r>
      <w:r>
        <w:rPr>
          <w:rFonts w:asciiTheme="minorEastAsia" w:hAnsiTheme="minorEastAsia" w:eastAsiaTheme="minorEastAsia"/>
          <w:color w:val="000000" w:themeColor="text1"/>
          <w:sz w:val="24"/>
          <w:szCs w:val="24"/>
          <w14:textFill>
            <w14:solidFill>
              <w14:schemeClr w14:val="tx1"/>
            </w14:solidFill>
          </w14:textFill>
        </w:rPr>
        <w:tab/>
      </w:r>
      <w:r>
        <w:rPr>
          <w:rFonts w:asciiTheme="minorEastAsia" w:hAnsiTheme="minorEastAsia" w:eastAsiaTheme="minorEastAsia"/>
          <w:color w:val="000000" w:themeColor="text1"/>
          <w:sz w:val="24"/>
          <w:szCs w:val="24"/>
          <w14:textFill>
            <w14:solidFill>
              <w14:schemeClr w14:val="tx1"/>
            </w14:solidFill>
          </w14:textFill>
        </w:rPr>
        <w:t>供应商应在</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邀请中规定的截止日期和时间前，将响应文件递交至</w:t>
      </w:r>
      <w:r>
        <w:rPr>
          <w:rFonts w:hint="eastAsia" w:asciiTheme="minorEastAsia" w:hAnsiTheme="minorEastAsia" w:eastAsiaTheme="minorEastAsia"/>
          <w:color w:val="000000" w:themeColor="text1"/>
          <w:sz w:val="24"/>
          <w:szCs w:val="24"/>
          <w14:textFill>
            <w14:solidFill>
              <w14:schemeClr w14:val="tx1"/>
            </w14:solidFill>
          </w14:textFill>
        </w:rPr>
        <w:t>遴选代理机构</w:t>
      </w:r>
      <w:r>
        <w:rPr>
          <w:rFonts w:asciiTheme="minorEastAsia" w:hAnsiTheme="minorEastAsia" w:eastAsiaTheme="minorEastAsia"/>
          <w:color w:val="000000" w:themeColor="text1"/>
          <w:sz w:val="24"/>
          <w:szCs w:val="24"/>
          <w14:textFill>
            <w14:solidFill>
              <w14:schemeClr w14:val="tx1"/>
            </w14:solidFill>
          </w14:textFill>
        </w:rPr>
        <w:t>，递交地点应是</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邀请中规定的地址。</w:t>
      </w:r>
    </w:p>
    <w:p w14:paraId="11870F7C">
      <w:pPr>
        <w:spacing w:line="360" w:lineRule="auto"/>
        <w:ind w:left="840" w:hanging="840" w:hangingChars="350"/>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15.2</w:t>
      </w:r>
      <w:r>
        <w:rPr>
          <w:rFonts w:asciiTheme="minorEastAsia" w:hAnsiTheme="minorEastAsia" w:eastAsiaTheme="minorEastAsia"/>
          <w:color w:val="000000" w:themeColor="text1"/>
          <w:sz w:val="24"/>
          <w:szCs w:val="24"/>
          <w14:textFill>
            <w14:solidFill>
              <w14:schemeClr w14:val="tx1"/>
            </w14:solidFill>
          </w14:textFill>
        </w:rPr>
        <w:tab/>
      </w:r>
      <w:r>
        <w:rPr>
          <w:rFonts w:hint="eastAsia" w:asciiTheme="minorEastAsia" w:hAnsiTheme="minorEastAsia" w:eastAsiaTheme="minorEastAsia"/>
          <w:color w:val="000000" w:themeColor="text1"/>
          <w:sz w:val="24"/>
          <w:szCs w:val="24"/>
          <w14:textFill>
            <w14:solidFill>
              <w14:schemeClr w14:val="tx1"/>
            </w14:solidFill>
          </w14:textFill>
        </w:rPr>
        <w:t>遴选人</w:t>
      </w:r>
      <w:r>
        <w:rPr>
          <w:rFonts w:asciiTheme="minorEastAsia" w:hAnsiTheme="minorEastAsia" w:eastAsiaTheme="minorEastAsia"/>
          <w:color w:val="000000" w:themeColor="text1"/>
          <w:sz w:val="24"/>
          <w:szCs w:val="24"/>
          <w14:textFill>
            <w14:solidFill>
              <w14:schemeClr w14:val="tx1"/>
            </w14:solidFill>
          </w14:textFill>
        </w:rPr>
        <w:t>有权按本须知的规定，通过修改</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文件延长响应文件递交截止时间。在此情况下，</w:t>
      </w:r>
      <w:r>
        <w:rPr>
          <w:rFonts w:hint="eastAsia" w:asciiTheme="minorEastAsia" w:hAnsiTheme="minorEastAsia" w:eastAsiaTheme="minorEastAsia"/>
          <w:color w:val="000000" w:themeColor="text1"/>
          <w:sz w:val="24"/>
          <w:szCs w:val="24"/>
          <w14:textFill>
            <w14:solidFill>
              <w14:schemeClr w14:val="tx1"/>
            </w14:solidFill>
          </w14:textFill>
        </w:rPr>
        <w:t>遴选人、遴选代理机构</w:t>
      </w:r>
      <w:r>
        <w:rPr>
          <w:rFonts w:asciiTheme="minorEastAsia" w:hAnsiTheme="minorEastAsia" w:eastAsiaTheme="minorEastAsia"/>
          <w:color w:val="000000" w:themeColor="text1"/>
          <w:sz w:val="24"/>
          <w:szCs w:val="24"/>
          <w14:textFill>
            <w14:solidFill>
              <w14:schemeClr w14:val="tx1"/>
            </w14:solidFill>
          </w14:textFill>
        </w:rPr>
        <w:t>和供应商受响应文件递交截止时间制约的所有权利和义务均应延长至新的截止时间。</w:t>
      </w:r>
    </w:p>
    <w:p w14:paraId="492E855E">
      <w:pPr>
        <w:spacing w:line="360" w:lineRule="auto"/>
        <w:ind w:left="840" w:hanging="840" w:hangingChars="350"/>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15.3</w:t>
      </w:r>
      <w:r>
        <w:rPr>
          <w:rFonts w:asciiTheme="minorEastAsia" w:hAnsiTheme="minorEastAsia" w:eastAsiaTheme="minorEastAsia"/>
          <w:color w:val="000000" w:themeColor="text1"/>
          <w:sz w:val="24"/>
          <w:szCs w:val="24"/>
          <w14:textFill>
            <w14:solidFill>
              <w14:schemeClr w14:val="tx1"/>
            </w14:solidFill>
          </w14:textFill>
        </w:rPr>
        <w:tab/>
      </w:r>
      <w:r>
        <w:rPr>
          <w:rFonts w:hint="eastAsia" w:asciiTheme="minorEastAsia" w:hAnsiTheme="minorEastAsia" w:eastAsiaTheme="minorEastAsia"/>
          <w:color w:val="000000" w:themeColor="text1"/>
          <w:sz w:val="24"/>
          <w:szCs w:val="24"/>
          <w14:textFill>
            <w14:solidFill>
              <w14:schemeClr w14:val="tx1"/>
            </w14:solidFill>
          </w14:textFill>
        </w:rPr>
        <w:t>逾期送达的响应文件，遴选人、遴选代理机构应当拒收。</w:t>
      </w:r>
    </w:p>
    <w:p w14:paraId="08681443">
      <w:pPr>
        <w:pStyle w:val="4"/>
        <w:spacing w:before="0" w:after="0" w:line="360" w:lineRule="auto"/>
        <w:rPr>
          <w:rFonts w:hint="eastAsia" w:asciiTheme="minorEastAsia" w:hAnsiTheme="minorEastAsia" w:eastAsiaTheme="minorEastAsia"/>
          <w:b w:val="0"/>
          <w:color w:val="000000" w:themeColor="text1"/>
          <w:sz w:val="24"/>
          <w:szCs w:val="24"/>
          <w14:textFill>
            <w14:solidFill>
              <w14:schemeClr w14:val="tx1"/>
            </w14:solidFill>
          </w14:textFill>
        </w:rPr>
      </w:pPr>
      <w:bookmarkStart w:id="113" w:name="_Toc495677435"/>
      <w:bookmarkStart w:id="114" w:name="_Toc497315087"/>
      <w:bookmarkStart w:id="115" w:name="_Toc134857290"/>
      <w:bookmarkStart w:id="116" w:name="_Toc107918003"/>
      <w:bookmarkStart w:id="117" w:name="_Toc520356162"/>
      <w:bookmarkStart w:id="118" w:name="_Toc163893404"/>
      <w:r>
        <w:rPr>
          <w:rFonts w:asciiTheme="minorEastAsia" w:hAnsiTheme="minorEastAsia" w:eastAsiaTheme="minorEastAsia"/>
          <w:color w:val="000000" w:themeColor="text1"/>
          <w:sz w:val="24"/>
          <w:szCs w:val="24"/>
          <w14:textFill>
            <w14:solidFill>
              <w14:schemeClr w14:val="tx1"/>
            </w14:solidFill>
          </w14:textFill>
        </w:rPr>
        <w:t>16．响应文件的修改与撤回</w:t>
      </w:r>
      <w:bookmarkEnd w:id="113"/>
      <w:bookmarkEnd w:id="114"/>
      <w:bookmarkEnd w:id="115"/>
      <w:bookmarkEnd w:id="116"/>
      <w:bookmarkEnd w:id="117"/>
      <w:bookmarkEnd w:id="118"/>
    </w:p>
    <w:p w14:paraId="124EA1AE">
      <w:pPr>
        <w:spacing w:line="360" w:lineRule="auto"/>
        <w:ind w:left="840" w:hanging="840" w:hangingChars="350"/>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16.1</w:t>
      </w:r>
      <w:r>
        <w:rPr>
          <w:rFonts w:asciiTheme="minorEastAsia" w:hAnsiTheme="minorEastAsia" w:eastAsiaTheme="minorEastAsia"/>
          <w:color w:val="000000" w:themeColor="text1"/>
          <w:sz w:val="24"/>
          <w:szCs w:val="24"/>
          <w14:textFill>
            <w14:solidFill>
              <w14:schemeClr w14:val="tx1"/>
            </w14:solidFill>
          </w14:textFill>
        </w:rPr>
        <w:tab/>
      </w:r>
      <w:r>
        <w:rPr>
          <w:rFonts w:hint="eastAsia" w:asciiTheme="minorEastAsia" w:hAnsiTheme="minorEastAsia" w:eastAsiaTheme="minorEastAsia"/>
          <w:color w:val="000000" w:themeColor="text1"/>
          <w:sz w:val="24"/>
          <w:szCs w:val="24"/>
          <w14:textFill>
            <w14:solidFill>
              <w14:schemeClr w14:val="tx1"/>
            </w14:solidFill>
          </w14:textFill>
        </w:rPr>
        <w:t>供应商在响应文件递交截止时间前，可以对所递交的响应文件进行补充、修改或者撤回，并书面通知遴选人或者遴选代理机构。</w:t>
      </w:r>
    </w:p>
    <w:p w14:paraId="2AE85A3C">
      <w:pPr>
        <w:spacing w:line="360" w:lineRule="auto"/>
        <w:ind w:left="840" w:hanging="840" w:hangingChars="350"/>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16.2</w:t>
      </w:r>
      <w:r>
        <w:rPr>
          <w:rFonts w:hint="eastAsia" w:asciiTheme="minorEastAsia" w:hAnsiTheme="minorEastAsia" w:eastAsiaTheme="minorEastAsia"/>
          <w:color w:val="000000" w:themeColor="text1"/>
          <w:sz w:val="24"/>
          <w:szCs w:val="24"/>
          <w14:textFill>
            <w14:solidFill>
              <w14:schemeClr w14:val="tx1"/>
            </w14:solidFill>
          </w14:textFill>
        </w:rPr>
        <w:tab/>
      </w:r>
      <w:r>
        <w:rPr>
          <w:rFonts w:hint="eastAsia" w:asciiTheme="minorEastAsia" w:hAnsiTheme="minorEastAsia" w:eastAsiaTheme="minorEastAsia"/>
          <w:color w:val="000000" w:themeColor="text1"/>
          <w:sz w:val="24"/>
          <w:szCs w:val="24"/>
          <w14:textFill>
            <w14:solidFill>
              <w14:schemeClr w14:val="tx1"/>
            </w14:solidFill>
          </w14:textFill>
        </w:rPr>
        <w:t>供应商补充、修改的内容应当按照遴选文件要求签署、盖章、密封后，作为响应文件的组成部分。供应商撤回的通知，必须由法定代表人（单位负责人）或其授权代表签字并加盖公章，授权代表应当同时出具授权委托书，并明确“撤回响应”的授权。</w:t>
      </w:r>
    </w:p>
    <w:p w14:paraId="315B7056">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1</w:t>
      </w:r>
      <w:r>
        <w:rPr>
          <w:rFonts w:hint="eastAsia" w:asciiTheme="minorEastAsia" w:hAnsiTheme="minorEastAsia" w:eastAsiaTheme="minorEastAsia"/>
          <w:color w:val="000000" w:themeColor="text1"/>
          <w:sz w:val="24"/>
          <w:szCs w:val="24"/>
          <w14:textFill>
            <w14:solidFill>
              <w14:schemeClr w14:val="tx1"/>
            </w14:solidFill>
          </w14:textFill>
        </w:rPr>
        <w:t>6.3</w:t>
      </w:r>
      <w:r>
        <w:rPr>
          <w:rFonts w:asciiTheme="minorEastAsia" w:hAnsiTheme="minorEastAsia" w:eastAsiaTheme="minorEastAsia"/>
          <w:color w:val="000000" w:themeColor="text1"/>
          <w:sz w:val="24"/>
          <w:szCs w:val="24"/>
          <w14:textFill>
            <w14:solidFill>
              <w14:schemeClr w14:val="tx1"/>
            </w14:solidFill>
          </w14:textFill>
        </w:rPr>
        <w:tab/>
      </w:r>
      <w:r>
        <w:rPr>
          <w:rFonts w:hint="eastAsia" w:asciiTheme="minorEastAsia" w:hAnsiTheme="minorEastAsia" w:eastAsiaTheme="minorEastAsia"/>
          <w:color w:val="000000" w:themeColor="text1"/>
          <w:sz w:val="24"/>
          <w:szCs w:val="24"/>
          <w14:textFill>
            <w14:solidFill>
              <w14:schemeClr w14:val="tx1"/>
            </w14:solidFill>
          </w14:textFill>
        </w:rPr>
        <w:t>在响应文件递交截止时间之后，供应商不得对其响应文件做任何补充或</w:t>
      </w:r>
    </w:p>
    <w:p w14:paraId="0A9C9C7F">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 xml:space="preserve">       修改。</w:t>
      </w:r>
    </w:p>
    <w:p w14:paraId="33E40D17">
      <w:pPr>
        <w:spacing w:line="360" w:lineRule="auto"/>
        <w:ind w:left="840" w:hanging="840" w:hangingChars="350"/>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16.4</w:t>
      </w:r>
      <w:r>
        <w:rPr>
          <w:rFonts w:asciiTheme="minorEastAsia" w:hAnsiTheme="minorEastAsia" w:eastAsiaTheme="minorEastAsia"/>
          <w:color w:val="000000" w:themeColor="text1"/>
          <w:sz w:val="24"/>
          <w:szCs w:val="24"/>
          <w14:textFill>
            <w14:solidFill>
              <w14:schemeClr w14:val="tx1"/>
            </w14:solidFill>
          </w14:textFill>
        </w:rPr>
        <w:tab/>
      </w:r>
      <w:r>
        <w:rPr>
          <w:rFonts w:asciiTheme="minorEastAsia" w:hAnsiTheme="minorEastAsia" w:eastAsiaTheme="minorEastAsia"/>
          <w:color w:val="000000" w:themeColor="text1"/>
          <w:sz w:val="24"/>
          <w:szCs w:val="24"/>
          <w14:textFill>
            <w14:solidFill>
              <w14:schemeClr w14:val="tx1"/>
            </w14:solidFill>
          </w14:textFill>
        </w:rPr>
        <w:t>从响应文件递交截止时间至供应商在响应文件中确定的</w:t>
      </w:r>
      <w:r>
        <w:rPr>
          <w:rFonts w:hint="eastAsia" w:asciiTheme="minorEastAsia" w:hAnsiTheme="minorEastAsia" w:eastAsiaTheme="minorEastAsia"/>
          <w:color w:val="000000" w:themeColor="text1"/>
          <w:sz w:val="24"/>
          <w:szCs w:val="24"/>
          <w14:textFill>
            <w14:solidFill>
              <w14:schemeClr w14:val="tx1"/>
            </w14:solidFill>
          </w14:textFill>
        </w:rPr>
        <w:t>响应</w:t>
      </w:r>
      <w:r>
        <w:rPr>
          <w:rFonts w:asciiTheme="minorEastAsia" w:hAnsiTheme="minorEastAsia" w:eastAsiaTheme="minorEastAsia"/>
          <w:color w:val="000000" w:themeColor="text1"/>
          <w:sz w:val="24"/>
          <w:szCs w:val="24"/>
          <w14:textFill>
            <w14:solidFill>
              <w14:schemeClr w14:val="tx1"/>
            </w14:solidFill>
          </w14:textFill>
        </w:rPr>
        <w:t>有效期之间，供应商不得撤回其</w:t>
      </w:r>
      <w:r>
        <w:rPr>
          <w:rFonts w:hint="eastAsia" w:asciiTheme="minorEastAsia" w:hAnsiTheme="minorEastAsia" w:eastAsiaTheme="minorEastAsia"/>
          <w:color w:val="000000" w:themeColor="text1"/>
          <w:sz w:val="24"/>
          <w:szCs w:val="24"/>
          <w14:textFill>
            <w14:solidFill>
              <w14:schemeClr w14:val="tx1"/>
            </w14:solidFill>
          </w14:textFill>
        </w:rPr>
        <w:t>响应</w:t>
      </w:r>
      <w:r>
        <w:rPr>
          <w:rFonts w:asciiTheme="minorEastAsia" w:hAnsiTheme="minorEastAsia" w:eastAsiaTheme="minorEastAsia"/>
          <w:color w:val="000000" w:themeColor="text1"/>
          <w:sz w:val="24"/>
          <w:szCs w:val="24"/>
          <w14:textFill>
            <w14:solidFill>
              <w14:schemeClr w14:val="tx1"/>
            </w14:solidFill>
          </w14:textFill>
        </w:rPr>
        <w:t>，否则其</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保证金将按照本须知的规定不予退还。</w:t>
      </w:r>
    </w:p>
    <w:bookmarkEnd w:id="112"/>
    <w:p w14:paraId="7F460134">
      <w:pPr>
        <w:pStyle w:val="4"/>
        <w:spacing w:before="0" w:after="0" w:line="360" w:lineRule="auto"/>
        <w:rPr>
          <w:rFonts w:hint="eastAsia" w:asciiTheme="minorEastAsia" w:hAnsiTheme="minorEastAsia" w:eastAsiaTheme="minorEastAsia"/>
          <w:b w:val="0"/>
          <w:color w:val="000000" w:themeColor="text1"/>
          <w:sz w:val="24"/>
          <w:szCs w:val="24"/>
          <w14:textFill>
            <w14:solidFill>
              <w14:schemeClr w14:val="tx1"/>
            </w14:solidFill>
          </w14:textFill>
        </w:rPr>
      </w:pPr>
      <w:bookmarkStart w:id="119" w:name="_Toc495677436"/>
      <w:bookmarkStart w:id="120" w:name="_Toc497315088"/>
      <w:bookmarkStart w:id="121" w:name="_Toc73427802"/>
      <w:bookmarkStart w:id="122" w:name="_Toc107918004"/>
      <w:r>
        <w:rPr>
          <w:rFonts w:asciiTheme="minorEastAsia" w:hAnsiTheme="minorEastAsia" w:eastAsiaTheme="minorEastAsia"/>
          <w:color w:val="000000" w:themeColor="text1"/>
          <w:sz w:val="24"/>
          <w:szCs w:val="24"/>
          <w14:textFill>
            <w14:solidFill>
              <w14:schemeClr w14:val="tx1"/>
            </w14:solidFill>
          </w14:textFill>
        </w:rPr>
        <w:t>五</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与评</w:t>
      </w:r>
      <w:bookmarkEnd w:id="119"/>
      <w:bookmarkEnd w:id="120"/>
      <w:bookmarkEnd w:id="121"/>
      <w:r>
        <w:rPr>
          <w:rFonts w:hint="eastAsia" w:asciiTheme="minorEastAsia" w:hAnsiTheme="minorEastAsia" w:eastAsiaTheme="minorEastAsia"/>
          <w:color w:val="000000" w:themeColor="text1"/>
          <w:sz w:val="24"/>
          <w:szCs w:val="24"/>
          <w14:textFill>
            <w14:solidFill>
              <w14:schemeClr w14:val="tx1"/>
            </w14:solidFill>
          </w14:textFill>
        </w:rPr>
        <w:t>审</w:t>
      </w:r>
      <w:bookmarkEnd w:id="122"/>
    </w:p>
    <w:p w14:paraId="2EE6F6A3">
      <w:pPr>
        <w:pStyle w:val="4"/>
        <w:spacing w:before="0" w:after="0" w:line="360" w:lineRule="auto"/>
        <w:rPr>
          <w:rFonts w:hint="eastAsia" w:asciiTheme="minorEastAsia" w:hAnsiTheme="minorEastAsia" w:eastAsiaTheme="minorEastAsia"/>
          <w:b w:val="0"/>
          <w:color w:val="000000" w:themeColor="text1"/>
          <w:sz w:val="24"/>
          <w:szCs w:val="24"/>
          <w14:textFill>
            <w14:solidFill>
              <w14:schemeClr w14:val="tx1"/>
            </w14:solidFill>
          </w14:textFill>
        </w:rPr>
      </w:pPr>
      <w:bookmarkStart w:id="123" w:name="_Toc134857292"/>
      <w:bookmarkStart w:id="124" w:name="_Toc520356164"/>
      <w:bookmarkStart w:id="125" w:name="_Toc497315089"/>
      <w:bookmarkStart w:id="126" w:name="_Toc495677437"/>
      <w:bookmarkStart w:id="127" w:name="_Toc163893406"/>
      <w:bookmarkStart w:id="128" w:name="_Toc107918005"/>
      <w:bookmarkStart w:id="129" w:name="_Toc73427803"/>
      <w:r>
        <w:rPr>
          <w:rFonts w:asciiTheme="minorEastAsia" w:hAnsiTheme="minorEastAsia" w:eastAsiaTheme="minorEastAsia"/>
          <w:color w:val="000000" w:themeColor="text1"/>
          <w:sz w:val="24"/>
          <w:szCs w:val="24"/>
          <w14:textFill>
            <w14:solidFill>
              <w14:schemeClr w14:val="tx1"/>
            </w14:solidFill>
          </w14:textFill>
        </w:rPr>
        <w:t>17．</w:t>
      </w:r>
      <w:bookmarkEnd w:id="123"/>
      <w:bookmarkEnd w:id="124"/>
      <w:bookmarkEnd w:id="125"/>
      <w:bookmarkEnd w:id="126"/>
      <w:bookmarkEnd w:id="127"/>
      <w:r>
        <w:rPr>
          <w:rFonts w:hint="eastAsia" w:asciiTheme="minorEastAsia" w:hAnsiTheme="minorEastAsia" w:eastAsiaTheme="minorEastAsia"/>
          <w:color w:val="000000" w:themeColor="text1"/>
          <w:sz w:val="24"/>
          <w:szCs w:val="24"/>
          <w14:textFill>
            <w14:solidFill>
              <w14:schemeClr w14:val="tx1"/>
            </w14:solidFill>
          </w14:textFill>
        </w:rPr>
        <w:t>遴选</w:t>
      </w:r>
      <w:bookmarkEnd w:id="128"/>
    </w:p>
    <w:p w14:paraId="44914CE1">
      <w:pPr>
        <w:spacing w:line="360" w:lineRule="auto"/>
        <w:ind w:left="898" w:hanging="898"/>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17.1</w:t>
      </w:r>
      <w:r>
        <w:rPr>
          <w:rFonts w:asciiTheme="minorEastAsia" w:hAnsiTheme="minorEastAsia" w:eastAsiaTheme="minorEastAsia"/>
          <w:color w:val="000000" w:themeColor="text1"/>
          <w:sz w:val="24"/>
          <w:szCs w:val="24"/>
          <w14:textFill>
            <w14:solidFill>
              <w14:schemeClr w14:val="tx1"/>
            </w14:solidFill>
          </w14:textFill>
        </w:rPr>
        <w:tab/>
      </w:r>
      <w:r>
        <w:rPr>
          <w:rFonts w:hint="eastAsia" w:asciiTheme="minorEastAsia" w:hAnsiTheme="minorEastAsia" w:eastAsiaTheme="minorEastAsia"/>
          <w:color w:val="000000" w:themeColor="text1"/>
          <w:sz w:val="24"/>
          <w:szCs w:val="24"/>
          <w14:textFill>
            <w14:solidFill>
              <w14:schemeClr w14:val="tx1"/>
            </w14:solidFill>
          </w14:textFill>
        </w:rPr>
        <w:t>遴选代理机构</w:t>
      </w:r>
      <w:r>
        <w:rPr>
          <w:rFonts w:asciiTheme="minorEastAsia" w:hAnsiTheme="minorEastAsia" w:eastAsiaTheme="minorEastAsia"/>
          <w:color w:val="000000" w:themeColor="text1"/>
          <w:sz w:val="24"/>
          <w:szCs w:val="24"/>
          <w14:textFill>
            <w14:solidFill>
              <w14:schemeClr w14:val="tx1"/>
            </w14:solidFill>
          </w14:textFill>
        </w:rPr>
        <w:t>将按</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邀请的规定，在</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截止时间的同一时间和</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邀请预先确定的地点组织</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w:t>
      </w:r>
      <w:r>
        <w:rPr>
          <w:rFonts w:hint="eastAsia" w:asciiTheme="minorEastAsia" w:hAnsiTheme="minorEastAsia" w:eastAsiaTheme="minorEastAsia"/>
          <w:color w:val="000000" w:themeColor="text1"/>
          <w:sz w:val="24"/>
          <w:szCs w:val="24"/>
          <w14:textFill>
            <w14:solidFill>
              <w14:schemeClr w14:val="tx1"/>
            </w14:solidFill>
          </w14:textFill>
        </w:rPr>
        <w:t>遴选由遴选代理机构主持，</w:t>
      </w:r>
      <w:r>
        <w:rPr>
          <w:rFonts w:asciiTheme="minorEastAsia" w:hAnsiTheme="minorEastAsia" w:eastAsiaTheme="minorEastAsia"/>
          <w:color w:val="000000" w:themeColor="text1"/>
          <w:sz w:val="24"/>
          <w:szCs w:val="24"/>
          <w14:textFill>
            <w14:solidFill>
              <w14:schemeClr w14:val="tx1"/>
            </w14:solidFill>
          </w14:textFill>
        </w:rPr>
        <w:t>邀请所有供应商、</w:t>
      </w:r>
      <w:r>
        <w:rPr>
          <w:rFonts w:hint="eastAsia" w:asciiTheme="minorEastAsia" w:hAnsiTheme="minorEastAsia" w:eastAsiaTheme="minorEastAsia"/>
          <w:color w:val="000000" w:themeColor="text1"/>
          <w:sz w:val="24"/>
          <w:szCs w:val="24"/>
          <w14:textFill>
            <w14:solidFill>
              <w14:schemeClr w14:val="tx1"/>
            </w14:solidFill>
          </w14:textFill>
        </w:rPr>
        <w:t>遴选人</w:t>
      </w:r>
      <w:r>
        <w:rPr>
          <w:rFonts w:asciiTheme="minorEastAsia" w:hAnsiTheme="minorEastAsia" w:eastAsiaTheme="minorEastAsia"/>
          <w:color w:val="000000" w:themeColor="text1"/>
          <w:sz w:val="24"/>
          <w:szCs w:val="24"/>
          <w14:textFill>
            <w14:solidFill>
              <w14:schemeClr w14:val="tx1"/>
            </w14:solidFill>
          </w14:textFill>
        </w:rPr>
        <w:t>和有关方面代表参加。参加</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的代表应签名报到以证明其出席。</w:t>
      </w:r>
    </w:p>
    <w:p w14:paraId="62390E67">
      <w:pPr>
        <w:numPr>
          <w:ilvl w:val="1"/>
          <w:numId w:val="4"/>
        </w:numPr>
        <w:tabs>
          <w:tab w:val="left" w:pos="900"/>
        </w:tabs>
        <w:spacing w:line="360" w:lineRule="auto"/>
        <w:ind w:left="900" w:hanging="900"/>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 xml:space="preserve">    遴选</w:t>
      </w:r>
      <w:r>
        <w:rPr>
          <w:rFonts w:asciiTheme="minorEastAsia" w:hAnsiTheme="minorEastAsia" w:eastAsiaTheme="minorEastAsia"/>
          <w:color w:val="000000" w:themeColor="text1"/>
          <w:sz w:val="24"/>
          <w:szCs w:val="24"/>
          <w14:textFill>
            <w14:solidFill>
              <w14:schemeClr w14:val="tx1"/>
            </w14:solidFill>
          </w14:textFill>
        </w:rPr>
        <w:t>时，由供应商或其推选的代表检查响应文件的密封情况，经确认无误后，</w:t>
      </w:r>
      <w:r>
        <w:rPr>
          <w:rFonts w:hint="eastAsia" w:asciiTheme="minorEastAsia" w:hAnsiTheme="minorEastAsia" w:eastAsiaTheme="minorEastAsia"/>
          <w:color w:val="000000" w:themeColor="text1"/>
          <w:sz w:val="24"/>
          <w:szCs w:val="24"/>
          <w14:textFill>
            <w14:solidFill>
              <w14:schemeClr w14:val="tx1"/>
            </w14:solidFill>
          </w14:textFill>
        </w:rPr>
        <w:t>由遴选代理机构工作人员当众拆封，宣布供应商名称、遴选价格和遴选文件规定的需要宣布的其他内容。</w:t>
      </w:r>
    </w:p>
    <w:p w14:paraId="5DEC8B1F">
      <w:pPr>
        <w:spacing w:line="360" w:lineRule="auto"/>
        <w:ind w:left="898" w:hanging="898"/>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17.</w:t>
      </w:r>
      <w:r>
        <w:rPr>
          <w:rFonts w:hint="eastAsia" w:asciiTheme="minorEastAsia" w:hAnsiTheme="minorEastAsia" w:eastAsiaTheme="minorEastAsia"/>
          <w:color w:val="000000" w:themeColor="text1"/>
          <w:sz w:val="24"/>
          <w:szCs w:val="24"/>
          <w14:textFill>
            <w14:solidFill>
              <w14:schemeClr w14:val="tx1"/>
            </w14:solidFill>
          </w14:textFill>
        </w:rPr>
        <w:t>3</w:t>
      </w:r>
      <w:r>
        <w:rPr>
          <w:rFonts w:asciiTheme="minorEastAsia" w:hAnsiTheme="minorEastAsia" w:eastAsiaTheme="minorEastAsia"/>
          <w:color w:val="000000" w:themeColor="text1"/>
          <w:sz w:val="24"/>
          <w:szCs w:val="24"/>
          <w14:textFill>
            <w14:solidFill>
              <w14:schemeClr w14:val="tx1"/>
            </w14:solidFill>
          </w14:textFill>
        </w:rPr>
        <w:tab/>
      </w:r>
      <w:r>
        <w:rPr>
          <w:rFonts w:hint="eastAsia" w:asciiTheme="minorEastAsia" w:hAnsiTheme="minorEastAsia" w:eastAsiaTheme="minorEastAsia"/>
          <w:color w:val="000000" w:themeColor="text1"/>
          <w:sz w:val="24"/>
          <w:szCs w:val="24"/>
          <w14:textFill>
            <w14:solidFill>
              <w14:schemeClr w14:val="tx1"/>
            </w14:solidFill>
          </w14:textFill>
        </w:rPr>
        <w:t>遴选代理机构</w:t>
      </w:r>
      <w:r>
        <w:rPr>
          <w:rFonts w:asciiTheme="minorEastAsia" w:hAnsiTheme="minorEastAsia" w:eastAsiaTheme="minorEastAsia"/>
          <w:color w:val="000000" w:themeColor="text1"/>
          <w:sz w:val="24"/>
          <w:szCs w:val="24"/>
          <w14:textFill>
            <w14:solidFill>
              <w14:schemeClr w14:val="tx1"/>
            </w14:solidFill>
          </w14:textFill>
        </w:rPr>
        <w:t>将对</w:t>
      </w:r>
      <w:r>
        <w:rPr>
          <w:rFonts w:hint="eastAsia" w:asciiTheme="minorEastAsia" w:hAnsiTheme="minorEastAsia" w:eastAsiaTheme="minorEastAsia"/>
          <w:color w:val="000000" w:themeColor="text1"/>
          <w:sz w:val="24"/>
          <w:szCs w:val="24"/>
          <w14:textFill>
            <w14:solidFill>
              <w14:schemeClr w14:val="tx1"/>
            </w14:solidFill>
          </w14:textFill>
        </w:rPr>
        <w:t>遴选过程进行</w:t>
      </w:r>
      <w:r>
        <w:rPr>
          <w:rFonts w:asciiTheme="minorEastAsia" w:hAnsiTheme="minorEastAsia" w:eastAsiaTheme="minorEastAsia"/>
          <w:color w:val="000000" w:themeColor="text1"/>
          <w:sz w:val="24"/>
          <w:szCs w:val="24"/>
          <w14:textFill>
            <w14:solidFill>
              <w14:schemeClr w14:val="tx1"/>
            </w14:solidFill>
          </w14:textFill>
        </w:rPr>
        <w:t>记录，</w:t>
      </w:r>
      <w:r>
        <w:rPr>
          <w:rFonts w:hint="eastAsia" w:asciiTheme="minorEastAsia" w:hAnsiTheme="minorEastAsia" w:eastAsiaTheme="minorEastAsia"/>
          <w:color w:val="000000" w:themeColor="text1"/>
          <w:sz w:val="24"/>
          <w:szCs w:val="24"/>
          <w14:textFill>
            <w14:solidFill>
              <w14:schemeClr w14:val="tx1"/>
            </w14:solidFill>
          </w14:textFill>
        </w:rPr>
        <w:t>由参加遴选的各供应商代表和相关工作人员签字确认</w:t>
      </w:r>
      <w:r>
        <w:rPr>
          <w:rFonts w:asciiTheme="minorEastAsia" w:hAnsiTheme="minorEastAsia" w:eastAsiaTheme="minorEastAsia"/>
          <w:color w:val="000000" w:themeColor="text1"/>
          <w:sz w:val="24"/>
          <w:szCs w:val="24"/>
          <w14:textFill>
            <w14:solidFill>
              <w14:schemeClr w14:val="tx1"/>
            </w14:solidFill>
          </w14:textFill>
        </w:rPr>
        <w:t>。</w:t>
      </w:r>
      <w:r>
        <w:rPr>
          <w:rFonts w:hint="eastAsia" w:asciiTheme="minorEastAsia" w:hAnsiTheme="minorEastAsia" w:eastAsiaTheme="minorEastAsia"/>
          <w:color w:val="000000" w:themeColor="text1"/>
          <w:sz w:val="24"/>
          <w:szCs w:val="24"/>
          <w14:textFill>
            <w14:solidFill>
              <w14:schemeClr w14:val="tx1"/>
            </w14:solidFill>
          </w14:textFill>
        </w:rPr>
        <w:t>供应商未参加遴选的，视同认可遴选结果。</w:t>
      </w:r>
    </w:p>
    <w:bookmarkEnd w:id="129"/>
    <w:p w14:paraId="52DEBBA3">
      <w:pPr>
        <w:pStyle w:val="4"/>
        <w:spacing w:before="0" w:after="0" w:line="360" w:lineRule="auto"/>
        <w:rPr>
          <w:rFonts w:hint="eastAsia" w:asciiTheme="minorEastAsia" w:hAnsiTheme="minorEastAsia" w:eastAsiaTheme="minorEastAsia"/>
          <w:b w:val="0"/>
          <w:color w:val="000000" w:themeColor="text1"/>
          <w:sz w:val="24"/>
          <w:szCs w:val="24"/>
          <w14:textFill>
            <w14:solidFill>
              <w14:schemeClr w14:val="tx1"/>
            </w14:solidFill>
          </w14:textFill>
        </w:rPr>
      </w:pPr>
      <w:bookmarkStart w:id="130" w:name="_Toc497315090"/>
      <w:bookmarkStart w:id="131" w:name="_Toc495677438"/>
      <w:bookmarkStart w:id="132" w:name="_Toc73427805"/>
      <w:bookmarkStart w:id="133" w:name="_Toc107918006"/>
      <w:r>
        <w:rPr>
          <w:rFonts w:asciiTheme="minorEastAsia" w:hAnsiTheme="minorEastAsia" w:eastAsiaTheme="minorEastAsia"/>
          <w:color w:val="000000" w:themeColor="text1"/>
          <w:sz w:val="24"/>
          <w:szCs w:val="24"/>
          <w14:textFill>
            <w14:solidFill>
              <w14:schemeClr w14:val="tx1"/>
            </w14:solidFill>
          </w14:textFill>
        </w:rPr>
        <w:t>18．</w:t>
      </w:r>
      <w:bookmarkEnd w:id="130"/>
      <w:bookmarkEnd w:id="131"/>
      <w:bookmarkEnd w:id="132"/>
      <w:r>
        <w:rPr>
          <w:rFonts w:hint="eastAsia" w:asciiTheme="minorEastAsia" w:hAnsiTheme="minorEastAsia" w:eastAsiaTheme="minorEastAsia"/>
          <w:color w:val="000000" w:themeColor="text1"/>
          <w:sz w:val="24"/>
          <w:szCs w:val="24"/>
          <w14:textFill>
            <w14:solidFill>
              <w14:schemeClr w14:val="tx1"/>
            </w14:solidFill>
          </w14:textFill>
        </w:rPr>
        <w:t>评审</w:t>
      </w:r>
      <w:r>
        <w:rPr>
          <w:rFonts w:asciiTheme="minorEastAsia" w:hAnsiTheme="minorEastAsia" w:eastAsiaTheme="minorEastAsia"/>
          <w:color w:val="000000" w:themeColor="text1"/>
          <w:sz w:val="24"/>
          <w:szCs w:val="24"/>
          <w14:textFill>
            <w14:solidFill>
              <w14:schemeClr w14:val="tx1"/>
            </w14:solidFill>
          </w14:textFill>
        </w:rPr>
        <w:t>小组</w:t>
      </w:r>
      <w:bookmarkEnd w:id="133"/>
    </w:p>
    <w:p w14:paraId="659949A6">
      <w:pPr>
        <w:spacing w:line="360" w:lineRule="auto"/>
        <w:ind w:left="900" w:hanging="900" w:hangingChars="375"/>
        <w:rPr>
          <w:rFonts w:hint="eastAsia" w:asciiTheme="minorEastAsia" w:hAnsiTheme="minorEastAsia" w:eastAsiaTheme="minorEastAsia"/>
          <w:color w:val="000000" w:themeColor="text1"/>
          <w:sz w:val="24"/>
          <w:szCs w:val="24"/>
          <w14:textFill>
            <w14:solidFill>
              <w14:schemeClr w14:val="tx1"/>
            </w14:solidFill>
          </w14:textFill>
        </w:rPr>
      </w:pPr>
      <w:bookmarkStart w:id="134" w:name="_Toc73427806"/>
      <w:r>
        <w:rPr>
          <w:rFonts w:asciiTheme="minorEastAsia" w:hAnsiTheme="minorEastAsia" w:eastAsiaTheme="minorEastAsia"/>
          <w:color w:val="000000" w:themeColor="text1"/>
          <w:sz w:val="24"/>
          <w:szCs w:val="24"/>
          <w14:textFill>
            <w14:solidFill>
              <w14:schemeClr w14:val="tx1"/>
            </w14:solidFill>
          </w14:textFill>
        </w:rPr>
        <w:t>18.1</w:t>
      </w:r>
      <w:r>
        <w:rPr>
          <w:rFonts w:hint="eastAsia" w:asciiTheme="minorEastAsia" w:hAnsiTheme="minorEastAsia" w:eastAsiaTheme="minorEastAsia"/>
          <w:color w:val="000000" w:themeColor="text1"/>
          <w:sz w:val="24"/>
          <w:szCs w:val="24"/>
          <w14:textFill>
            <w14:solidFill>
              <w14:schemeClr w14:val="tx1"/>
            </w14:solidFill>
          </w14:textFill>
        </w:rPr>
        <w:tab/>
      </w:r>
      <w:r>
        <w:rPr>
          <w:rFonts w:hint="eastAsia" w:asciiTheme="minorEastAsia" w:hAnsiTheme="minorEastAsia" w:eastAsiaTheme="minorEastAsia"/>
          <w:color w:val="000000" w:themeColor="text1"/>
          <w:sz w:val="24"/>
          <w:szCs w:val="24"/>
          <w14:textFill>
            <w14:solidFill>
              <w14:schemeClr w14:val="tx1"/>
            </w14:solidFill>
          </w14:textFill>
        </w:rPr>
        <w:t>评审小组负责具体评审事务，成员人数为3人，评审专家不得少于成员总数的三分之二。</w:t>
      </w:r>
    </w:p>
    <w:p w14:paraId="38A70943">
      <w:pPr>
        <w:spacing w:line="360" w:lineRule="auto"/>
        <w:ind w:left="900" w:hanging="900" w:hangingChars="375"/>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18.2</w:t>
      </w:r>
      <w:r>
        <w:rPr>
          <w:rFonts w:hint="eastAsia" w:asciiTheme="minorEastAsia" w:hAnsiTheme="minorEastAsia" w:eastAsiaTheme="minorEastAsia"/>
          <w:color w:val="000000" w:themeColor="text1"/>
          <w:sz w:val="24"/>
          <w:szCs w:val="24"/>
          <w14:textFill>
            <w14:solidFill>
              <w14:schemeClr w14:val="tx1"/>
            </w14:solidFill>
          </w14:textFill>
        </w:rPr>
        <w:tab/>
      </w:r>
      <w:r>
        <w:rPr>
          <w:rFonts w:hint="eastAsia" w:asciiTheme="minorEastAsia" w:hAnsiTheme="minorEastAsia" w:eastAsiaTheme="minorEastAsia"/>
          <w:color w:val="000000" w:themeColor="text1"/>
          <w:sz w:val="24"/>
          <w:szCs w:val="24"/>
          <w14:textFill>
            <w14:solidFill>
              <w14:schemeClr w14:val="tx1"/>
            </w14:solidFill>
          </w14:textFill>
        </w:rPr>
        <w:t>评审小组成员应依照采购法及其他各项有关采购评审管理</w:t>
      </w:r>
      <w:r>
        <w:rPr>
          <w:rFonts w:asciiTheme="minorEastAsia" w:hAnsiTheme="minorEastAsia" w:eastAsiaTheme="minorEastAsia"/>
          <w:color w:val="000000" w:themeColor="text1"/>
          <w:sz w:val="24"/>
          <w:szCs w:val="24"/>
          <w14:textFill>
            <w14:solidFill>
              <w14:schemeClr w14:val="tx1"/>
            </w14:solidFill>
          </w14:textFill>
        </w:rPr>
        <w:t>办法的规定，履行评审专家的各项职责。</w:t>
      </w:r>
    </w:p>
    <w:p w14:paraId="6F605CCA">
      <w:pPr>
        <w:spacing w:line="360" w:lineRule="auto"/>
        <w:ind w:left="838" w:hanging="837" w:hangingChars="349"/>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18.3</w:t>
      </w:r>
      <w:r>
        <w:rPr>
          <w:rFonts w:hint="eastAsia" w:asciiTheme="minorEastAsia" w:hAnsiTheme="minorEastAsia" w:eastAsiaTheme="minorEastAsia"/>
          <w:color w:val="000000" w:themeColor="text1"/>
          <w:sz w:val="24"/>
          <w:szCs w:val="24"/>
          <w14:textFill>
            <w14:solidFill>
              <w14:schemeClr w14:val="tx1"/>
            </w14:solidFill>
          </w14:textFill>
        </w:rPr>
        <w:tab/>
      </w:r>
      <w:r>
        <w:rPr>
          <w:rFonts w:asciiTheme="minorEastAsia" w:hAnsiTheme="minorEastAsia" w:eastAsiaTheme="minorEastAsia"/>
          <w:color w:val="000000" w:themeColor="text1"/>
          <w:sz w:val="24"/>
          <w:szCs w:val="24"/>
          <w14:textFill>
            <w14:solidFill>
              <w14:schemeClr w14:val="tx1"/>
            </w14:solidFill>
          </w14:textFill>
        </w:rPr>
        <w:t>评审小组成员</w:t>
      </w:r>
      <w:r>
        <w:rPr>
          <w:rFonts w:hint="eastAsia" w:asciiTheme="minorEastAsia" w:hAnsiTheme="minorEastAsia" w:eastAsiaTheme="minorEastAsia"/>
          <w:color w:val="000000" w:themeColor="text1"/>
          <w:sz w:val="24"/>
          <w:szCs w:val="24"/>
          <w14:textFill>
            <w14:solidFill>
              <w14:schemeClr w14:val="tx1"/>
            </w14:solidFill>
          </w14:textFill>
        </w:rPr>
        <w:t>因缺席、</w:t>
      </w:r>
      <w:r>
        <w:rPr>
          <w:rFonts w:asciiTheme="minorEastAsia" w:hAnsiTheme="minorEastAsia" w:eastAsiaTheme="minorEastAsia"/>
          <w:color w:val="000000" w:themeColor="text1"/>
          <w:sz w:val="24"/>
          <w:szCs w:val="24"/>
          <w14:textFill>
            <w14:solidFill>
              <w14:schemeClr w14:val="tx1"/>
            </w14:solidFill>
          </w14:textFill>
        </w:rPr>
        <w:t>回避、擅离职守或者因健康等原因不能继续履行评审专家职责的，</w:t>
      </w:r>
      <w:r>
        <w:rPr>
          <w:rFonts w:hint="eastAsia" w:asciiTheme="minorEastAsia" w:hAnsiTheme="minorEastAsia" w:eastAsiaTheme="minorEastAsia"/>
          <w:color w:val="000000" w:themeColor="text1"/>
          <w:sz w:val="24"/>
          <w:szCs w:val="24"/>
          <w14:textFill>
            <w14:solidFill>
              <w14:schemeClr w14:val="tx1"/>
            </w14:solidFill>
          </w14:textFill>
        </w:rPr>
        <w:t>遴选人或者遴选代理机构</w:t>
      </w:r>
      <w:r>
        <w:rPr>
          <w:rFonts w:asciiTheme="minorEastAsia" w:hAnsiTheme="minorEastAsia" w:eastAsiaTheme="minorEastAsia"/>
          <w:color w:val="000000" w:themeColor="text1"/>
          <w:sz w:val="24"/>
          <w:szCs w:val="24"/>
          <w14:textFill>
            <w14:solidFill>
              <w14:schemeClr w14:val="tx1"/>
            </w14:solidFill>
          </w14:textFill>
        </w:rPr>
        <w:t>有权向相关监督管理部门通报。</w:t>
      </w:r>
    </w:p>
    <w:bookmarkEnd w:id="134"/>
    <w:p w14:paraId="7CDBD8D1">
      <w:pPr>
        <w:pStyle w:val="2"/>
        <w:spacing w:line="360" w:lineRule="auto"/>
        <w:ind w:firstLine="0" w:firstLineChars="0"/>
        <w:outlineLvl w:val="1"/>
        <w:rPr>
          <w:rFonts w:hint="eastAsia" w:asciiTheme="minorEastAsia" w:hAnsiTheme="minorEastAsia" w:eastAsiaTheme="minorEastAsia"/>
          <w:b/>
          <w:color w:val="000000" w:themeColor="text1"/>
          <w:sz w:val="24"/>
          <w14:textFill>
            <w14:solidFill>
              <w14:schemeClr w14:val="tx1"/>
            </w14:solidFill>
          </w14:textFill>
        </w:rPr>
      </w:pPr>
      <w:bookmarkStart w:id="135" w:name="_Toc497315091"/>
      <w:bookmarkStart w:id="136" w:name="_Toc107918007"/>
      <w:bookmarkStart w:id="137" w:name="_Toc134857294"/>
      <w:r>
        <w:rPr>
          <w:rFonts w:asciiTheme="minorEastAsia" w:hAnsiTheme="minorEastAsia" w:eastAsiaTheme="minorEastAsia"/>
          <w:b/>
          <w:color w:val="000000" w:themeColor="text1"/>
          <w:sz w:val="24"/>
          <w14:textFill>
            <w14:solidFill>
              <w14:schemeClr w14:val="tx1"/>
            </w14:solidFill>
          </w14:textFill>
        </w:rPr>
        <w:t>19</w:t>
      </w:r>
      <w:r>
        <w:rPr>
          <w:rFonts w:asciiTheme="minorEastAsia" w:hAnsiTheme="minorEastAsia" w:eastAsiaTheme="minorEastAsia"/>
          <w:color w:val="000000" w:themeColor="text1"/>
          <w:sz w:val="24"/>
          <w14:textFill>
            <w14:solidFill>
              <w14:schemeClr w14:val="tx1"/>
            </w14:solidFill>
          </w14:textFill>
        </w:rPr>
        <w:t>．</w:t>
      </w:r>
      <w:r>
        <w:rPr>
          <w:rFonts w:asciiTheme="minorEastAsia" w:hAnsiTheme="minorEastAsia" w:eastAsiaTheme="minorEastAsia"/>
          <w:b/>
          <w:color w:val="000000" w:themeColor="text1"/>
          <w:sz w:val="24"/>
          <w14:textFill>
            <w14:solidFill>
              <w14:schemeClr w14:val="tx1"/>
            </w14:solidFill>
          </w14:textFill>
        </w:rPr>
        <w:t>供应商资格</w:t>
      </w:r>
      <w:r>
        <w:rPr>
          <w:rFonts w:hint="eastAsia" w:asciiTheme="minorEastAsia" w:hAnsiTheme="minorEastAsia" w:eastAsiaTheme="minorEastAsia"/>
          <w:b/>
          <w:color w:val="000000" w:themeColor="text1"/>
          <w:sz w:val="24"/>
          <w14:textFill>
            <w14:solidFill>
              <w14:schemeClr w14:val="tx1"/>
            </w14:solidFill>
          </w14:textFill>
        </w:rPr>
        <w:t>审查</w:t>
      </w:r>
      <w:r>
        <w:rPr>
          <w:rFonts w:asciiTheme="minorEastAsia" w:hAnsiTheme="minorEastAsia" w:eastAsiaTheme="minorEastAsia"/>
          <w:b/>
          <w:color w:val="000000" w:themeColor="text1"/>
          <w:sz w:val="24"/>
          <w14:textFill>
            <w14:solidFill>
              <w14:schemeClr w14:val="tx1"/>
            </w14:solidFill>
          </w14:textFill>
        </w:rPr>
        <w:t>和</w:t>
      </w:r>
      <w:r>
        <w:rPr>
          <w:rFonts w:hint="eastAsia" w:asciiTheme="minorEastAsia" w:hAnsiTheme="minorEastAsia" w:eastAsiaTheme="minorEastAsia"/>
          <w:b/>
          <w:color w:val="000000" w:themeColor="text1"/>
          <w:sz w:val="24"/>
          <w14:textFill>
            <w14:solidFill>
              <w14:schemeClr w14:val="tx1"/>
            </w14:solidFill>
          </w14:textFill>
        </w:rPr>
        <w:t>响应文件</w:t>
      </w:r>
      <w:r>
        <w:rPr>
          <w:rFonts w:asciiTheme="minorEastAsia" w:hAnsiTheme="minorEastAsia" w:eastAsiaTheme="minorEastAsia"/>
          <w:b/>
          <w:color w:val="000000" w:themeColor="text1"/>
          <w:sz w:val="24"/>
          <w14:textFill>
            <w14:solidFill>
              <w14:schemeClr w14:val="tx1"/>
            </w14:solidFill>
          </w14:textFill>
        </w:rPr>
        <w:t>符合性</w:t>
      </w:r>
      <w:r>
        <w:rPr>
          <w:rFonts w:hint="eastAsia" w:asciiTheme="minorEastAsia" w:hAnsiTheme="minorEastAsia" w:eastAsiaTheme="minorEastAsia"/>
          <w:b/>
          <w:color w:val="000000" w:themeColor="text1"/>
          <w:sz w:val="24"/>
          <w14:textFill>
            <w14:solidFill>
              <w14:schemeClr w14:val="tx1"/>
            </w14:solidFill>
          </w14:textFill>
        </w:rPr>
        <w:t>审查</w:t>
      </w:r>
      <w:bookmarkEnd w:id="135"/>
      <w:bookmarkEnd w:id="136"/>
    </w:p>
    <w:p w14:paraId="1A8DF868">
      <w:pPr>
        <w:pStyle w:val="2"/>
        <w:spacing w:line="360" w:lineRule="auto"/>
        <w:ind w:left="960" w:hanging="960" w:hangingChars="400"/>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19.1</w:t>
      </w:r>
      <w:r>
        <w:rPr>
          <w:rFonts w:hint="eastAsia" w:asciiTheme="minorEastAsia" w:hAnsiTheme="minorEastAsia" w:eastAsiaTheme="minorEastAsia"/>
          <w:color w:val="000000" w:themeColor="text1"/>
          <w:sz w:val="24"/>
          <w14:textFill>
            <w14:solidFill>
              <w14:schemeClr w14:val="tx1"/>
            </w14:solidFill>
          </w14:textFill>
        </w:rPr>
        <w:tab/>
      </w:r>
      <w:r>
        <w:rPr>
          <w:rFonts w:hint="eastAsia" w:asciiTheme="minorEastAsia" w:hAnsiTheme="minorEastAsia" w:eastAsiaTheme="minorEastAsia"/>
          <w:color w:val="000000" w:themeColor="text1"/>
          <w:sz w:val="24"/>
          <w14:textFill>
            <w14:solidFill>
              <w14:schemeClr w14:val="tx1"/>
            </w14:solidFill>
          </w14:textFill>
        </w:rPr>
        <w:t>供应商资格审查</w:t>
      </w:r>
      <w:r>
        <w:rPr>
          <w:rFonts w:asciiTheme="minorEastAsia" w:hAnsiTheme="minorEastAsia" w:eastAsiaTheme="minorEastAsia"/>
          <w:color w:val="000000" w:themeColor="text1"/>
          <w:sz w:val="24"/>
          <w14:textFill>
            <w14:solidFill>
              <w14:schemeClr w14:val="tx1"/>
            </w14:solidFill>
          </w14:textFill>
        </w:rPr>
        <w:t>指依据法律、法规和</w:t>
      </w:r>
      <w:r>
        <w:rPr>
          <w:rFonts w:hint="eastAsia" w:asciiTheme="minorEastAsia" w:hAnsiTheme="minorEastAsia" w:eastAsiaTheme="minorEastAsia"/>
          <w:color w:val="000000" w:themeColor="text1"/>
          <w:sz w:val="24"/>
          <w14:textFill>
            <w14:solidFill>
              <w14:schemeClr w14:val="tx1"/>
            </w14:solidFill>
          </w14:textFill>
        </w:rPr>
        <w:t>遴选</w:t>
      </w:r>
      <w:r>
        <w:rPr>
          <w:rFonts w:asciiTheme="minorEastAsia" w:hAnsiTheme="minorEastAsia" w:eastAsiaTheme="minorEastAsia"/>
          <w:color w:val="000000" w:themeColor="text1"/>
          <w:sz w:val="24"/>
          <w14:textFill>
            <w14:solidFill>
              <w14:schemeClr w14:val="tx1"/>
            </w14:solidFill>
          </w14:textFill>
        </w:rPr>
        <w:t>文件的规定，对响应文件中的资格等进行审查，以确定供应商是否具备</w:t>
      </w:r>
      <w:r>
        <w:rPr>
          <w:rFonts w:hint="eastAsia" w:asciiTheme="minorEastAsia" w:hAnsiTheme="minorEastAsia" w:eastAsiaTheme="minorEastAsia"/>
          <w:color w:val="000000" w:themeColor="text1"/>
          <w:sz w:val="24"/>
          <w14:textFill>
            <w14:solidFill>
              <w14:schemeClr w14:val="tx1"/>
            </w14:solidFill>
          </w14:textFill>
        </w:rPr>
        <w:t>遴选</w:t>
      </w:r>
      <w:r>
        <w:rPr>
          <w:rFonts w:asciiTheme="minorEastAsia" w:hAnsiTheme="minorEastAsia" w:eastAsiaTheme="minorEastAsia"/>
          <w:color w:val="000000" w:themeColor="text1"/>
          <w:sz w:val="24"/>
          <w14:textFill>
            <w14:solidFill>
              <w14:schemeClr w14:val="tx1"/>
            </w14:solidFill>
          </w14:textFill>
        </w:rPr>
        <w:t>资格</w:t>
      </w:r>
      <w:r>
        <w:rPr>
          <w:rFonts w:hint="eastAsia" w:asciiTheme="minorEastAsia" w:hAnsiTheme="minorEastAsia" w:eastAsiaTheme="minorEastAsia"/>
          <w:color w:val="000000" w:themeColor="text1"/>
          <w:sz w:val="24"/>
          <w14:textFill>
            <w14:solidFill>
              <w14:schemeClr w14:val="tx1"/>
            </w14:solidFill>
          </w14:textFill>
        </w:rPr>
        <w:t>；响应文件</w:t>
      </w:r>
      <w:r>
        <w:rPr>
          <w:rFonts w:asciiTheme="minorEastAsia" w:hAnsiTheme="minorEastAsia" w:eastAsiaTheme="minorEastAsia"/>
          <w:color w:val="000000" w:themeColor="text1"/>
          <w:sz w:val="24"/>
          <w14:textFill>
            <w14:solidFill>
              <w14:schemeClr w14:val="tx1"/>
            </w14:solidFill>
          </w14:textFill>
        </w:rPr>
        <w:t>符合性</w:t>
      </w:r>
      <w:r>
        <w:rPr>
          <w:rFonts w:hint="eastAsia" w:asciiTheme="minorEastAsia" w:hAnsiTheme="minorEastAsia" w:eastAsiaTheme="minorEastAsia"/>
          <w:color w:val="000000" w:themeColor="text1"/>
          <w:sz w:val="24"/>
          <w14:textFill>
            <w14:solidFill>
              <w14:schemeClr w14:val="tx1"/>
            </w14:solidFill>
          </w14:textFill>
        </w:rPr>
        <w:t>审查指</w:t>
      </w:r>
      <w:r>
        <w:rPr>
          <w:rFonts w:asciiTheme="minorEastAsia" w:hAnsiTheme="minorEastAsia" w:eastAsiaTheme="minorEastAsia"/>
          <w:color w:val="000000" w:themeColor="text1"/>
          <w:sz w:val="24"/>
          <w14:textFill>
            <w14:solidFill>
              <w14:schemeClr w14:val="tx1"/>
            </w14:solidFill>
          </w14:textFill>
        </w:rPr>
        <w:t>依据</w:t>
      </w:r>
      <w:r>
        <w:rPr>
          <w:rFonts w:hint="eastAsia" w:asciiTheme="minorEastAsia" w:hAnsiTheme="minorEastAsia" w:eastAsiaTheme="minorEastAsia"/>
          <w:color w:val="000000" w:themeColor="text1"/>
          <w:sz w:val="24"/>
          <w14:textFill>
            <w14:solidFill>
              <w14:schemeClr w14:val="tx1"/>
            </w14:solidFill>
          </w14:textFill>
        </w:rPr>
        <w:t>遴选</w:t>
      </w:r>
      <w:r>
        <w:rPr>
          <w:rFonts w:asciiTheme="minorEastAsia" w:hAnsiTheme="minorEastAsia" w:eastAsiaTheme="minorEastAsia"/>
          <w:color w:val="000000" w:themeColor="text1"/>
          <w:sz w:val="24"/>
          <w14:textFill>
            <w14:solidFill>
              <w14:schemeClr w14:val="tx1"/>
            </w14:solidFill>
          </w14:textFill>
        </w:rPr>
        <w:t>文件的规定，从响应文件的有效性、完整性和对</w:t>
      </w:r>
      <w:r>
        <w:rPr>
          <w:rFonts w:hint="eastAsia" w:asciiTheme="minorEastAsia" w:hAnsiTheme="minorEastAsia" w:eastAsiaTheme="minorEastAsia"/>
          <w:color w:val="000000" w:themeColor="text1"/>
          <w:sz w:val="24"/>
          <w14:textFill>
            <w14:solidFill>
              <w14:schemeClr w14:val="tx1"/>
            </w14:solidFill>
          </w14:textFill>
        </w:rPr>
        <w:t>遴选</w:t>
      </w:r>
      <w:r>
        <w:rPr>
          <w:rFonts w:asciiTheme="minorEastAsia" w:hAnsiTheme="minorEastAsia" w:eastAsiaTheme="minorEastAsia"/>
          <w:color w:val="000000" w:themeColor="text1"/>
          <w:sz w:val="24"/>
          <w14:textFill>
            <w14:solidFill>
              <w14:schemeClr w14:val="tx1"/>
            </w14:solidFill>
          </w14:textFill>
        </w:rPr>
        <w:t>文件的响应程度进行审查，以确定是否对</w:t>
      </w:r>
      <w:r>
        <w:rPr>
          <w:rFonts w:hint="eastAsia" w:asciiTheme="minorEastAsia" w:hAnsiTheme="minorEastAsia" w:eastAsiaTheme="minorEastAsia"/>
          <w:color w:val="000000" w:themeColor="text1"/>
          <w:sz w:val="24"/>
          <w14:textFill>
            <w14:solidFill>
              <w14:schemeClr w14:val="tx1"/>
            </w14:solidFill>
          </w14:textFill>
        </w:rPr>
        <w:t>遴选</w:t>
      </w:r>
      <w:r>
        <w:rPr>
          <w:rFonts w:asciiTheme="minorEastAsia" w:hAnsiTheme="minorEastAsia" w:eastAsiaTheme="minorEastAsia"/>
          <w:color w:val="000000" w:themeColor="text1"/>
          <w:sz w:val="24"/>
          <w14:textFill>
            <w14:solidFill>
              <w14:schemeClr w14:val="tx1"/>
            </w14:solidFill>
          </w14:textFill>
        </w:rPr>
        <w:t>文件的实质性要求作出响应。</w:t>
      </w:r>
    </w:p>
    <w:p w14:paraId="5223F33F">
      <w:pPr>
        <w:pStyle w:val="2"/>
        <w:spacing w:line="360" w:lineRule="auto"/>
        <w:ind w:left="960" w:hanging="960" w:hangingChars="400"/>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19.2</w:t>
      </w:r>
      <w:r>
        <w:rPr>
          <w:rFonts w:hint="eastAsia" w:asciiTheme="minorEastAsia" w:hAnsiTheme="minorEastAsia" w:eastAsiaTheme="minorEastAsia"/>
          <w:color w:val="000000" w:themeColor="text1"/>
          <w:sz w:val="24"/>
          <w14:textFill>
            <w14:solidFill>
              <w14:schemeClr w14:val="tx1"/>
            </w14:solidFill>
          </w14:textFill>
        </w:rPr>
        <w:tab/>
      </w:r>
      <w:r>
        <w:rPr>
          <w:rFonts w:hint="eastAsia" w:asciiTheme="minorEastAsia" w:hAnsiTheme="minorEastAsia" w:eastAsiaTheme="minorEastAsia"/>
          <w:color w:val="000000" w:themeColor="text1"/>
          <w:sz w:val="24"/>
          <w14:textFill>
            <w14:solidFill>
              <w14:schemeClr w14:val="tx1"/>
            </w14:solidFill>
          </w14:textFill>
        </w:rPr>
        <w:t>供应商未通过资格审查的不得进入响应文件符合性审查；供应商未通过符合性审查的，不得进入响应文件的综合比较与评价。</w:t>
      </w:r>
    </w:p>
    <w:p w14:paraId="5547C275">
      <w:pPr>
        <w:pStyle w:val="2"/>
        <w:spacing w:line="360" w:lineRule="auto"/>
        <w:ind w:left="960" w:hanging="960" w:hangingChars="400"/>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19.3</w:t>
      </w:r>
      <w:r>
        <w:rPr>
          <w:rFonts w:hint="eastAsia" w:asciiTheme="minorEastAsia" w:hAnsiTheme="minorEastAsia" w:eastAsiaTheme="minorEastAsia"/>
          <w:color w:val="000000" w:themeColor="text1"/>
          <w:sz w:val="24"/>
          <w14:textFill>
            <w14:solidFill>
              <w14:schemeClr w14:val="tx1"/>
            </w14:solidFill>
          </w14:textFill>
        </w:rPr>
        <w:tab/>
      </w:r>
      <w:r>
        <w:rPr>
          <w:rFonts w:hint="eastAsia" w:asciiTheme="minorEastAsia" w:hAnsiTheme="minorEastAsia" w:eastAsiaTheme="minorEastAsia"/>
          <w:color w:val="000000" w:themeColor="text1"/>
          <w:sz w:val="24"/>
          <w14:textFill>
            <w14:solidFill>
              <w14:schemeClr w14:val="tx1"/>
            </w14:solidFill>
          </w14:textFill>
        </w:rPr>
        <w:t>资格审查和符合性审查标准详见</w:t>
      </w:r>
      <w:r>
        <w:rPr>
          <w:rFonts w:hint="eastAsia" w:asciiTheme="minorEastAsia" w:hAnsiTheme="minorEastAsia" w:eastAsiaTheme="minorEastAsia"/>
          <w:b/>
          <w:color w:val="000000" w:themeColor="text1"/>
          <w:sz w:val="24"/>
          <w14:textFill>
            <w14:solidFill>
              <w14:schemeClr w14:val="tx1"/>
            </w14:solidFill>
          </w14:textFill>
        </w:rPr>
        <w:t>第五章评审内容</w:t>
      </w:r>
      <w:r>
        <w:rPr>
          <w:rFonts w:hint="eastAsia" w:asciiTheme="minorEastAsia" w:hAnsiTheme="minorEastAsia" w:eastAsiaTheme="minorEastAsia"/>
          <w:color w:val="000000" w:themeColor="text1"/>
          <w:sz w:val="24"/>
          <w14:textFill>
            <w14:solidFill>
              <w14:schemeClr w14:val="tx1"/>
            </w14:solidFill>
          </w14:textFill>
        </w:rPr>
        <w:t>。</w:t>
      </w:r>
    </w:p>
    <w:bookmarkEnd w:id="137"/>
    <w:p w14:paraId="5BFA459D">
      <w:pPr>
        <w:pStyle w:val="2"/>
        <w:spacing w:line="360" w:lineRule="auto"/>
        <w:ind w:left="964" w:hanging="964" w:hangingChars="400"/>
        <w:outlineLvl w:val="1"/>
        <w:rPr>
          <w:rFonts w:hint="eastAsia" w:asciiTheme="minorEastAsia" w:hAnsiTheme="minorEastAsia" w:eastAsiaTheme="minorEastAsia"/>
          <w:b/>
          <w:color w:val="000000" w:themeColor="text1"/>
          <w:sz w:val="24"/>
          <w14:textFill>
            <w14:solidFill>
              <w14:schemeClr w14:val="tx1"/>
            </w14:solidFill>
          </w14:textFill>
        </w:rPr>
      </w:pPr>
      <w:bookmarkStart w:id="138" w:name="_Toc497315092"/>
      <w:bookmarkStart w:id="139" w:name="_Toc107918008"/>
      <w:r>
        <w:rPr>
          <w:rFonts w:hint="eastAsia" w:asciiTheme="minorEastAsia" w:hAnsiTheme="minorEastAsia" w:eastAsiaTheme="minorEastAsia"/>
          <w:b/>
          <w:color w:val="000000" w:themeColor="text1"/>
          <w:sz w:val="24"/>
          <w14:textFill>
            <w14:solidFill>
              <w14:schemeClr w14:val="tx1"/>
            </w14:solidFill>
          </w14:textFill>
        </w:rPr>
        <w:t>20</w:t>
      </w:r>
      <w:r>
        <w:rPr>
          <w:rFonts w:asciiTheme="minorEastAsia" w:hAnsiTheme="minorEastAsia" w:eastAsiaTheme="minorEastAsia"/>
          <w:b/>
          <w:color w:val="000000" w:themeColor="text1"/>
          <w:sz w:val="24"/>
          <w14:textFill>
            <w14:solidFill>
              <w14:schemeClr w14:val="tx1"/>
            </w14:solidFill>
          </w14:textFill>
        </w:rPr>
        <w:t>．响应文件的澄清</w:t>
      </w:r>
      <w:r>
        <w:rPr>
          <w:rFonts w:hint="eastAsia" w:asciiTheme="minorEastAsia" w:hAnsiTheme="minorEastAsia" w:eastAsiaTheme="minorEastAsia"/>
          <w:b/>
          <w:color w:val="000000" w:themeColor="text1"/>
          <w:sz w:val="24"/>
          <w14:textFill>
            <w14:solidFill>
              <w14:schemeClr w14:val="tx1"/>
            </w14:solidFill>
          </w14:textFill>
        </w:rPr>
        <w:t>和修正</w:t>
      </w:r>
      <w:bookmarkEnd w:id="138"/>
      <w:bookmarkEnd w:id="139"/>
    </w:p>
    <w:p w14:paraId="6BFC5D68">
      <w:pPr>
        <w:spacing w:line="360" w:lineRule="auto"/>
        <w:ind w:left="900" w:hanging="900"/>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20.1</w:t>
      </w:r>
      <w:r>
        <w:rPr>
          <w:rFonts w:hint="eastAsia" w:asciiTheme="minorEastAsia" w:hAnsiTheme="minorEastAsia" w:eastAsiaTheme="minorEastAsia"/>
          <w:color w:val="000000" w:themeColor="text1"/>
          <w:sz w:val="24"/>
          <w:szCs w:val="24"/>
          <w14:textFill>
            <w14:solidFill>
              <w14:schemeClr w14:val="tx1"/>
            </w14:solidFill>
          </w14:textFill>
        </w:rPr>
        <w:tab/>
      </w:r>
      <w:r>
        <w:rPr>
          <w:rFonts w:hint="eastAsia" w:asciiTheme="minorEastAsia" w:hAnsiTheme="minorEastAsia" w:eastAsiaTheme="minorEastAsia"/>
          <w:color w:val="000000" w:themeColor="text1"/>
          <w:sz w:val="24"/>
          <w:szCs w:val="24"/>
          <w14:textFill>
            <w14:solidFill>
              <w14:schemeClr w14:val="tx1"/>
            </w14:solidFill>
          </w14:textFill>
        </w:rPr>
        <w:t>对于响应文件中含义不明确、同类问题表述不一致或者有明显文字和计算错误的内容，评审小组应当以书面形式要求供应商作出必要的澄清、说明或者补正。供应商的澄清、说明或者补正应当采用书面形式，并加盖公章，或者由法定代表人（单位负责人）或其授权的代表签字。供应商的澄清、说明或者补正不得超出响应文件的范围或者改变响应文件的实质性内容</w:t>
      </w:r>
      <w:r>
        <w:rPr>
          <w:rFonts w:asciiTheme="minorEastAsia" w:hAnsiTheme="minorEastAsia" w:eastAsiaTheme="minorEastAsia"/>
          <w:color w:val="000000" w:themeColor="text1"/>
          <w:sz w:val="24"/>
          <w:szCs w:val="24"/>
          <w14:textFill>
            <w14:solidFill>
              <w14:schemeClr w14:val="tx1"/>
            </w14:solidFill>
          </w14:textFill>
        </w:rPr>
        <w:t>。</w:t>
      </w:r>
    </w:p>
    <w:p w14:paraId="72B7B165">
      <w:pPr>
        <w:spacing w:line="360" w:lineRule="auto"/>
        <w:ind w:left="960" w:hanging="960"/>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20.2</w:t>
      </w:r>
      <w:r>
        <w:rPr>
          <w:rFonts w:hint="eastAsia" w:asciiTheme="minorEastAsia" w:hAnsiTheme="minorEastAsia" w:eastAsiaTheme="minorEastAsia"/>
          <w:color w:val="000000" w:themeColor="text1"/>
          <w:sz w:val="24"/>
          <w:szCs w:val="24"/>
          <w14:textFill>
            <w14:solidFill>
              <w14:schemeClr w14:val="tx1"/>
            </w14:solidFill>
          </w14:textFill>
        </w:rPr>
        <w:tab/>
      </w:r>
      <w:r>
        <w:rPr>
          <w:rFonts w:asciiTheme="minorEastAsia" w:hAnsiTheme="minorEastAsia" w:eastAsiaTheme="minorEastAsia"/>
          <w:color w:val="000000" w:themeColor="text1"/>
          <w:sz w:val="24"/>
          <w:szCs w:val="24"/>
          <w14:textFill>
            <w14:solidFill>
              <w14:schemeClr w14:val="tx1"/>
            </w14:solidFill>
          </w14:textFill>
        </w:rPr>
        <w:t>澄清文件将作为响应文件内容的一部分。</w:t>
      </w:r>
    </w:p>
    <w:p w14:paraId="0834845A">
      <w:pPr>
        <w:spacing w:line="360" w:lineRule="auto"/>
        <w:ind w:left="900" w:hanging="900" w:hangingChars="375"/>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20.3</w:t>
      </w:r>
      <w:r>
        <w:rPr>
          <w:rFonts w:hint="eastAsia" w:asciiTheme="minorEastAsia" w:hAnsiTheme="minorEastAsia" w:eastAsiaTheme="minorEastAsia"/>
          <w:color w:val="000000" w:themeColor="text1"/>
          <w:sz w:val="24"/>
          <w:szCs w:val="24"/>
          <w14:textFill>
            <w14:solidFill>
              <w14:schemeClr w14:val="tx1"/>
            </w14:solidFill>
          </w14:textFill>
        </w:rPr>
        <w:tab/>
      </w:r>
      <w:r>
        <w:rPr>
          <w:rFonts w:hint="eastAsia" w:asciiTheme="minorEastAsia" w:hAnsiTheme="minorEastAsia" w:eastAsiaTheme="minorEastAsia"/>
          <w:color w:val="000000" w:themeColor="text1"/>
          <w:sz w:val="24"/>
          <w:szCs w:val="24"/>
          <w14:textFill>
            <w14:solidFill>
              <w14:schemeClr w14:val="tx1"/>
            </w14:solidFill>
          </w14:textFill>
        </w:rPr>
        <w:t>响应文件报价出现前后不一致的，</w:t>
      </w:r>
      <w:r>
        <w:rPr>
          <w:rFonts w:asciiTheme="minorEastAsia" w:hAnsiTheme="minorEastAsia" w:eastAsiaTheme="minorEastAsia"/>
          <w:color w:val="000000" w:themeColor="text1"/>
          <w:sz w:val="24"/>
          <w:szCs w:val="24"/>
          <w14:textFill>
            <w14:solidFill>
              <w14:schemeClr w14:val="tx1"/>
            </w14:solidFill>
          </w14:textFill>
        </w:rPr>
        <w:t>将</w:t>
      </w:r>
      <w:r>
        <w:rPr>
          <w:rFonts w:hint="eastAsia" w:asciiTheme="minorEastAsia" w:hAnsiTheme="minorEastAsia" w:eastAsiaTheme="minorEastAsia"/>
          <w:color w:val="000000" w:themeColor="text1"/>
          <w:sz w:val="24"/>
          <w:szCs w:val="24"/>
          <w14:textFill>
            <w14:solidFill>
              <w14:schemeClr w14:val="tx1"/>
            </w14:solidFill>
          </w14:textFill>
        </w:rPr>
        <w:t>按照下列规定修正</w:t>
      </w:r>
      <w:r>
        <w:rPr>
          <w:rFonts w:asciiTheme="minorEastAsia" w:hAnsiTheme="minorEastAsia" w:eastAsiaTheme="minorEastAsia"/>
          <w:color w:val="000000" w:themeColor="text1"/>
          <w:sz w:val="24"/>
          <w:szCs w:val="24"/>
          <w14:textFill>
            <w14:solidFill>
              <w14:schemeClr w14:val="tx1"/>
            </w14:solidFill>
          </w14:textFill>
        </w:rPr>
        <w:t>：</w:t>
      </w:r>
      <w:r>
        <w:rPr>
          <w:rFonts w:hint="eastAsia" w:asciiTheme="minorEastAsia" w:hAnsiTheme="minorEastAsia" w:eastAsiaTheme="minorEastAsia"/>
          <w:color w:val="000000" w:themeColor="text1"/>
          <w:kern w:val="0"/>
          <w:sz w:val="24"/>
          <w:szCs w:val="24"/>
          <w14:textFill>
            <w14:solidFill>
              <w14:schemeClr w14:val="tx1"/>
            </w14:solidFill>
          </w14:textFill>
        </w:rPr>
        <w:t>遴选时，报价一览表中大写金额和小写金额不一致的，以大写金额为准；报价一览表中总价金额与按单价汇总金额不一致的，以单价汇总金额为准；如同时出现上述错误，按照排序在先的方法进行更正。评审中，响应文件与单独密封递交的报价一览表内容不一致的，以单独密封递交的报价一览表内容为准。</w:t>
      </w:r>
      <w:r>
        <w:rPr>
          <w:rFonts w:hint="eastAsia" w:asciiTheme="minorEastAsia" w:hAnsiTheme="minorEastAsia" w:eastAsiaTheme="minorEastAsia"/>
          <w:b/>
          <w:color w:val="000000" w:themeColor="text1"/>
          <w:kern w:val="0"/>
          <w:sz w:val="24"/>
          <w:szCs w:val="24"/>
          <w14:textFill>
            <w14:solidFill>
              <w14:schemeClr w14:val="tx1"/>
            </w14:solidFill>
          </w14:textFill>
        </w:rPr>
        <w:t>修正后的报价按照20.1的规定经供应商确认后产生约束力，供应商不确认的，其响应无效。</w:t>
      </w:r>
    </w:p>
    <w:p w14:paraId="1FFB7CD2">
      <w:pPr>
        <w:spacing w:line="360" w:lineRule="auto"/>
        <w:ind w:left="900" w:hanging="900" w:hangingChars="375"/>
        <w:rPr>
          <w:rFonts w:hint="eastAsia" w:asciiTheme="minorEastAsia" w:hAnsiTheme="minorEastAsia" w:eastAsiaTheme="minorEastAsia"/>
          <w:color w:val="000000" w:themeColor="text1"/>
          <w:kern w:val="0"/>
          <w:sz w:val="24"/>
          <w:szCs w:val="24"/>
          <w14:textFill>
            <w14:solidFill>
              <w14:schemeClr w14:val="tx1"/>
            </w14:solidFill>
          </w14:textFill>
        </w:rPr>
      </w:pPr>
      <w:r>
        <w:rPr>
          <w:rFonts w:hint="eastAsia" w:asciiTheme="minorEastAsia" w:hAnsiTheme="minorEastAsia" w:eastAsiaTheme="minorEastAsia"/>
          <w:color w:val="000000" w:themeColor="text1"/>
          <w:kern w:val="0"/>
          <w:sz w:val="24"/>
          <w:szCs w:val="24"/>
          <w14:textFill>
            <w14:solidFill>
              <w14:schemeClr w14:val="tx1"/>
            </w14:solidFill>
          </w14:textFill>
        </w:rPr>
        <w:t>20.4</w:t>
      </w:r>
      <w:r>
        <w:rPr>
          <w:rFonts w:hint="eastAsia" w:asciiTheme="minorEastAsia" w:hAnsiTheme="minorEastAsia" w:eastAsiaTheme="minorEastAsia"/>
          <w:color w:val="000000" w:themeColor="text1"/>
          <w:kern w:val="0"/>
          <w:sz w:val="24"/>
          <w:szCs w:val="24"/>
          <w14:textFill>
            <w14:solidFill>
              <w14:schemeClr w14:val="tx1"/>
            </w14:solidFill>
          </w14:textFill>
        </w:rPr>
        <w:tab/>
      </w:r>
      <w:r>
        <w:rPr>
          <w:rFonts w:asciiTheme="minorEastAsia" w:hAnsiTheme="minorEastAsia" w:eastAsiaTheme="minorEastAsia"/>
          <w:color w:val="000000" w:themeColor="text1"/>
          <w:kern w:val="0"/>
          <w:sz w:val="24"/>
          <w:szCs w:val="24"/>
          <w14:textFill>
            <w14:solidFill>
              <w14:schemeClr w14:val="tx1"/>
            </w14:solidFill>
          </w14:textFill>
        </w:rPr>
        <w:t>对不同文字文本响应文件的解释发生异议的，以中文文本为准。</w:t>
      </w:r>
    </w:p>
    <w:p w14:paraId="3483B6BC">
      <w:pPr>
        <w:pStyle w:val="4"/>
        <w:spacing w:before="0" w:after="0" w:line="360" w:lineRule="auto"/>
        <w:rPr>
          <w:rFonts w:hint="eastAsia" w:asciiTheme="minorEastAsia" w:hAnsiTheme="minorEastAsia" w:eastAsiaTheme="minorEastAsia"/>
          <w:b w:val="0"/>
          <w:color w:val="000000" w:themeColor="text1"/>
          <w:sz w:val="24"/>
          <w:szCs w:val="24"/>
          <w14:textFill>
            <w14:solidFill>
              <w14:schemeClr w14:val="tx1"/>
            </w14:solidFill>
          </w14:textFill>
        </w:rPr>
      </w:pPr>
      <w:bookmarkStart w:id="140" w:name="_Toc497315093"/>
      <w:bookmarkStart w:id="141" w:name="_Toc107918009"/>
      <w:bookmarkStart w:id="142" w:name="_Toc73427807"/>
      <w:r>
        <w:rPr>
          <w:rFonts w:hint="eastAsia" w:asciiTheme="minorEastAsia" w:hAnsiTheme="minorEastAsia" w:eastAsiaTheme="minorEastAsia"/>
          <w:color w:val="000000" w:themeColor="text1"/>
          <w:sz w:val="24"/>
          <w:szCs w:val="24"/>
          <w14:textFill>
            <w14:solidFill>
              <w14:schemeClr w14:val="tx1"/>
            </w14:solidFill>
          </w14:textFill>
        </w:rPr>
        <w:t>21</w:t>
      </w:r>
      <w:r>
        <w:rPr>
          <w:rFonts w:asciiTheme="minorEastAsia" w:hAnsiTheme="minorEastAsia" w:eastAsiaTheme="minorEastAsia"/>
          <w:color w:val="000000" w:themeColor="text1"/>
          <w:sz w:val="24"/>
          <w:szCs w:val="24"/>
          <w14:textFill>
            <w14:solidFill>
              <w14:schemeClr w14:val="tx1"/>
            </w14:solidFill>
          </w14:textFill>
        </w:rPr>
        <w:t>．</w:t>
      </w:r>
      <w:r>
        <w:rPr>
          <w:rFonts w:hint="eastAsia" w:asciiTheme="minorEastAsia" w:hAnsiTheme="minorEastAsia" w:eastAsiaTheme="minorEastAsia"/>
          <w:color w:val="000000" w:themeColor="text1"/>
          <w:sz w:val="24"/>
          <w:szCs w:val="24"/>
          <w14:textFill>
            <w14:solidFill>
              <w14:schemeClr w14:val="tx1"/>
            </w14:solidFill>
          </w14:textFill>
        </w:rPr>
        <w:t>响应偏离与非实质性响应</w:t>
      </w:r>
      <w:bookmarkEnd w:id="140"/>
      <w:bookmarkEnd w:id="141"/>
    </w:p>
    <w:p w14:paraId="4A20196A">
      <w:pPr>
        <w:spacing w:line="360" w:lineRule="auto"/>
        <w:ind w:left="850" w:hanging="849" w:hangingChars="354"/>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21.</w:t>
      </w:r>
      <w:r>
        <w:rPr>
          <w:rFonts w:asciiTheme="minorEastAsia" w:hAnsiTheme="minorEastAsia" w:eastAsiaTheme="minorEastAsia"/>
          <w:color w:val="000000" w:themeColor="text1"/>
          <w:sz w:val="24"/>
          <w:szCs w:val="24"/>
          <w14:textFill>
            <w14:solidFill>
              <w14:schemeClr w14:val="tx1"/>
            </w14:solidFill>
          </w14:textFill>
        </w:rPr>
        <w:t>1</w:t>
      </w:r>
      <w:r>
        <w:rPr>
          <w:rFonts w:hint="eastAsia" w:asciiTheme="minorEastAsia" w:hAnsiTheme="minorEastAsia" w:eastAsiaTheme="minorEastAsia"/>
          <w:color w:val="000000" w:themeColor="text1"/>
          <w:sz w:val="24"/>
          <w:szCs w:val="24"/>
          <w14:textFill>
            <w14:solidFill>
              <w14:schemeClr w14:val="tx1"/>
            </w14:solidFill>
          </w14:textFill>
        </w:rPr>
        <w:tab/>
      </w:r>
      <w:r>
        <w:rPr>
          <w:rFonts w:hint="eastAsia" w:asciiTheme="minorEastAsia" w:hAnsiTheme="minorEastAsia" w:eastAsiaTheme="minorEastAsia"/>
          <w:color w:val="000000" w:themeColor="text1"/>
          <w:sz w:val="24"/>
          <w:szCs w:val="24"/>
          <w14:textFill>
            <w14:solidFill>
              <w14:schemeClr w14:val="tx1"/>
            </w14:solidFill>
          </w14:textFill>
        </w:rPr>
        <w:t>对于响应文件中不构成实质性偏差的不正规、不一致或不规则，评审小组可以接受，但这种接受不能损坏或影响任何供应商的相对排序。</w:t>
      </w:r>
    </w:p>
    <w:p w14:paraId="30B9ECDE">
      <w:pPr>
        <w:spacing w:line="360" w:lineRule="auto"/>
        <w:ind w:left="851" w:hanging="851"/>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21</w:t>
      </w:r>
      <w:r>
        <w:rPr>
          <w:rFonts w:asciiTheme="minorEastAsia" w:hAnsiTheme="minorEastAsia" w:eastAsiaTheme="minorEastAsia"/>
          <w:color w:val="000000" w:themeColor="text1"/>
          <w:sz w:val="24"/>
          <w:szCs w:val="24"/>
          <w14:textFill>
            <w14:solidFill>
              <w14:schemeClr w14:val="tx1"/>
            </w14:solidFill>
          </w14:textFill>
        </w:rPr>
        <w:t>.2</w:t>
      </w:r>
      <w:r>
        <w:rPr>
          <w:rFonts w:hint="eastAsia" w:asciiTheme="minorEastAsia" w:hAnsiTheme="minorEastAsia" w:eastAsiaTheme="minorEastAsia"/>
          <w:color w:val="000000" w:themeColor="text1"/>
          <w:sz w:val="24"/>
          <w:szCs w:val="24"/>
          <w14:textFill>
            <w14:solidFill>
              <w14:schemeClr w14:val="tx1"/>
            </w14:solidFill>
          </w14:textFill>
        </w:rPr>
        <w:tab/>
      </w:r>
      <w:r>
        <w:rPr>
          <w:rFonts w:hint="eastAsia" w:asciiTheme="minorEastAsia" w:hAnsiTheme="minorEastAsia" w:eastAsiaTheme="minorEastAsia"/>
          <w:color w:val="000000" w:themeColor="text1"/>
          <w:sz w:val="24"/>
          <w:szCs w:val="24"/>
          <w14:textFill>
            <w14:solidFill>
              <w14:schemeClr w14:val="tx1"/>
            </w14:solidFill>
          </w14:textFill>
        </w:rPr>
        <w:t>在详细评审之前，根据本须知的规定，评审小组要审查每份响应文件是否实质上响应了遴选文件的要求。实质上响应的响应文件应该是与遴选文件要求的全部条款、条件和规格相符，没有重大偏离的响应。</w:t>
      </w:r>
    </w:p>
    <w:p w14:paraId="58A9886F">
      <w:pPr>
        <w:spacing w:line="360" w:lineRule="auto"/>
        <w:ind w:left="900" w:hanging="900"/>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21</w:t>
      </w:r>
      <w:r>
        <w:rPr>
          <w:rFonts w:asciiTheme="minorEastAsia" w:hAnsiTheme="minorEastAsia" w:eastAsiaTheme="minorEastAsia"/>
          <w:color w:val="000000" w:themeColor="text1"/>
          <w:sz w:val="24"/>
          <w:szCs w:val="24"/>
          <w14:textFill>
            <w14:solidFill>
              <w14:schemeClr w14:val="tx1"/>
            </w14:solidFill>
          </w14:textFill>
        </w:rPr>
        <w:t>.3</w:t>
      </w:r>
      <w:r>
        <w:rPr>
          <w:rFonts w:hint="eastAsia" w:asciiTheme="minorEastAsia" w:hAnsiTheme="minorEastAsia" w:eastAsiaTheme="minorEastAsia"/>
          <w:color w:val="000000" w:themeColor="text1"/>
          <w:sz w:val="24"/>
          <w:szCs w:val="24"/>
          <w14:textFill>
            <w14:solidFill>
              <w14:schemeClr w14:val="tx1"/>
            </w14:solidFill>
          </w14:textFill>
        </w:rPr>
        <w:tab/>
      </w:r>
      <w:r>
        <w:rPr>
          <w:rFonts w:hint="eastAsia" w:asciiTheme="minorEastAsia" w:hAnsiTheme="minorEastAsia" w:eastAsiaTheme="minorEastAsia"/>
          <w:color w:val="000000" w:themeColor="text1"/>
          <w:sz w:val="24"/>
          <w:szCs w:val="24"/>
          <w14:textFill>
            <w14:solidFill>
              <w14:schemeClr w14:val="tx1"/>
            </w14:solidFill>
          </w14:textFill>
        </w:rPr>
        <w:t>实质上没有响应遴选文件要求的响应将被拒绝。供应商不得通过修正或撤销不符合要求的偏离或保留从而使其响应成为实质上响应。</w:t>
      </w:r>
    </w:p>
    <w:p w14:paraId="1C93D5CD">
      <w:pPr>
        <w:pStyle w:val="4"/>
        <w:spacing w:before="0" w:after="0" w:line="360" w:lineRule="auto"/>
        <w:rPr>
          <w:rFonts w:hint="eastAsia" w:asciiTheme="minorEastAsia" w:hAnsiTheme="minorEastAsia" w:eastAsiaTheme="minorEastAsia"/>
          <w:b w:val="0"/>
          <w:color w:val="000000" w:themeColor="text1"/>
          <w:sz w:val="24"/>
          <w:szCs w:val="24"/>
          <w14:textFill>
            <w14:solidFill>
              <w14:schemeClr w14:val="tx1"/>
            </w14:solidFill>
          </w14:textFill>
        </w:rPr>
      </w:pPr>
      <w:bookmarkStart w:id="143" w:name="_Toc107918010"/>
      <w:bookmarkStart w:id="144" w:name="_Toc495677439"/>
      <w:bookmarkStart w:id="145" w:name="_Toc497315094"/>
      <w:r>
        <w:rPr>
          <w:rFonts w:asciiTheme="minorEastAsia" w:hAnsiTheme="minorEastAsia" w:eastAsiaTheme="minorEastAsia"/>
          <w:color w:val="000000" w:themeColor="text1"/>
          <w:sz w:val="24"/>
          <w:szCs w:val="24"/>
          <w14:textFill>
            <w14:solidFill>
              <w14:schemeClr w14:val="tx1"/>
            </w14:solidFill>
          </w14:textFill>
        </w:rPr>
        <w:t>2</w:t>
      </w:r>
      <w:r>
        <w:rPr>
          <w:rFonts w:hint="eastAsia" w:asciiTheme="minorEastAsia" w:hAnsiTheme="minorEastAsia" w:eastAsiaTheme="minorEastAsia"/>
          <w:color w:val="000000" w:themeColor="text1"/>
          <w:sz w:val="24"/>
          <w:szCs w:val="24"/>
          <w14:textFill>
            <w14:solidFill>
              <w14:schemeClr w14:val="tx1"/>
            </w14:solidFill>
          </w14:textFill>
        </w:rPr>
        <w:t>2</w:t>
      </w:r>
      <w:r>
        <w:rPr>
          <w:rFonts w:asciiTheme="minorEastAsia" w:hAnsiTheme="minorEastAsia" w:eastAsiaTheme="minorEastAsia"/>
          <w:color w:val="000000" w:themeColor="text1"/>
          <w:sz w:val="24"/>
          <w:szCs w:val="24"/>
          <w14:textFill>
            <w14:solidFill>
              <w14:schemeClr w14:val="tx1"/>
            </w14:solidFill>
          </w14:textFill>
        </w:rPr>
        <w:t>．</w:t>
      </w:r>
      <w:r>
        <w:rPr>
          <w:rFonts w:hint="eastAsia" w:asciiTheme="minorEastAsia" w:hAnsiTheme="minorEastAsia" w:eastAsiaTheme="minorEastAsia"/>
          <w:color w:val="000000" w:themeColor="text1"/>
          <w:sz w:val="24"/>
          <w:szCs w:val="20"/>
          <w14:textFill>
            <w14:solidFill>
              <w14:schemeClr w14:val="tx1"/>
            </w14:solidFill>
          </w14:textFill>
        </w:rPr>
        <w:t>响应无效</w:t>
      </w:r>
      <w:bookmarkEnd w:id="143"/>
      <w:bookmarkEnd w:id="144"/>
      <w:bookmarkEnd w:id="145"/>
    </w:p>
    <w:p w14:paraId="30405771">
      <w:pPr>
        <w:widowControl/>
        <w:spacing w:line="360" w:lineRule="auto"/>
        <w:jc w:val="left"/>
        <w:rPr>
          <w:rFonts w:hint="eastAsia" w:asciiTheme="minorEastAsia" w:hAnsiTheme="minorEastAsia" w:eastAsiaTheme="minorEastAsia"/>
          <w:color w:val="000000" w:themeColor="text1"/>
          <w:sz w:val="24"/>
          <w:szCs w:val="21"/>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22.1</w:t>
      </w:r>
      <w:r>
        <w:rPr>
          <w:rFonts w:hint="eastAsia" w:asciiTheme="minorEastAsia" w:hAnsiTheme="minorEastAsia" w:eastAsiaTheme="minorEastAsia"/>
          <w:color w:val="000000" w:themeColor="text1"/>
          <w:sz w:val="24"/>
          <w14:textFill>
            <w14:solidFill>
              <w14:schemeClr w14:val="tx1"/>
            </w14:solidFill>
          </w14:textFill>
        </w:rPr>
        <w:tab/>
      </w:r>
      <w:r>
        <w:rPr>
          <w:rFonts w:hint="eastAsia" w:asciiTheme="minorEastAsia" w:hAnsiTheme="minorEastAsia" w:eastAsiaTheme="minorEastAsia"/>
          <w:color w:val="000000" w:themeColor="text1"/>
          <w:sz w:val="24"/>
          <w:szCs w:val="21"/>
          <w14:textFill>
            <w14:solidFill>
              <w14:schemeClr w14:val="tx1"/>
            </w14:solidFill>
          </w14:textFill>
        </w:rPr>
        <w:t>供应商存在下列情况之一的，响应无效</w:t>
      </w:r>
      <w:r>
        <w:rPr>
          <w:rFonts w:hint="eastAsia" w:asciiTheme="minorEastAsia" w:hAnsiTheme="minorEastAsia" w:eastAsiaTheme="minorEastAsia"/>
          <w:color w:val="000000" w:themeColor="text1"/>
          <w:sz w:val="24"/>
          <w14:textFill>
            <w14:solidFill>
              <w14:schemeClr w14:val="tx1"/>
            </w14:solidFill>
          </w14:textFill>
        </w:rPr>
        <w:t>：</w:t>
      </w:r>
    </w:p>
    <w:p w14:paraId="3B06ED04">
      <w:pPr>
        <w:widowControl/>
        <w:spacing w:line="360" w:lineRule="auto"/>
        <w:ind w:firstLine="720" w:firstLineChars="300"/>
        <w:jc w:val="left"/>
        <w:rPr>
          <w:rFonts w:hint="eastAsia" w:asciiTheme="minorEastAsia" w:hAnsiTheme="minorEastAsia" w:eastAsiaTheme="minorEastAsia"/>
          <w:color w:val="000000" w:themeColor="text1"/>
          <w:sz w:val="24"/>
          <w:szCs w:val="21"/>
          <w14:textFill>
            <w14:solidFill>
              <w14:schemeClr w14:val="tx1"/>
            </w14:solidFill>
          </w14:textFill>
        </w:rPr>
      </w:pPr>
      <w:r>
        <w:rPr>
          <w:rFonts w:hint="eastAsia" w:asciiTheme="minorEastAsia" w:hAnsiTheme="minorEastAsia" w:eastAsiaTheme="minorEastAsia"/>
          <w:color w:val="000000" w:themeColor="text1"/>
          <w:sz w:val="24"/>
          <w:szCs w:val="21"/>
          <w14:textFill>
            <w14:solidFill>
              <w14:schemeClr w14:val="tx1"/>
            </w14:solidFill>
          </w14:textFill>
        </w:rPr>
        <w:t>（</w:t>
      </w:r>
      <w:r>
        <w:rPr>
          <w:rFonts w:hint="eastAsia" w:asciiTheme="minorEastAsia" w:hAnsiTheme="minorEastAsia" w:eastAsiaTheme="minorEastAsia"/>
          <w:color w:val="000000" w:themeColor="text1"/>
          <w:sz w:val="24"/>
          <w14:textFill>
            <w14:solidFill>
              <w14:schemeClr w14:val="tx1"/>
            </w14:solidFill>
          </w14:textFill>
        </w:rPr>
        <w:t>1</w:t>
      </w:r>
      <w:r>
        <w:rPr>
          <w:rFonts w:hint="eastAsia" w:asciiTheme="minorEastAsia" w:hAnsiTheme="minorEastAsia" w:eastAsiaTheme="minorEastAsia"/>
          <w:color w:val="000000" w:themeColor="text1"/>
          <w:sz w:val="24"/>
          <w:szCs w:val="21"/>
          <w14:textFill>
            <w14:solidFill>
              <w14:schemeClr w14:val="tx1"/>
            </w14:solidFill>
          </w14:textFill>
        </w:rPr>
        <w:t>）未按照遴选文件的规定提交遴选保证金的；</w:t>
      </w:r>
    </w:p>
    <w:p w14:paraId="412EEB79">
      <w:pPr>
        <w:widowControl/>
        <w:spacing w:line="360" w:lineRule="auto"/>
        <w:ind w:firstLine="720" w:firstLineChars="300"/>
        <w:jc w:val="left"/>
        <w:rPr>
          <w:rFonts w:hint="eastAsia" w:asciiTheme="minorEastAsia" w:hAnsiTheme="minorEastAsia" w:eastAsiaTheme="minorEastAsia"/>
          <w:color w:val="000000" w:themeColor="text1"/>
          <w:sz w:val="24"/>
          <w:szCs w:val="21"/>
          <w14:textFill>
            <w14:solidFill>
              <w14:schemeClr w14:val="tx1"/>
            </w14:solidFill>
          </w14:textFill>
        </w:rPr>
      </w:pPr>
      <w:r>
        <w:rPr>
          <w:rFonts w:hint="eastAsia" w:asciiTheme="minorEastAsia" w:hAnsiTheme="minorEastAsia" w:eastAsiaTheme="minorEastAsia"/>
          <w:color w:val="000000" w:themeColor="text1"/>
          <w:sz w:val="24"/>
          <w:szCs w:val="21"/>
          <w14:textFill>
            <w14:solidFill>
              <w14:schemeClr w14:val="tx1"/>
            </w14:solidFill>
          </w14:textFill>
        </w:rPr>
        <w:t>（</w:t>
      </w:r>
      <w:r>
        <w:rPr>
          <w:rFonts w:hint="eastAsia" w:asciiTheme="minorEastAsia" w:hAnsiTheme="minorEastAsia" w:eastAsiaTheme="minorEastAsia"/>
          <w:color w:val="000000" w:themeColor="text1"/>
          <w:sz w:val="24"/>
          <w14:textFill>
            <w14:solidFill>
              <w14:schemeClr w14:val="tx1"/>
            </w14:solidFill>
          </w14:textFill>
        </w:rPr>
        <w:t>2</w:t>
      </w:r>
      <w:r>
        <w:rPr>
          <w:rFonts w:hint="eastAsia" w:asciiTheme="minorEastAsia" w:hAnsiTheme="minorEastAsia" w:eastAsiaTheme="minorEastAsia"/>
          <w:color w:val="000000" w:themeColor="text1"/>
          <w:sz w:val="24"/>
          <w:szCs w:val="21"/>
          <w14:textFill>
            <w14:solidFill>
              <w14:schemeClr w14:val="tx1"/>
            </w14:solidFill>
          </w14:textFill>
        </w:rPr>
        <w:t>）响应文件未按遴选文件要求签署、盖章的；</w:t>
      </w:r>
    </w:p>
    <w:p w14:paraId="6FB8E082">
      <w:pPr>
        <w:widowControl/>
        <w:spacing w:line="360" w:lineRule="auto"/>
        <w:ind w:firstLine="708" w:firstLineChars="295"/>
        <w:jc w:val="left"/>
        <w:rPr>
          <w:rFonts w:hint="eastAsia" w:asciiTheme="minorEastAsia" w:hAnsiTheme="minorEastAsia" w:eastAsiaTheme="minorEastAsia"/>
          <w:color w:val="000000" w:themeColor="text1"/>
          <w:sz w:val="24"/>
          <w:szCs w:val="21"/>
          <w14:textFill>
            <w14:solidFill>
              <w14:schemeClr w14:val="tx1"/>
            </w14:solidFill>
          </w14:textFill>
        </w:rPr>
      </w:pPr>
      <w:r>
        <w:rPr>
          <w:rFonts w:hint="eastAsia" w:asciiTheme="minorEastAsia" w:hAnsiTheme="minorEastAsia" w:eastAsiaTheme="minorEastAsia"/>
          <w:color w:val="000000" w:themeColor="text1"/>
          <w:sz w:val="24"/>
          <w:szCs w:val="21"/>
          <w14:textFill>
            <w14:solidFill>
              <w14:schemeClr w14:val="tx1"/>
            </w14:solidFill>
          </w14:textFill>
        </w:rPr>
        <w:t>（</w:t>
      </w:r>
      <w:r>
        <w:rPr>
          <w:rFonts w:hint="eastAsia" w:asciiTheme="minorEastAsia" w:hAnsiTheme="minorEastAsia" w:eastAsiaTheme="minorEastAsia"/>
          <w:color w:val="000000" w:themeColor="text1"/>
          <w:sz w:val="24"/>
          <w14:textFill>
            <w14:solidFill>
              <w14:schemeClr w14:val="tx1"/>
            </w14:solidFill>
          </w14:textFill>
        </w:rPr>
        <w:t>3</w:t>
      </w:r>
      <w:r>
        <w:rPr>
          <w:rFonts w:hint="eastAsia" w:asciiTheme="minorEastAsia" w:hAnsiTheme="minorEastAsia" w:eastAsiaTheme="minorEastAsia"/>
          <w:color w:val="000000" w:themeColor="text1"/>
          <w:sz w:val="24"/>
          <w:szCs w:val="21"/>
          <w14:textFill>
            <w14:solidFill>
              <w14:schemeClr w14:val="tx1"/>
            </w14:solidFill>
          </w14:textFill>
        </w:rPr>
        <w:t>）不具备遴选文件中规定的资格要求的；</w:t>
      </w:r>
    </w:p>
    <w:p w14:paraId="082E683F">
      <w:pPr>
        <w:widowControl/>
        <w:spacing w:line="360" w:lineRule="auto"/>
        <w:ind w:firstLine="708" w:firstLineChars="295"/>
        <w:jc w:val="left"/>
        <w:rPr>
          <w:rFonts w:hint="eastAsia" w:asciiTheme="minorEastAsia" w:hAnsiTheme="minorEastAsia" w:eastAsiaTheme="minorEastAsia"/>
          <w:color w:val="000000" w:themeColor="text1"/>
          <w:sz w:val="24"/>
          <w:szCs w:val="21"/>
          <w14:textFill>
            <w14:solidFill>
              <w14:schemeClr w14:val="tx1"/>
            </w14:solidFill>
          </w14:textFill>
        </w:rPr>
      </w:pPr>
      <w:r>
        <w:rPr>
          <w:rFonts w:hint="eastAsia" w:asciiTheme="minorEastAsia" w:hAnsiTheme="minorEastAsia" w:eastAsiaTheme="minorEastAsia"/>
          <w:color w:val="000000" w:themeColor="text1"/>
          <w:sz w:val="24"/>
          <w:szCs w:val="21"/>
          <w14:textFill>
            <w14:solidFill>
              <w14:schemeClr w14:val="tx1"/>
            </w14:solidFill>
          </w14:textFill>
        </w:rPr>
        <w:t>（</w:t>
      </w:r>
      <w:r>
        <w:rPr>
          <w:rFonts w:hint="eastAsia" w:asciiTheme="minorEastAsia" w:hAnsiTheme="minorEastAsia" w:eastAsiaTheme="minorEastAsia"/>
          <w:color w:val="000000" w:themeColor="text1"/>
          <w:sz w:val="24"/>
          <w14:textFill>
            <w14:solidFill>
              <w14:schemeClr w14:val="tx1"/>
            </w14:solidFill>
          </w14:textFill>
        </w:rPr>
        <w:t>4</w:t>
      </w:r>
      <w:r>
        <w:rPr>
          <w:rFonts w:hint="eastAsia" w:asciiTheme="minorEastAsia" w:hAnsiTheme="minorEastAsia" w:eastAsiaTheme="minorEastAsia"/>
          <w:color w:val="000000" w:themeColor="text1"/>
          <w:sz w:val="24"/>
          <w:szCs w:val="21"/>
          <w14:textFill>
            <w14:solidFill>
              <w14:schemeClr w14:val="tx1"/>
            </w14:solidFill>
          </w14:textFill>
        </w:rPr>
        <w:t>）报价超过遴选文件中规定的预算金额或最高限价的；</w:t>
      </w:r>
    </w:p>
    <w:p w14:paraId="1B7BF503">
      <w:pPr>
        <w:widowControl/>
        <w:spacing w:line="360" w:lineRule="auto"/>
        <w:ind w:firstLine="708" w:firstLineChars="295"/>
        <w:jc w:val="left"/>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szCs w:val="21"/>
          <w14:textFill>
            <w14:solidFill>
              <w14:schemeClr w14:val="tx1"/>
            </w14:solidFill>
          </w14:textFill>
        </w:rPr>
        <w:t>（</w:t>
      </w:r>
      <w:r>
        <w:rPr>
          <w:rFonts w:hint="eastAsia" w:asciiTheme="minorEastAsia" w:hAnsiTheme="minorEastAsia" w:eastAsiaTheme="minorEastAsia"/>
          <w:color w:val="000000" w:themeColor="text1"/>
          <w:sz w:val="24"/>
          <w14:textFill>
            <w14:solidFill>
              <w14:schemeClr w14:val="tx1"/>
            </w14:solidFill>
          </w14:textFill>
        </w:rPr>
        <w:t>5</w:t>
      </w:r>
      <w:r>
        <w:rPr>
          <w:rFonts w:hint="eastAsia" w:asciiTheme="minorEastAsia" w:hAnsiTheme="minorEastAsia" w:eastAsiaTheme="minorEastAsia"/>
          <w:color w:val="000000" w:themeColor="text1"/>
          <w:sz w:val="24"/>
          <w:szCs w:val="21"/>
          <w14:textFill>
            <w14:solidFill>
              <w14:schemeClr w14:val="tx1"/>
            </w14:solidFill>
          </w14:textFill>
        </w:rPr>
        <w:t>）响应文件含有遴选人不能接受的附加条件的</w:t>
      </w:r>
      <w:r>
        <w:rPr>
          <w:rFonts w:hint="eastAsia" w:asciiTheme="minorEastAsia" w:hAnsiTheme="minorEastAsia" w:eastAsiaTheme="minorEastAsia"/>
          <w:color w:val="000000" w:themeColor="text1"/>
          <w:sz w:val="24"/>
          <w14:textFill>
            <w14:solidFill>
              <w14:schemeClr w14:val="tx1"/>
            </w14:solidFill>
          </w14:textFill>
        </w:rPr>
        <w:t>；</w:t>
      </w:r>
    </w:p>
    <w:p w14:paraId="4C8E5CC0">
      <w:pPr>
        <w:widowControl/>
        <w:spacing w:line="360" w:lineRule="auto"/>
        <w:ind w:firstLine="708" w:firstLineChars="295"/>
        <w:jc w:val="left"/>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szCs w:val="21"/>
          <w14:textFill>
            <w14:solidFill>
              <w14:schemeClr w14:val="tx1"/>
            </w14:solidFill>
          </w14:textFill>
        </w:rPr>
        <w:t>（6）未按照遴选文件附件1</w:t>
      </w:r>
      <w:r>
        <w:rPr>
          <w:rFonts w:asciiTheme="minorEastAsia" w:hAnsiTheme="minorEastAsia" w:eastAsiaTheme="minorEastAsia"/>
          <w:color w:val="000000" w:themeColor="text1"/>
          <w:sz w:val="24"/>
          <w:szCs w:val="21"/>
          <w14:textFill>
            <w14:solidFill>
              <w14:schemeClr w14:val="tx1"/>
            </w14:solidFill>
          </w14:textFill>
        </w:rPr>
        <w:t>3</w:t>
      </w:r>
      <w:r>
        <w:rPr>
          <w:rFonts w:hint="eastAsia" w:asciiTheme="minorEastAsia" w:hAnsiTheme="minorEastAsia" w:eastAsiaTheme="minorEastAsia"/>
          <w:color w:val="000000" w:themeColor="text1"/>
          <w:sz w:val="24"/>
          <w:szCs w:val="21"/>
          <w14:textFill>
            <w14:solidFill>
              <w14:schemeClr w14:val="tx1"/>
            </w14:solidFill>
          </w14:textFill>
        </w:rPr>
        <w:t>要求提供《北京市公安局供应商不良行为记录告知书》；</w:t>
      </w:r>
    </w:p>
    <w:p w14:paraId="6EBD686B">
      <w:pPr>
        <w:spacing w:line="360" w:lineRule="auto"/>
        <w:ind w:firstLine="708" w:firstLineChars="295"/>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szCs w:val="21"/>
          <w14:textFill>
            <w14:solidFill>
              <w14:schemeClr w14:val="tx1"/>
            </w14:solidFill>
          </w14:textFill>
        </w:rPr>
        <w:t>（</w:t>
      </w:r>
      <w:r>
        <w:rPr>
          <w:rFonts w:asciiTheme="minorEastAsia" w:hAnsiTheme="minorEastAsia" w:eastAsiaTheme="minorEastAsia"/>
          <w:color w:val="000000" w:themeColor="text1"/>
          <w:sz w:val="24"/>
          <w14:textFill>
            <w14:solidFill>
              <w14:schemeClr w14:val="tx1"/>
            </w14:solidFill>
          </w14:textFill>
        </w:rPr>
        <w:t>7</w:t>
      </w:r>
      <w:r>
        <w:rPr>
          <w:rFonts w:hint="eastAsia" w:asciiTheme="minorEastAsia" w:hAnsiTheme="minorEastAsia" w:eastAsiaTheme="minorEastAsia"/>
          <w:color w:val="000000" w:themeColor="text1"/>
          <w:sz w:val="24"/>
          <w:szCs w:val="21"/>
          <w14:textFill>
            <w14:solidFill>
              <w14:schemeClr w14:val="tx1"/>
            </w14:solidFill>
          </w14:textFill>
        </w:rPr>
        <w:t>）法律、法规和遴选文件规定的其他无效情形。</w:t>
      </w:r>
    </w:p>
    <w:p w14:paraId="6BEC604C">
      <w:pPr>
        <w:spacing w:line="360" w:lineRule="auto"/>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22.2</w:t>
      </w:r>
      <w:r>
        <w:rPr>
          <w:rFonts w:hint="eastAsia" w:asciiTheme="minorEastAsia" w:hAnsiTheme="minorEastAsia" w:eastAsiaTheme="minorEastAsia"/>
          <w:color w:val="000000" w:themeColor="text1"/>
          <w:sz w:val="24"/>
          <w14:textFill>
            <w14:solidFill>
              <w14:schemeClr w14:val="tx1"/>
            </w14:solidFill>
          </w14:textFill>
        </w:rPr>
        <w:tab/>
      </w:r>
      <w:r>
        <w:rPr>
          <w:rFonts w:hint="eastAsia" w:asciiTheme="minorEastAsia" w:hAnsiTheme="minorEastAsia" w:eastAsiaTheme="minorEastAsia"/>
          <w:color w:val="000000" w:themeColor="text1"/>
          <w:sz w:val="24"/>
          <w14:textFill>
            <w14:solidFill>
              <w14:schemeClr w14:val="tx1"/>
            </w14:solidFill>
          </w14:textFill>
        </w:rPr>
        <w:t>有下列情形之一的，视为供应商串通，其响应无效：</w:t>
      </w:r>
    </w:p>
    <w:p w14:paraId="2D6A5D74">
      <w:pPr>
        <w:spacing w:line="360" w:lineRule="auto"/>
        <w:ind w:firstLine="708" w:firstLineChars="295"/>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（1）不同供应商的响应文件由同一单位或者个人编制；</w:t>
      </w:r>
    </w:p>
    <w:p w14:paraId="35DEA161">
      <w:pPr>
        <w:spacing w:line="360" w:lineRule="auto"/>
        <w:ind w:firstLine="708" w:firstLineChars="295"/>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（2）不同供应商委托同一单位或者个人办理响应事宜；</w:t>
      </w:r>
    </w:p>
    <w:p w14:paraId="7280E3BD">
      <w:pPr>
        <w:spacing w:line="360" w:lineRule="auto"/>
        <w:ind w:firstLine="708" w:firstLineChars="295"/>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（3）不同供应商的响应文件载明的项目管理成员或者联系人员为同一人；</w:t>
      </w:r>
    </w:p>
    <w:p w14:paraId="3BBEEDE9">
      <w:pPr>
        <w:spacing w:line="360" w:lineRule="auto"/>
        <w:ind w:firstLine="708" w:firstLineChars="295"/>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（4）不同供应商的响应文件异常一致或者报价呈规律性差异；</w:t>
      </w:r>
    </w:p>
    <w:p w14:paraId="1D185B3A">
      <w:pPr>
        <w:spacing w:line="360" w:lineRule="auto"/>
        <w:ind w:firstLine="708" w:firstLineChars="295"/>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（5）不同供应商的响应文件相互混装；</w:t>
      </w:r>
    </w:p>
    <w:p w14:paraId="19B61372">
      <w:pPr>
        <w:spacing w:line="360" w:lineRule="auto"/>
        <w:ind w:firstLine="708" w:firstLineChars="295"/>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（6）不同供应商的遴选保证金从同一单位或者个人的账户转出。</w:t>
      </w:r>
    </w:p>
    <w:p w14:paraId="7F155B52">
      <w:pPr>
        <w:spacing w:line="360" w:lineRule="auto"/>
        <w:jc w:val="left"/>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22.3</w:t>
      </w:r>
      <w:r>
        <w:rPr>
          <w:rFonts w:hint="eastAsia" w:asciiTheme="minorEastAsia" w:hAnsiTheme="minorEastAsia" w:eastAsiaTheme="minorEastAsia"/>
          <w:color w:val="000000" w:themeColor="text1"/>
          <w:sz w:val="24"/>
          <w14:textFill>
            <w14:solidFill>
              <w14:schemeClr w14:val="tx1"/>
            </w14:solidFill>
          </w14:textFill>
        </w:rPr>
        <w:tab/>
      </w:r>
      <w:r>
        <w:rPr>
          <w:rFonts w:hint="eastAsia" w:asciiTheme="minorEastAsia" w:hAnsiTheme="minorEastAsia" w:eastAsiaTheme="minorEastAsia"/>
          <w:color w:val="000000" w:themeColor="text1"/>
          <w:sz w:val="24"/>
          <w14:textFill>
            <w14:solidFill>
              <w14:schemeClr w14:val="tx1"/>
            </w14:solidFill>
          </w14:textFill>
        </w:rPr>
        <w:t>其他响应无效情形：</w:t>
      </w:r>
    </w:p>
    <w:p w14:paraId="5715811F">
      <w:pPr>
        <w:spacing w:line="360" w:lineRule="auto"/>
        <w:ind w:left="708" w:leftChars="337"/>
        <w:jc w:val="left"/>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（1）为本次采购项目提供整体设计、规范编制或者项目管理、监理、检测等服务的供应商参加遴选的；</w:t>
      </w:r>
    </w:p>
    <w:p w14:paraId="01FB3E13">
      <w:pPr>
        <w:spacing w:line="360" w:lineRule="auto"/>
        <w:ind w:left="708" w:leftChars="337"/>
        <w:jc w:val="left"/>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（2）单位负责人为同一人或者存在直接控股、管理关系的不同供应商，参加同一合同项下采购遴选的，相关响应均无效；</w:t>
      </w:r>
    </w:p>
    <w:p w14:paraId="3E554424">
      <w:pPr>
        <w:spacing w:line="360" w:lineRule="auto"/>
        <w:ind w:left="708" w:leftChars="337"/>
        <w:jc w:val="left"/>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（3）任何选择性报价（或多个方案）的响应；</w:t>
      </w:r>
    </w:p>
    <w:p w14:paraId="797E529B">
      <w:pPr>
        <w:spacing w:line="360" w:lineRule="auto"/>
        <w:ind w:left="708" w:leftChars="337"/>
        <w:jc w:val="left"/>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（4）任何包含价格调整要求的响应；</w:t>
      </w:r>
    </w:p>
    <w:p w14:paraId="5959A22B">
      <w:pPr>
        <w:spacing w:line="360" w:lineRule="auto"/>
        <w:ind w:left="708" w:leftChars="337"/>
        <w:jc w:val="left"/>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（5）响应有效期不满足要求的响应；</w:t>
      </w:r>
    </w:p>
    <w:p w14:paraId="513F9B41">
      <w:pPr>
        <w:spacing w:line="360" w:lineRule="auto"/>
        <w:ind w:left="708" w:leftChars="337"/>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（6）评审小组认为供应商的报价明显低于其他通过符合性审查供应商的报价，有可能影响产品质量或者不能诚信履约的，供应商不能证明其报价合理性的；</w:t>
      </w:r>
    </w:p>
    <w:p w14:paraId="6494FE32">
      <w:pPr>
        <w:spacing w:line="360" w:lineRule="auto"/>
        <w:ind w:left="708" w:leftChars="337"/>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（7）响应文件报价出现前后不一致，供应商不确认修正后的报价的。</w:t>
      </w:r>
    </w:p>
    <w:bookmarkEnd w:id="142"/>
    <w:p w14:paraId="19B01AF2">
      <w:pPr>
        <w:pStyle w:val="4"/>
        <w:spacing w:before="0" w:after="0" w:line="360" w:lineRule="auto"/>
        <w:rPr>
          <w:rFonts w:hint="eastAsia" w:asciiTheme="minorEastAsia" w:hAnsiTheme="minorEastAsia" w:eastAsiaTheme="minorEastAsia"/>
          <w:b w:val="0"/>
          <w:color w:val="000000" w:themeColor="text1"/>
          <w:sz w:val="24"/>
          <w:szCs w:val="24"/>
          <w14:textFill>
            <w14:solidFill>
              <w14:schemeClr w14:val="tx1"/>
            </w14:solidFill>
          </w14:textFill>
        </w:rPr>
      </w:pPr>
      <w:bookmarkStart w:id="146" w:name="_Toc107918011"/>
      <w:bookmarkStart w:id="147" w:name="_Toc497315095"/>
      <w:bookmarkStart w:id="148" w:name="_Toc495677440"/>
      <w:r>
        <w:rPr>
          <w:rFonts w:asciiTheme="minorEastAsia" w:hAnsiTheme="minorEastAsia" w:eastAsiaTheme="minorEastAsia"/>
          <w:color w:val="000000" w:themeColor="text1"/>
          <w:sz w:val="24"/>
          <w:szCs w:val="24"/>
          <w14:textFill>
            <w14:solidFill>
              <w14:schemeClr w14:val="tx1"/>
            </w14:solidFill>
          </w14:textFill>
        </w:rPr>
        <w:t>2</w:t>
      </w:r>
      <w:r>
        <w:rPr>
          <w:rFonts w:hint="eastAsia" w:asciiTheme="minorEastAsia" w:hAnsiTheme="minorEastAsia" w:eastAsiaTheme="minorEastAsia"/>
          <w:color w:val="000000" w:themeColor="text1"/>
          <w:sz w:val="24"/>
          <w:szCs w:val="24"/>
          <w14:textFill>
            <w14:solidFill>
              <w14:schemeClr w14:val="tx1"/>
            </w14:solidFill>
          </w14:textFill>
        </w:rPr>
        <w:t>3</w:t>
      </w:r>
      <w:r>
        <w:rPr>
          <w:rFonts w:asciiTheme="minorEastAsia" w:hAnsiTheme="minorEastAsia" w:eastAsiaTheme="minorEastAsia"/>
          <w:color w:val="000000" w:themeColor="text1"/>
          <w:sz w:val="24"/>
          <w:szCs w:val="24"/>
          <w14:textFill>
            <w14:solidFill>
              <w14:schemeClr w14:val="tx1"/>
            </w14:solidFill>
          </w14:textFill>
        </w:rPr>
        <w:t>．</w:t>
      </w:r>
      <w:r>
        <w:rPr>
          <w:rFonts w:hint="eastAsia" w:asciiTheme="minorEastAsia" w:hAnsiTheme="minorEastAsia" w:eastAsiaTheme="minorEastAsia"/>
          <w:color w:val="000000" w:themeColor="text1"/>
          <w:sz w:val="24"/>
          <w14:textFill>
            <w14:solidFill>
              <w14:schemeClr w14:val="tx1"/>
            </w14:solidFill>
          </w14:textFill>
        </w:rPr>
        <w:t>响应文件的综合比较与评价</w:t>
      </w:r>
      <w:bookmarkEnd w:id="146"/>
      <w:bookmarkEnd w:id="147"/>
      <w:bookmarkEnd w:id="148"/>
    </w:p>
    <w:p w14:paraId="4A8ABD0E">
      <w:pPr>
        <w:spacing w:line="360" w:lineRule="auto"/>
        <w:ind w:left="840" w:hanging="840" w:hangingChars="350"/>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23.1</w:t>
      </w:r>
      <w:r>
        <w:rPr>
          <w:rFonts w:hint="eastAsia" w:asciiTheme="minorEastAsia" w:hAnsiTheme="minorEastAsia" w:eastAsiaTheme="minorEastAsia"/>
          <w:color w:val="000000" w:themeColor="text1"/>
          <w:sz w:val="24"/>
          <w:szCs w:val="24"/>
          <w14:textFill>
            <w14:solidFill>
              <w14:schemeClr w14:val="tx1"/>
            </w14:solidFill>
          </w14:textFill>
        </w:rPr>
        <w:tab/>
      </w:r>
      <w:r>
        <w:rPr>
          <w:rFonts w:hint="eastAsia" w:asciiTheme="minorEastAsia" w:hAnsiTheme="minorEastAsia" w:eastAsiaTheme="minorEastAsia"/>
          <w:color w:val="000000" w:themeColor="text1"/>
          <w:sz w:val="24"/>
          <w:szCs w:val="24"/>
          <w14:textFill>
            <w14:solidFill>
              <w14:schemeClr w14:val="tx1"/>
            </w14:solidFill>
          </w14:textFill>
        </w:rPr>
        <w:t>根据项目实际情况本项目的评审方法为综合评分法，评审标准详见第五章。</w:t>
      </w:r>
    </w:p>
    <w:p w14:paraId="49354CBD">
      <w:pPr>
        <w:spacing w:line="360" w:lineRule="auto"/>
        <w:ind w:left="840" w:hanging="840" w:hangingChars="350"/>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23.2</w:t>
      </w:r>
      <w:r>
        <w:rPr>
          <w:rFonts w:hint="eastAsia" w:asciiTheme="minorEastAsia" w:hAnsiTheme="minorEastAsia" w:eastAsiaTheme="minorEastAsia"/>
          <w:color w:val="000000" w:themeColor="text1"/>
          <w:sz w:val="24"/>
          <w:szCs w:val="24"/>
          <w14:textFill>
            <w14:solidFill>
              <w14:schemeClr w14:val="tx1"/>
            </w14:solidFill>
          </w14:textFill>
        </w:rPr>
        <w:tab/>
      </w:r>
      <w:r>
        <w:rPr>
          <w:rFonts w:hint="eastAsia" w:asciiTheme="minorEastAsia" w:hAnsiTheme="minorEastAsia" w:eastAsiaTheme="minorEastAsia"/>
          <w:color w:val="000000" w:themeColor="text1"/>
          <w:sz w:val="24"/>
          <w:szCs w:val="24"/>
          <w14:textFill>
            <w14:solidFill>
              <w14:schemeClr w14:val="tx1"/>
            </w14:solidFill>
          </w14:textFill>
        </w:rPr>
        <w:t>评审小组将按照遴选文件中规定的评审方法和评审标准，对符合性审查合格的响应文件进行商务和技术评估，综合比较与评价。评审时，评审小组各成员应当独立对每个供应商的响应文件进行评价，并汇总每个供应商的得分。</w:t>
      </w:r>
    </w:p>
    <w:p w14:paraId="5F433FAB">
      <w:pPr>
        <w:spacing w:line="360" w:lineRule="auto"/>
        <w:ind w:left="840" w:hanging="840" w:hangingChars="350"/>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2</w:t>
      </w:r>
      <w:r>
        <w:rPr>
          <w:rFonts w:hint="eastAsia" w:asciiTheme="minorEastAsia" w:hAnsiTheme="minorEastAsia" w:eastAsiaTheme="minorEastAsia"/>
          <w:color w:val="000000" w:themeColor="text1"/>
          <w:sz w:val="24"/>
          <w:szCs w:val="24"/>
          <w14:textFill>
            <w14:solidFill>
              <w14:schemeClr w14:val="tx1"/>
            </w14:solidFill>
          </w14:textFill>
        </w:rPr>
        <w:t>3</w:t>
      </w:r>
      <w:r>
        <w:rPr>
          <w:rFonts w:asciiTheme="minorEastAsia" w:hAnsiTheme="minorEastAsia" w:eastAsiaTheme="minorEastAsia"/>
          <w:color w:val="000000" w:themeColor="text1"/>
          <w:sz w:val="24"/>
          <w:szCs w:val="24"/>
          <w14:textFill>
            <w14:solidFill>
              <w14:schemeClr w14:val="tx1"/>
            </w14:solidFill>
          </w14:textFill>
        </w:rPr>
        <w:t>.3</w:t>
      </w:r>
      <w:r>
        <w:rPr>
          <w:rFonts w:asciiTheme="minorEastAsia" w:hAnsiTheme="minorEastAsia" w:eastAsiaTheme="minorEastAsia"/>
          <w:color w:val="000000" w:themeColor="text1"/>
          <w:sz w:val="24"/>
          <w:szCs w:val="24"/>
          <w14:textFill>
            <w14:solidFill>
              <w14:schemeClr w14:val="tx1"/>
            </w14:solidFill>
          </w14:textFill>
        </w:rPr>
        <w:tab/>
      </w:r>
      <w:r>
        <w:rPr>
          <w:rFonts w:hint="eastAsia" w:asciiTheme="minorEastAsia" w:hAnsiTheme="minorEastAsia" w:eastAsiaTheme="minorEastAsia"/>
          <w:color w:val="000000" w:themeColor="text1"/>
          <w:sz w:val="24"/>
          <w:szCs w:val="24"/>
          <w14:textFill>
            <w14:solidFill>
              <w14:schemeClr w14:val="tx1"/>
            </w14:solidFill>
          </w14:textFill>
        </w:rPr>
        <w:t>评审</w:t>
      </w:r>
      <w:r>
        <w:rPr>
          <w:rFonts w:asciiTheme="minorEastAsia" w:hAnsiTheme="minorEastAsia" w:eastAsiaTheme="minorEastAsia"/>
          <w:color w:val="000000" w:themeColor="text1"/>
          <w:sz w:val="24"/>
          <w:szCs w:val="24"/>
          <w14:textFill>
            <w14:solidFill>
              <w14:schemeClr w14:val="tx1"/>
            </w14:solidFill>
          </w14:textFill>
        </w:rPr>
        <w:t>严格按照</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文件的要求和条件进行。比较报价，同时考虑以下因素：</w:t>
      </w:r>
    </w:p>
    <w:p w14:paraId="598BDE4B">
      <w:pPr>
        <w:numPr>
          <w:ilvl w:val="0"/>
          <w:numId w:val="5"/>
        </w:numPr>
        <w:spacing w:line="360" w:lineRule="auto"/>
        <w:ind w:hanging="702"/>
        <w:rPr>
          <w:rFonts w:hint="eastAsia" w:asciiTheme="minorEastAsia" w:hAnsiTheme="minorEastAsia" w:eastAsiaTheme="minorEastAsia"/>
          <w:color w:val="000000" w:themeColor="text1"/>
          <w:sz w:val="24"/>
          <w:szCs w:val="24"/>
          <w14:textFill>
            <w14:solidFill>
              <w14:schemeClr w14:val="tx1"/>
            </w14:solidFill>
          </w14:textFill>
        </w:rPr>
      </w:pPr>
      <w:bookmarkStart w:id="149" w:name="_Toc520356168"/>
      <w:bookmarkStart w:id="150" w:name="_Toc134857296"/>
      <w:bookmarkStart w:id="151" w:name="_Toc163893411"/>
      <w:bookmarkStart w:id="152" w:name="_Toc497315096"/>
      <w:bookmarkStart w:id="153" w:name="_Toc495677441"/>
      <w:r>
        <w:rPr>
          <w:rFonts w:asciiTheme="minorEastAsia" w:hAnsiTheme="minorEastAsia" w:eastAsiaTheme="minorEastAsia"/>
          <w:color w:val="000000" w:themeColor="text1"/>
          <w:sz w:val="24"/>
          <w:szCs w:val="24"/>
          <w14:textFill>
            <w14:solidFill>
              <w14:schemeClr w14:val="tx1"/>
            </w14:solidFill>
          </w14:textFill>
        </w:rPr>
        <w:t>商务条款有无偏离；</w:t>
      </w:r>
    </w:p>
    <w:p w14:paraId="0AF04131">
      <w:pPr>
        <w:numPr>
          <w:ilvl w:val="0"/>
          <w:numId w:val="5"/>
        </w:numPr>
        <w:spacing w:line="360" w:lineRule="auto"/>
        <w:ind w:hanging="702"/>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技术</w:t>
      </w:r>
      <w:r>
        <w:rPr>
          <w:rFonts w:asciiTheme="minorEastAsia" w:hAnsiTheme="minorEastAsia" w:eastAsiaTheme="minorEastAsia"/>
          <w:color w:val="000000" w:themeColor="text1"/>
          <w:sz w:val="24"/>
          <w:szCs w:val="24"/>
          <w14:textFill>
            <w14:solidFill>
              <w14:schemeClr w14:val="tx1"/>
            </w14:solidFill>
          </w14:textFill>
        </w:rPr>
        <w:t>有无偏离；</w:t>
      </w:r>
    </w:p>
    <w:p w14:paraId="48155BD7">
      <w:pPr>
        <w:numPr>
          <w:ilvl w:val="0"/>
          <w:numId w:val="5"/>
        </w:numPr>
        <w:spacing w:line="360" w:lineRule="auto"/>
        <w:ind w:hanging="702"/>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项目</w:t>
      </w:r>
      <w:r>
        <w:rPr>
          <w:rFonts w:asciiTheme="minorEastAsia" w:hAnsiTheme="minorEastAsia" w:eastAsiaTheme="minorEastAsia"/>
          <w:color w:val="000000" w:themeColor="text1"/>
          <w:sz w:val="24"/>
          <w:szCs w:val="24"/>
          <w14:textFill>
            <w14:solidFill>
              <w14:schemeClr w14:val="tx1"/>
            </w14:solidFill>
          </w14:textFill>
        </w:rPr>
        <w:t>方案是否先进、合理；</w:t>
      </w:r>
    </w:p>
    <w:p w14:paraId="1A5E87D9">
      <w:pPr>
        <w:numPr>
          <w:ilvl w:val="0"/>
          <w:numId w:val="5"/>
        </w:numPr>
        <w:spacing w:line="360" w:lineRule="auto"/>
        <w:ind w:hanging="702"/>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人员配备情况等。</w:t>
      </w:r>
    </w:p>
    <w:p w14:paraId="7EA47804">
      <w:pPr>
        <w:pStyle w:val="4"/>
        <w:spacing w:before="0" w:after="0" w:line="360" w:lineRule="auto"/>
        <w:rPr>
          <w:rFonts w:hint="eastAsia" w:asciiTheme="minorEastAsia" w:hAnsiTheme="minorEastAsia" w:eastAsiaTheme="minorEastAsia"/>
          <w:b w:val="0"/>
          <w:color w:val="000000" w:themeColor="text1"/>
          <w:sz w:val="24"/>
          <w:szCs w:val="24"/>
          <w14:textFill>
            <w14:solidFill>
              <w14:schemeClr w14:val="tx1"/>
            </w14:solidFill>
          </w14:textFill>
        </w:rPr>
      </w:pPr>
      <w:bookmarkStart w:id="154" w:name="_Toc107918012"/>
      <w:r>
        <w:rPr>
          <w:rFonts w:asciiTheme="minorEastAsia" w:hAnsiTheme="minorEastAsia" w:eastAsiaTheme="minorEastAsia"/>
          <w:color w:val="000000" w:themeColor="text1"/>
          <w:sz w:val="24"/>
          <w:szCs w:val="24"/>
          <w14:textFill>
            <w14:solidFill>
              <w14:schemeClr w14:val="tx1"/>
            </w14:solidFill>
          </w14:textFill>
        </w:rPr>
        <w:t>2</w:t>
      </w:r>
      <w:r>
        <w:rPr>
          <w:rFonts w:hint="eastAsia" w:asciiTheme="minorEastAsia" w:hAnsiTheme="minorEastAsia" w:eastAsiaTheme="minorEastAsia"/>
          <w:color w:val="000000" w:themeColor="text1"/>
          <w:sz w:val="24"/>
          <w:szCs w:val="24"/>
          <w14:textFill>
            <w14:solidFill>
              <w14:schemeClr w14:val="tx1"/>
            </w14:solidFill>
          </w14:textFill>
        </w:rPr>
        <w:t>4</w:t>
      </w:r>
      <w:r>
        <w:rPr>
          <w:rFonts w:asciiTheme="minorEastAsia" w:hAnsiTheme="minorEastAsia" w:eastAsiaTheme="minorEastAsia"/>
          <w:color w:val="000000" w:themeColor="text1"/>
          <w:sz w:val="24"/>
          <w:szCs w:val="24"/>
          <w14:textFill>
            <w14:solidFill>
              <w14:schemeClr w14:val="tx1"/>
            </w14:solidFill>
          </w14:textFill>
        </w:rPr>
        <w:t>．</w:t>
      </w:r>
      <w:bookmarkEnd w:id="149"/>
      <w:r>
        <w:rPr>
          <w:rFonts w:asciiTheme="minorEastAsia" w:hAnsiTheme="minorEastAsia" w:eastAsiaTheme="minorEastAsia"/>
          <w:color w:val="000000" w:themeColor="text1"/>
          <w:sz w:val="24"/>
          <w:szCs w:val="24"/>
          <w14:textFill>
            <w14:solidFill>
              <w14:schemeClr w14:val="tx1"/>
            </w14:solidFill>
          </w14:textFill>
        </w:rPr>
        <w:t>评审过程及保密原则</w:t>
      </w:r>
      <w:bookmarkEnd w:id="150"/>
      <w:bookmarkEnd w:id="151"/>
      <w:bookmarkEnd w:id="152"/>
      <w:bookmarkEnd w:id="153"/>
      <w:bookmarkEnd w:id="154"/>
    </w:p>
    <w:p w14:paraId="4974386F">
      <w:pPr>
        <w:spacing w:line="360" w:lineRule="auto"/>
        <w:ind w:left="840" w:hanging="840" w:hangingChars="350"/>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2</w:t>
      </w:r>
      <w:r>
        <w:rPr>
          <w:rFonts w:hint="eastAsia" w:asciiTheme="minorEastAsia" w:hAnsiTheme="minorEastAsia" w:eastAsiaTheme="minorEastAsia"/>
          <w:color w:val="000000" w:themeColor="text1"/>
          <w:sz w:val="24"/>
          <w:szCs w:val="24"/>
          <w14:textFill>
            <w14:solidFill>
              <w14:schemeClr w14:val="tx1"/>
            </w14:solidFill>
          </w14:textFill>
        </w:rPr>
        <w:t>4</w:t>
      </w:r>
      <w:r>
        <w:rPr>
          <w:rFonts w:asciiTheme="minorEastAsia" w:hAnsiTheme="minorEastAsia" w:eastAsiaTheme="minorEastAsia"/>
          <w:color w:val="000000" w:themeColor="text1"/>
          <w:sz w:val="24"/>
          <w:szCs w:val="24"/>
          <w14:textFill>
            <w14:solidFill>
              <w14:schemeClr w14:val="tx1"/>
            </w14:solidFill>
          </w14:textFill>
        </w:rPr>
        <w:t>.1</w:t>
      </w:r>
      <w:r>
        <w:rPr>
          <w:rFonts w:asciiTheme="minorEastAsia" w:hAnsiTheme="minorEastAsia" w:eastAsiaTheme="minorEastAsia"/>
          <w:color w:val="000000" w:themeColor="text1"/>
          <w:sz w:val="24"/>
          <w:szCs w:val="24"/>
          <w14:textFill>
            <w14:solidFill>
              <w14:schemeClr w14:val="tx1"/>
            </w14:solidFill>
          </w14:textFill>
        </w:rPr>
        <w:tab/>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之后，直到授予成交供应商合同止，凡与本次</w:t>
      </w: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有关人员对属于审查、澄清、评价和比较</w:t>
      </w:r>
      <w:r>
        <w:rPr>
          <w:rFonts w:hint="eastAsia" w:asciiTheme="minorEastAsia" w:hAnsiTheme="minorEastAsia" w:eastAsiaTheme="minorEastAsia"/>
          <w:color w:val="000000" w:themeColor="text1"/>
          <w:sz w:val="24"/>
          <w:szCs w:val="24"/>
          <w14:textFill>
            <w14:solidFill>
              <w14:schemeClr w14:val="tx1"/>
            </w14:solidFill>
          </w14:textFill>
        </w:rPr>
        <w:t>响应</w:t>
      </w:r>
      <w:r>
        <w:rPr>
          <w:rFonts w:asciiTheme="minorEastAsia" w:hAnsiTheme="minorEastAsia" w:eastAsiaTheme="minorEastAsia"/>
          <w:color w:val="000000" w:themeColor="text1"/>
          <w:sz w:val="24"/>
          <w:szCs w:val="24"/>
          <w14:textFill>
            <w14:solidFill>
              <w14:schemeClr w14:val="tx1"/>
            </w14:solidFill>
          </w14:textFill>
        </w:rPr>
        <w:t>的有关资料以及授标意向等，均不得向供应商或其他无关的人员透露。</w:t>
      </w:r>
    </w:p>
    <w:p w14:paraId="381ADC01">
      <w:pPr>
        <w:spacing w:line="360" w:lineRule="auto"/>
        <w:ind w:left="840" w:hanging="840" w:hangingChars="350"/>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24.2</w:t>
      </w:r>
      <w:r>
        <w:rPr>
          <w:rFonts w:hint="eastAsia" w:asciiTheme="minorEastAsia" w:hAnsiTheme="minorEastAsia" w:eastAsiaTheme="minorEastAsia"/>
          <w:color w:val="000000" w:themeColor="text1"/>
          <w:sz w:val="24"/>
          <w:szCs w:val="24"/>
          <w14:textFill>
            <w14:solidFill>
              <w14:schemeClr w14:val="tx1"/>
            </w14:solidFill>
          </w14:textFill>
        </w:rPr>
        <w:tab/>
      </w:r>
      <w:r>
        <w:rPr>
          <w:rFonts w:hint="eastAsia" w:asciiTheme="minorEastAsia" w:hAnsiTheme="minorEastAsia" w:eastAsiaTheme="minorEastAsia"/>
          <w:color w:val="000000" w:themeColor="text1"/>
          <w:sz w:val="24"/>
          <w:szCs w:val="24"/>
          <w14:textFill>
            <w14:solidFill>
              <w14:schemeClr w14:val="tx1"/>
            </w14:solidFill>
          </w14:textFill>
        </w:rPr>
        <w:t>有关人员对评审情况以及在评审过程中获悉的国家秘密、商业秘密负有保密责任。</w:t>
      </w:r>
    </w:p>
    <w:p w14:paraId="127451F1">
      <w:pPr>
        <w:spacing w:line="360" w:lineRule="auto"/>
        <w:ind w:left="840" w:hanging="840" w:hangingChars="350"/>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2</w:t>
      </w:r>
      <w:r>
        <w:rPr>
          <w:rFonts w:hint="eastAsia" w:asciiTheme="minorEastAsia" w:hAnsiTheme="minorEastAsia" w:eastAsiaTheme="minorEastAsia"/>
          <w:color w:val="000000" w:themeColor="text1"/>
          <w:sz w:val="24"/>
          <w:szCs w:val="24"/>
          <w14:textFill>
            <w14:solidFill>
              <w14:schemeClr w14:val="tx1"/>
            </w14:solidFill>
          </w14:textFill>
        </w:rPr>
        <w:t>4</w:t>
      </w:r>
      <w:r>
        <w:rPr>
          <w:rFonts w:asciiTheme="minorEastAsia" w:hAnsiTheme="minorEastAsia" w:eastAsiaTheme="minorEastAsia"/>
          <w:color w:val="000000" w:themeColor="text1"/>
          <w:sz w:val="24"/>
          <w:szCs w:val="24"/>
          <w14:textFill>
            <w14:solidFill>
              <w14:schemeClr w14:val="tx1"/>
            </w14:solidFill>
          </w14:textFill>
        </w:rPr>
        <w:t>.</w:t>
      </w:r>
      <w:r>
        <w:rPr>
          <w:rFonts w:hint="eastAsia" w:asciiTheme="minorEastAsia" w:hAnsiTheme="minorEastAsia" w:eastAsiaTheme="minorEastAsia"/>
          <w:color w:val="000000" w:themeColor="text1"/>
          <w:sz w:val="24"/>
          <w:szCs w:val="24"/>
          <w14:textFill>
            <w14:solidFill>
              <w14:schemeClr w14:val="tx1"/>
            </w14:solidFill>
          </w14:textFill>
        </w:rPr>
        <w:t>3</w:t>
      </w:r>
      <w:r>
        <w:rPr>
          <w:rFonts w:asciiTheme="minorEastAsia" w:hAnsiTheme="minorEastAsia" w:eastAsiaTheme="minorEastAsia"/>
          <w:color w:val="000000" w:themeColor="text1"/>
          <w:sz w:val="24"/>
          <w:szCs w:val="24"/>
          <w14:textFill>
            <w14:solidFill>
              <w14:schemeClr w14:val="tx1"/>
            </w14:solidFill>
          </w14:textFill>
        </w:rPr>
        <w:tab/>
      </w:r>
      <w:r>
        <w:rPr>
          <w:rFonts w:asciiTheme="minorEastAsia" w:hAnsiTheme="minorEastAsia" w:eastAsiaTheme="minorEastAsia"/>
          <w:color w:val="000000" w:themeColor="text1"/>
          <w:sz w:val="24"/>
          <w:szCs w:val="24"/>
          <w14:textFill>
            <w14:solidFill>
              <w14:schemeClr w14:val="tx1"/>
            </w14:solidFill>
          </w14:textFill>
        </w:rPr>
        <w:t>在评审期间，供应商试图影响</w:t>
      </w:r>
      <w:r>
        <w:rPr>
          <w:rFonts w:hint="eastAsia" w:asciiTheme="minorEastAsia" w:hAnsiTheme="minorEastAsia" w:eastAsiaTheme="minorEastAsia"/>
          <w:color w:val="000000" w:themeColor="text1"/>
          <w:sz w:val="24"/>
          <w:szCs w:val="24"/>
          <w14:textFill>
            <w14:solidFill>
              <w14:schemeClr w14:val="tx1"/>
            </w14:solidFill>
          </w14:textFill>
        </w:rPr>
        <w:t>遴选人、遴选代理机构</w:t>
      </w:r>
      <w:r>
        <w:rPr>
          <w:rFonts w:asciiTheme="minorEastAsia" w:hAnsiTheme="minorEastAsia" w:eastAsiaTheme="minorEastAsia"/>
          <w:color w:val="000000" w:themeColor="text1"/>
          <w:sz w:val="24"/>
          <w:szCs w:val="24"/>
          <w14:textFill>
            <w14:solidFill>
              <w14:schemeClr w14:val="tx1"/>
            </w14:solidFill>
          </w14:textFill>
        </w:rPr>
        <w:t>和评审小组的任何活动，将导致其</w:t>
      </w:r>
      <w:r>
        <w:rPr>
          <w:rFonts w:hint="eastAsia" w:asciiTheme="minorEastAsia" w:hAnsiTheme="minorEastAsia" w:eastAsiaTheme="minorEastAsia"/>
          <w:color w:val="000000" w:themeColor="text1"/>
          <w:sz w:val="24"/>
          <w:szCs w:val="24"/>
          <w14:textFill>
            <w14:solidFill>
              <w14:schemeClr w14:val="tx1"/>
            </w14:solidFill>
          </w14:textFill>
        </w:rPr>
        <w:t>响应</w:t>
      </w:r>
      <w:r>
        <w:rPr>
          <w:rFonts w:asciiTheme="minorEastAsia" w:hAnsiTheme="minorEastAsia" w:eastAsiaTheme="minorEastAsia"/>
          <w:color w:val="000000" w:themeColor="text1"/>
          <w:sz w:val="24"/>
          <w:szCs w:val="24"/>
          <w14:textFill>
            <w14:solidFill>
              <w14:schemeClr w14:val="tx1"/>
            </w14:solidFill>
          </w14:textFill>
        </w:rPr>
        <w:t>被拒绝，并承担相应的法律责任。</w:t>
      </w:r>
      <w:bookmarkStart w:id="155" w:name="_Toc520356169"/>
    </w:p>
    <w:p w14:paraId="0D050CAE">
      <w:pPr>
        <w:pStyle w:val="4"/>
        <w:spacing w:before="0" w:after="0" w:line="360" w:lineRule="auto"/>
        <w:rPr>
          <w:rFonts w:hint="eastAsia" w:asciiTheme="minorEastAsia" w:hAnsiTheme="minorEastAsia" w:eastAsiaTheme="minorEastAsia"/>
          <w:b w:val="0"/>
          <w:color w:val="000000" w:themeColor="text1"/>
          <w:sz w:val="24"/>
          <w:szCs w:val="24"/>
          <w14:textFill>
            <w14:solidFill>
              <w14:schemeClr w14:val="tx1"/>
            </w14:solidFill>
          </w14:textFill>
        </w:rPr>
      </w:pPr>
      <w:bookmarkStart w:id="156" w:name="_Toc497315097"/>
      <w:bookmarkStart w:id="157" w:name="_Toc495677442"/>
      <w:bookmarkStart w:id="158" w:name="_Toc163893412"/>
      <w:bookmarkStart w:id="159" w:name="_Toc107918013"/>
      <w:r>
        <w:rPr>
          <w:rFonts w:asciiTheme="minorEastAsia" w:hAnsiTheme="minorEastAsia" w:eastAsiaTheme="minorEastAsia"/>
          <w:color w:val="000000" w:themeColor="text1"/>
          <w:sz w:val="24"/>
          <w:szCs w:val="24"/>
          <w14:textFill>
            <w14:solidFill>
              <w14:schemeClr w14:val="tx1"/>
            </w14:solidFill>
          </w14:textFill>
        </w:rPr>
        <w:t>六</w:t>
      </w:r>
      <w:bookmarkEnd w:id="155"/>
      <w:r>
        <w:rPr>
          <w:rFonts w:hint="eastAsia" w:asciiTheme="minorEastAsia" w:hAnsiTheme="minorEastAsia" w:eastAsiaTheme="minorEastAsia"/>
          <w:color w:val="000000" w:themeColor="text1"/>
          <w:sz w:val="24"/>
          <w:szCs w:val="24"/>
          <w14:textFill>
            <w14:solidFill>
              <w14:schemeClr w14:val="tx1"/>
            </w14:solidFill>
          </w14:textFill>
        </w:rPr>
        <w:t>、</w:t>
      </w:r>
      <w:r>
        <w:rPr>
          <w:rFonts w:asciiTheme="minorEastAsia" w:hAnsiTheme="minorEastAsia" w:eastAsiaTheme="minorEastAsia"/>
          <w:color w:val="000000" w:themeColor="text1"/>
          <w:sz w:val="24"/>
          <w:szCs w:val="24"/>
          <w14:textFill>
            <w14:solidFill>
              <w14:schemeClr w14:val="tx1"/>
            </w14:solidFill>
          </w14:textFill>
        </w:rPr>
        <w:t>确定成交</w:t>
      </w:r>
      <w:bookmarkEnd w:id="156"/>
      <w:bookmarkEnd w:id="157"/>
      <w:bookmarkEnd w:id="158"/>
      <w:bookmarkEnd w:id="159"/>
    </w:p>
    <w:p w14:paraId="6449BE58">
      <w:pPr>
        <w:pStyle w:val="4"/>
        <w:spacing w:before="0" w:after="0" w:line="360" w:lineRule="auto"/>
        <w:rPr>
          <w:rFonts w:hint="eastAsia" w:asciiTheme="minorEastAsia" w:hAnsiTheme="minorEastAsia" w:eastAsiaTheme="minorEastAsia"/>
          <w:color w:val="000000" w:themeColor="text1"/>
          <w:sz w:val="24"/>
          <w:szCs w:val="24"/>
          <w14:textFill>
            <w14:solidFill>
              <w14:schemeClr w14:val="tx1"/>
            </w14:solidFill>
          </w14:textFill>
        </w:rPr>
      </w:pPr>
      <w:bookmarkStart w:id="160" w:name="_Ref467307010"/>
      <w:bookmarkStart w:id="161" w:name="_Toc107918014"/>
      <w:bookmarkStart w:id="162" w:name="_Toc134857298"/>
      <w:bookmarkStart w:id="163" w:name="_Toc163893413"/>
      <w:bookmarkStart w:id="164" w:name="_Toc497315098"/>
      <w:bookmarkStart w:id="165" w:name="_Toc520356170"/>
      <w:bookmarkStart w:id="166" w:name="_Toc495677443"/>
      <w:r>
        <w:rPr>
          <w:rFonts w:asciiTheme="minorEastAsia" w:hAnsiTheme="minorEastAsia" w:eastAsiaTheme="minorEastAsia"/>
          <w:color w:val="000000" w:themeColor="text1"/>
          <w:sz w:val="24"/>
          <w:szCs w:val="24"/>
          <w14:textFill>
            <w14:solidFill>
              <w14:schemeClr w14:val="tx1"/>
            </w14:solidFill>
          </w14:textFill>
        </w:rPr>
        <w:t>2</w:t>
      </w:r>
      <w:r>
        <w:rPr>
          <w:rFonts w:hint="eastAsia" w:asciiTheme="minorEastAsia" w:hAnsiTheme="minorEastAsia" w:eastAsiaTheme="minorEastAsia"/>
          <w:color w:val="000000" w:themeColor="text1"/>
          <w:sz w:val="24"/>
          <w:szCs w:val="24"/>
          <w14:textFill>
            <w14:solidFill>
              <w14:schemeClr w14:val="tx1"/>
            </w14:solidFill>
          </w14:textFill>
        </w:rPr>
        <w:t>5</w:t>
      </w:r>
      <w:r>
        <w:rPr>
          <w:rFonts w:asciiTheme="minorEastAsia" w:hAnsiTheme="minorEastAsia" w:eastAsiaTheme="minorEastAsia"/>
          <w:color w:val="000000" w:themeColor="text1"/>
          <w:sz w:val="24"/>
          <w:szCs w:val="24"/>
          <w14:textFill>
            <w14:solidFill>
              <w14:schemeClr w14:val="tx1"/>
            </w14:solidFill>
          </w14:textFill>
        </w:rPr>
        <w:t>．成交候选人的确定原则及标准</w:t>
      </w:r>
      <w:bookmarkEnd w:id="160"/>
      <w:bookmarkEnd w:id="161"/>
      <w:bookmarkEnd w:id="162"/>
      <w:bookmarkEnd w:id="163"/>
      <w:bookmarkEnd w:id="164"/>
      <w:bookmarkEnd w:id="165"/>
      <w:bookmarkEnd w:id="166"/>
    </w:p>
    <w:p w14:paraId="5FDF8962">
      <w:pPr>
        <w:spacing w:line="360" w:lineRule="auto"/>
        <w:ind w:left="840" w:hanging="840" w:hangingChars="350"/>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2</w:t>
      </w:r>
      <w:r>
        <w:rPr>
          <w:rFonts w:hint="eastAsia" w:asciiTheme="minorEastAsia" w:hAnsiTheme="minorEastAsia" w:eastAsiaTheme="minorEastAsia"/>
          <w:color w:val="000000" w:themeColor="text1"/>
          <w:sz w:val="24"/>
          <w:szCs w:val="24"/>
          <w14:textFill>
            <w14:solidFill>
              <w14:schemeClr w14:val="tx1"/>
            </w14:solidFill>
          </w14:textFill>
        </w:rPr>
        <w:t>5</w:t>
      </w:r>
      <w:r>
        <w:rPr>
          <w:rFonts w:asciiTheme="minorEastAsia" w:hAnsiTheme="minorEastAsia" w:eastAsiaTheme="minorEastAsia"/>
          <w:color w:val="000000" w:themeColor="text1"/>
          <w:sz w:val="24"/>
          <w:szCs w:val="24"/>
          <w14:textFill>
            <w14:solidFill>
              <w14:schemeClr w14:val="tx1"/>
            </w14:solidFill>
          </w14:textFill>
        </w:rPr>
        <w:t>.1</w:t>
      </w:r>
      <w:r>
        <w:rPr>
          <w:rFonts w:asciiTheme="minorEastAsia" w:hAnsiTheme="minorEastAsia" w:eastAsiaTheme="minorEastAsia"/>
          <w:color w:val="000000" w:themeColor="text1"/>
          <w:sz w:val="24"/>
          <w:szCs w:val="24"/>
          <w14:textFill>
            <w14:solidFill>
              <w14:schemeClr w14:val="tx1"/>
            </w14:solidFill>
          </w14:textFill>
        </w:rPr>
        <w:tab/>
      </w:r>
      <w:r>
        <w:rPr>
          <w:rFonts w:hint="eastAsia" w:asciiTheme="minorEastAsia" w:hAnsiTheme="minorEastAsia" w:eastAsiaTheme="minorEastAsia"/>
          <w:color w:val="000000" w:themeColor="text1"/>
          <w:sz w:val="24"/>
          <w:szCs w:val="24"/>
          <w14:textFill>
            <w14:solidFill>
              <w14:schemeClr w14:val="tx1"/>
            </w14:solidFill>
          </w14:textFill>
        </w:rPr>
        <w:t>评审小组将根据遴选文件的评审方法和评审标准，推荐成交候选人及评审排序。除第27条规定外，确定满足遴选文件全部实质性要求，且按照评审因素的量化指标评审得分最高的供应商为排名第一的成交候选人。评审得分相同的，按单价报价由低到高顺序排列。得分且单价报价相同的并列。</w:t>
      </w:r>
    </w:p>
    <w:p w14:paraId="08C508B3">
      <w:pPr>
        <w:pStyle w:val="4"/>
        <w:spacing w:before="0" w:after="0" w:line="360" w:lineRule="auto"/>
        <w:rPr>
          <w:rFonts w:hint="eastAsia" w:asciiTheme="minorEastAsia" w:hAnsiTheme="minorEastAsia" w:eastAsiaTheme="minorEastAsia"/>
          <w:b w:val="0"/>
          <w:color w:val="000000" w:themeColor="text1"/>
          <w:sz w:val="24"/>
          <w:szCs w:val="24"/>
          <w14:textFill>
            <w14:solidFill>
              <w14:schemeClr w14:val="tx1"/>
            </w14:solidFill>
          </w14:textFill>
        </w:rPr>
      </w:pPr>
      <w:bookmarkStart w:id="167" w:name="_Toc163893414"/>
      <w:bookmarkStart w:id="168" w:name="_Toc495677444"/>
      <w:bookmarkStart w:id="169" w:name="_Toc497315099"/>
      <w:bookmarkStart w:id="170" w:name="_Toc134857299"/>
      <w:bookmarkStart w:id="171" w:name="_Toc107918015"/>
      <w:r>
        <w:rPr>
          <w:rFonts w:asciiTheme="minorEastAsia" w:hAnsiTheme="minorEastAsia" w:eastAsiaTheme="minorEastAsia"/>
          <w:color w:val="000000" w:themeColor="text1"/>
          <w:sz w:val="24"/>
          <w:szCs w:val="24"/>
          <w14:textFill>
            <w14:solidFill>
              <w14:schemeClr w14:val="tx1"/>
            </w14:solidFill>
          </w14:textFill>
        </w:rPr>
        <w:t>2</w:t>
      </w:r>
      <w:r>
        <w:rPr>
          <w:rFonts w:hint="eastAsia" w:asciiTheme="minorEastAsia" w:hAnsiTheme="minorEastAsia" w:eastAsiaTheme="minorEastAsia"/>
          <w:color w:val="000000" w:themeColor="text1"/>
          <w:sz w:val="24"/>
          <w:szCs w:val="24"/>
          <w14:textFill>
            <w14:solidFill>
              <w14:schemeClr w14:val="tx1"/>
            </w14:solidFill>
          </w14:textFill>
        </w:rPr>
        <w:t>6．确定成交供应商</w:t>
      </w:r>
      <w:bookmarkEnd w:id="167"/>
      <w:bookmarkEnd w:id="168"/>
      <w:bookmarkEnd w:id="169"/>
      <w:bookmarkEnd w:id="170"/>
      <w:bookmarkEnd w:id="171"/>
    </w:p>
    <w:p w14:paraId="57E137B5">
      <w:pPr>
        <w:spacing w:line="360" w:lineRule="auto"/>
        <w:ind w:left="840" w:hanging="840" w:hangingChars="350"/>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2</w:t>
      </w:r>
      <w:r>
        <w:rPr>
          <w:rFonts w:hint="eastAsia" w:asciiTheme="minorEastAsia" w:hAnsiTheme="minorEastAsia" w:eastAsiaTheme="minorEastAsia"/>
          <w:color w:val="000000" w:themeColor="text1"/>
          <w:sz w:val="24"/>
          <w:szCs w:val="24"/>
          <w14:textFill>
            <w14:solidFill>
              <w14:schemeClr w14:val="tx1"/>
            </w14:solidFill>
          </w14:textFill>
        </w:rPr>
        <w:t>6</w:t>
      </w:r>
      <w:r>
        <w:rPr>
          <w:rFonts w:asciiTheme="minorEastAsia" w:hAnsiTheme="minorEastAsia" w:eastAsiaTheme="minorEastAsia"/>
          <w:color w:val="000000" w:themeColor="text1"/>
          <w:sz w:val="24"/>
          <w:szCs w:val="24"/>
          <w14:textFill>
            <w14:solidFill>
              <w14:schemeClr w14:val="tx1"/>
            </w14:solidFill>
          </w14:textFill>
        </w:rPr>
        <w:t>.1</w:t>
      </w:r>
      <w:r>
        <w:rPr>
          <w:rFonts w:hint="eastAsia" w:asciiTheme="minorEastAsia" w:hAnsiTheme="minorEastAsia" w:eastAsiaTheme="minorEastAsia"/>
          <w:color w:val="000000" w:themeColor="text1"/>
          <w:sz w:val="24"/>
          <w:szCs w:val="24"/>
          <w14:textFill>
            <w14:solidFill>
              <w14:schemeClr w14:val="tx1"/>
            </w14:solidFill>
          </w14:textFill>
        </w:rPr>
        <w:tab/>
      </w:r>
      <w:r>
        <w:rPr>
          <w:rFonts w:hint="eastAsia" w:asciiTheme="minorEastAsia" w:hAnsiTheme="minorEastAsia" w:eastAsiaTheme="minorEastAsia"/>
          <w:color w:val="000000" w:themeColor="text1"/>
          <w:sz w:val="24"/>
          <w:szCs w:val="24"/>
          <w14:textFill>
            <w14:solidFill>
              <w14:schemeClr w14:val="tx1"/>
            </w14:solidFill>
          </w14:textFill>
        </w:rPr>
        <w:t>遴选人将在评审报告确定的成交候选人名单中按顺序确定成交供应商。</w:t>
      </w:r>
    </w:p>
    <w:p w14:paraId="537A3A38">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bookmarkStart w:id="172" w:name="_Toc520356172"/>
      <w:r>
        <w:rPr>
          <w:rFonts w:asciiTheme="minorEastAsia" w:hAnsiTheme="minorEastAsia" w:eastAsiaTheme="minorEastAsia"/>
          <w:color w:val="000000" w:themeColor="text1"/>
          <w:sz w:val="24"/>
          <w:szCs w:val="24"/>
          <w14:textFill>
            <w14:solidFill>
              <w14:schemeClr w14:val="tx1"/>
            </w14:solidFill>
          </w14:textFill>
        </w:rPr>
        <w:t>2</w:t>
      </w:r>
      <w:r>
        <w:rPr>
          <w:rFonts w:hint="eastAsia" w:asciiTheme="minorEastAsia" w:hAnsiTheme="minorEastAsia" w:eastAsiaTheme="minorEastAsia"/>
          <w:color w:val="000000" w:themeColor="text1"/>
          <w:sz w:val="24"/>
          <w:szCs w:val="24"/>
          <w14:textFill>
            <w14:solidFill>
              <w14:schemeClr w14:val="tx1"/>
            </w14:solidFill>
          </w14:textFill>
        </w:rPr>
        <w:t>6</w:t>
      </w:r>
      <w:r>
        <w:rPr>
          <w:rFonts w:asciiTheme="minorEastAsia" w:hAnsiTheme="minorEastAsia" w:eastAsiaTheme="minorEastAsia"/>
          <w:color w:val="000000" w:themeColor="text1"/>
          <w:sz w:val="24"/>
          <w:szCs w:val="24"/>
          <w14:textFill>
            <w14:solidFill>
              <w14:schemeClr w14:val="tx1"/>
            </w14:solidFill>
          </w14:textFill>
        </w:rPr>
        <w:t>.</w:t>
      </w:r>
      <w:r>
        <w:rPr>
          <w:rFonts w:hint="eastAsia" w:asciiTheme="minorEastAsia" w:hAnsiTheme="minorEastAsia" w:eastAsiaTheme="minorEastAsia"/>
          <w:color w:val="000000" w:themeColor="text1"/>
          <w:sz w:val="24"/>
          <w:szCs w:val="24"/>
          <w14:textFill>
            <w14:solidFill>
              <w14:schemeClr w14:val="tx1"/>
            </w14:solidFill>
          </w14:textFill>
        </w:rPr>
        <w:t>2</w:t>
      </w:r>
      <w:r>
        <w:rPr>
          <w:rFonts w:hint="eastAsia" w:asciiTheme="minorEastAsia" w:hAnsiTheme="minorEastAsia" w:eastAsiaTheme="minorEastAsia"/>
          <w:color w:val="000000" w:themeColor="text1"/>
          <w:sz w:val="24"/>
          <w:szCs w:val="24"/>
          <w14:textFill>
            <w14:solidFill>
              <w14:schemeClr w14:val="tx1"/>
            </w14:solidFill>
          </w14:textFill>
        </w:rPr>
        <w:tab/>
      </w:r>
      <w:r>
        <w:rPr>
          <w:rFonts w:asciiTheme="minorEastAsia" w:hAnsiTheme="minorEastAsia" w:eastAsiaTheme="minorEastAsia"/>
          <w:color w:val="000000" w:themeColor="text1"/>
          <w:sz w:val="24"/>
          <w:szCs w:val="24"/>
          <w14:textFill>
            <w14:solidFill>
              <w14:schemeClr w14:val="tx1"/>
            </w14:solidFill>
          </w14:textFill>
        </w:rPr>
        <w:t>最低</w:t>
      </w:r>
      <w:r>
        <w:rPr>
          <w:rFonts w:hint="eastAsia" w:asciiTheme="minorEastAsia" w:hAnsiTheme="minorEastAsia" w:eastAsiaTheme="minorEastAsia"/>
          <w:color w:val="000000" w:themeColor="text1"/>
          <w:sz w:val="24"/>
          <w:szCs w:val="24"/>
          <w14:textFill>
            <w14:solidFill>
              <w14:schemeClr w14:val="tx1"/>
            </w14:solidFill>
          </w14:textFill>
        </w:rPr>
        <w:t>报</w:t>
      </w:r>
      <w:r>
        <w:rPr>
          <w:rFonts w:asciiTheme="minorEastAsia" w:hAnsiTheme="minorEastAsia" w:eastAsiaTheme="minorEastAsia"/>
          <w:color w:val="000000" w:themeColor="text1"/>
          <w:sz w:val="24"/>
          <w:szCs w:val="24"/>
          <w14:textFill>
            <w14:solidFill>
              <w14:schemeClr w14:val="tx1"/>
            </w14:solidFill>
          </w14:textFill>
        </w:rPr>
        <w:t>价不是成交唯一条件。</w:t>
      </w:r>
    </w:p>
    <w:bookmarkEnd w:id="172"/>
    <w:p w14:paraId="584C0199">
      <w:pPr>
        <w:pStyle w:val="4"/>
        <w:spacing w:before="0" w:after="0" w:line="360" w:lineRule="auto"/>
        <w:rPr>
          <w:rFonts w:hint="eastAsia" w:asciiTheme="minorEastAsia" w:hAnsiTheme="minorEastAsia" w:eastAsiaTheme="minorEastAsia"/>
          <w:b w:val="0"/>
          <w:color w:val="000000" w:themeColor="text1"/>
          <w:sz w:val="24"/>
          <w:szCs w:val="24"/>
          <w14:textFill>
            <w14:solidFill>
              <w14:schemeClr w14:val="tx1"/>
            </w14:solidFill>
          </w14:textFill>
        </w:rPr>
      </w:pPr>
      <w:bookmarkStart w:id="173" w:name="_Toc497315100"/>
      <w:bookmarkStart w:id="174" w:name="_Ref467306874"/>
      <w:bookmarkStart w:id="175" w:name="_Toc107918016"/>
      <w:bookmarkStart w:id="176" w:name="_Toc134857300"/>
      <w:bookmarkStart w:id="177" w:name="_Toc520356173"/>
      <w:bookmarkStart w:id="178" w:name="_Toc163893415"/>
      <w:bookmarkStart w:id="179" w:name="_Toc495677445"/>
      <w:r>
        <w:rPr>
          <w:rFonts w:asciiTheme="minorEastAsia" w:hAnsiTheme="minorEastAsia" w:eastAsiaTheme="minorEastAsia"/>
          <w:color w:val="000000" w:themeColor="text1"/>
          <w:sz w:val="24"/>
          <w:szCs w:val="24"/>
          <w14:textFill>
            <w14:solidFill>
              <w14:schemeClr w14:val="tx1"/>
            </w14:solidFill>
          </w14:textFill>
        </w:rPr>
        <w:t>2</w:t>
      </w:r>
      <w:r>
        <w:rPr>
          <w:rFonts w:hint="eastAsia" w:asciiTheme="minorEastAsia" w:hAnsiTheme="minorEastAsia" w:eastAsiaTheme="minorEastAsia"/>
          <w:color w:val="000000" w:themeColor="text1"/>
          <w:sz w:val="24"/>
          <w:szCs w:val="24"/>
          <w14:textFill>
            <w14:solidFill>
              <w14:schemeClr w14:val="tx1"/>
            </w14:solidFill>
          </w14:textFill>
        </w:rPr>
        <w:t>7</w:t>
      </w:r>
      <w:r>
        <w:rPr>
          <w:rFonts w:asciiTheme="minorEastAsia" w:hAnsiTheme="minorEastAsia" w:eastAsiaTheme="minorEastAsia"/>
          <w:color w:val="000000" w:themeColor="text1"/>
          <w:sz w:val="24"/>
          <w:szCs w:val="24"/>
          <w14:textFill>
            <w14:solidFill>
              <w14:schemeClr w14:val="tx1"/>
            </w14:solidFill>
          </w14:textFill>
        </w:rPr>
        <w:t>．接受和拒绝任何或所有</w:t>
      </w:r>
      <w:r>
        <w:rPr>
          <w:rFonts w:hint="eastAsia" w:asciiTheme="minorEastAsia" w:hAnsiTheme="minorEastAsia" w:eastAsiaTheme="minorEastAsia"/>
          <w:color w:val="000000" w:themeColor="text1"/>
          <w:sz w:val="24"/>
          <w:szCs w:val="24"/>
          <w14:textFill>
            <w14:solidFill>
              <w14:schemeClr w14:val="tx1"/>
            </w14:solidFill>
          </w14:textFill>
        </w:rPr>
        <w:t>响应</w:t>
      </w:r>
      <w:r>
        <w:rPr>
          <w:rFonts w:asciiTheme="minorEastAsia" w:hAnsiTheme="minorEastAsia" w:eastAsiaTheme="minorEastAsia"/>
          <w:color w:val="000000" w:themeColor="text1"/>
          <w:sz w:val="24"/>
          <w:szCs w:val="24"/>
          <w14:textFill>
            <w14:solidFill>
              <w14:schemeClr w14:val="tx1"/>
            </w14:solidFill>
          </w14:textFill>
        </w:rPr>
        <w:t>的权利</w:t>
      </w:r>
      <w:bookmarkEnd w:id="173"/>
      <w:bookmarkEnd w:id="174"/>
      <w:bookmarkEnd w:id="175"/>
      <w:bookmarkEnd w:id="176"/>
      <w:bookmarkEnd w:id="177"/>
      <w:bookmarkEnd w:id="178"/>
      <w:bookmarkEnd w:id="179"/>
    </w:p>
    <w:p w14:paraId="2BF126B6">
      <w:pPr>
        <w:spacing w:line="360" w:lineRule="auto"/>
        <w:ind w:left="840" w:hanging="840" w:hangingChars="350"/>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2</w:t>
      </w:r>
      <w:r>
        <w:rPr>
          <w:rFonts w:hint="eastAsia" w:asciiTheme="minorEastAsia" w:hAnsiTheme="minorEastAsia" w:eastAsiaTheme="minorEastAsia"/>
          <w:color w:val="000000" w:themeColor="text1"/>
          <w:sz w:val="24"/>
          <w:szCs w:val="24"/>
          <w14:textFill>
            <w14:solidFill>
              <w14:schemeClr w14:val="tx1"/>
            </w14:solidFill>
          </w14:textFill>
        </w:rPr>
        <w:t>7</w:t>
      </w:r>
      <w:r>
        <w:rPr>
          <w:rFonts w:asciiTheme="minorEastAsia" w:hAnsiTheme="minorEastAsia" w:eastAsiaTheme="minorEastAsia"/>
          <w:color w:val="000000" w:themeColor="text1"/>
          <w:sz w:val="24"/>
          <w:szCs w:val="24"/>
          <w14:textFill>
            <w14:solidFill>
              <w14:schemeClr w14:val="tx1"/>
            </w14:solidFill>
          </w14:textFill>
        </w:rPr>
        <w:t>.1</w:t>
      </w:r>
      <w:r>
        <w:rPr>
          <w:rFonts w:asciiTheme="minorEastAsia" w:hAnsiTheme="minorEastAsia" w:eastAsiaTheme="minorEastAsia"/>
          <w:color w:val="000000" w:themeColor="text1"/>
          <w:sz w:val="24"/>
          <w:szCs w:val="24"/>
          <w14:textFill>
            <w14:solidFill>
              <w14:schemeClr w14:val="tx1"/>
            </w14:solidFill>
          </w14:textFill>
        </w:rPr>
        <w:tab/>
      </w:r>
      <w:r>
        <w:rPr>
          <w:rFonts w:asciiTheme="minorEastAsia" w:hAnsiTheme="minorEastAsia" w:eastAsiaTheme="minorEastAsia"/>
          <w:color w:val="000000" w:themeColor="text1"/>
          <w:sz w:val="24"/>
          <w:szCs w:val="24"/>
          <w14:textFill>
            <w14:solidFill>
              <w14:schemeClr w14:val="tx1"/>
            </w14:solidFill>
          </w14:textFill>
        </w:rPr>
        <w:t>为维护国家和社会公共利益，</w:t>
      </w:r>
      <w:r>
        <w:rPr>
          <w:rFonts w:hint="eastAsia" w:asciiTheme="minorEastAsia" w:hAnsiTheme="minorEastAsia" w:eastAsiaTheme="minorEastAsia"/>
          <w:color w:val="000000" w:themeColor="text1"/>
          <w:sz w:val="24"/>
          <w:szCs w:val="24"/>
          <w14:textFill>
            <w14:solidFill>
              <w14:schemeClr w14:val="tx1"/>
            </w14:solidFill>
          </w14:textFill>
        </w:rPr>
        <w:t>遴选人</w:t>
      </w:r>
      <w:r>
        <w:rPr>
          <w:rFonts w:asciiTheme="minorEastAsia" w:hAnsiTheme="minorEastAsia" w:eastAsiaTheme="minorEastAsia"/>
          <w:color w:val="000000" w:themeColor="text1"/>
          <w:sz w:val="24"/>
          <w:szCs w:val="24"/>
          <w14:textFill>
            <w14:solidFill>
              <w14:schemeClr w14:val="tx1"/>
            </w14:solidFill>
          </w14:textFill>
        </w:rPr>
        <w:t>保留在授</w:t>
      </w:r>
      <w:r>
        <w:rPr>
          <w:rFonts w:hint="eastAsia" w:asciiTheme="minorEastAsia" w:hAnsiTheme="minorEastAsia" w:eastAsiaTheme="minorEastAsia"/>
          <w:color w:val="000000" w:themeColor="text1"/>
          <w:sz w:val="24"/>
          <w:szCs w:val="24"/>
          <w14:textFill>
            <w14:solidFill>
              <w14:schemeClr w14:val="tx1"/>
            </w14:solidFill>
          </w14:textFill>
        </w:rPr>
        <w:t>予</w:t>
      </w:r>
      <w:r>
        <w:rPr>
          <w:rFonts w:asciiTheme="minorEastAsia" w:hAnsiTheme="minorEastAsia" w:eastAsiaTheme="minorEastAsia"/>
          <w:color w:val="000000" w:themeColor="text1"/>
          <w:sz w:val="24"/>
          <w:szCs w:val="24"/>
          <w14:textFill>
            <w14:solidFill>
              <w14:schemeClr w14:val="tx1"/>
            </w14:solidFill>
          </w14:textFill>
        </w:rPr>
        <w:t>之前任何时候接受或拒绝任何供应商成交的权利，且对受影响的供应商不承担任何责任。</w:t>
      </w:r>
    </w:p>
    <w:p w14:paraId="3CF6767D">
      <w:pPr>
        <w:spacing w:line="360" w:lineRule="auto"/>
        <w:ind w:left="840" w:hanging="840" w:hangingChars="350"/>
        <w:rPr>
          <w:rFonts w:hint="eastAsia" w:asciiTheme="minorEastAsia" w:hAnsiTheme="minorEastAsia" w:eastAsiaTheme="minorEastAsia"/>
          <w:color w:val="000000" w:themeColor="text1"/>
          <w:sz w:val="24"/>
          <w:szCs w:val="24"/>
          <w14:textFill>
            <w14:solidFill>
              <w14:schemeClr w14:val="tx1"/>
            </w14:solidFill>
          </w14:textFill>
        </w:rPr>
      </w:pPr>
      <w:bookmarkStart w:id="180" w:name="_Toc135536492"/>
      <w:bookmarkStart w:id="181" w:name="_Toc134857301"/>
      <w:bookmarkStart w:id="182" w:name="_Toc520356174"/>
      <w:r>
        <w:rPr>
          <w:rFonts w:asciiTheme="minorEastAsia" w:hAnsiTheme="minorEastAsia" w:eastAsiaTheme="minorEastAsia"/>
          <w:color w:val="000000" w:themeColor="text1"/>
          <w:sz w:val="24"/>
          <w:szCs w:val="24"/>
          <w14:textFill>
            <w14:solidFill>
              <w14:schemeClr w14:val="tx1"/>
            </w14:solidFill>
          </w14:textFill>
        </w:rPr>
        <w:t>2</w:t>
      </w:r>
      <w:r>
        <w:rPr>
          <w:rFonts w:hint="eastAsia" w:asciiTheme="minorEastAsia" w:hAnsiTheme="minorEastAsia" w:eastAsiaTheme="minorEastAsia"/>
          <w:color w:val="000000" w:themeColor="text1"/>
          <w:sz w:val="24"/>
          <w:szCs w:val="24"/>
          <w14:textFill>
            <w14:solidFill>
              <w14:schemeClr w14:val="tx1"/>
            </w14:solidFill>
          </w14:textFill>
        </w:rPr>
        <w:t>7</w:t>
      </w:r>
      <w:r>
        <w:rPr>
          <w:rFonts w:asciiTheme="minorEastAsia" w:hAnsiTheme="minorEastAsia" w:eastAsiaTheme="minorEastAsia"/>
          <w:color w:val="000000" w:themeColor="text1"/>
          <w:sz w:val="24"/>
          <w:szCs w:val="24"/>
          <w14:textFill>
            <w14:solidFill>
              <w14:schemeClr w14:val="tx1"/>
            </w14:solidFill>
          </w14:textFill>
        </w:rPr>
        <w:t>.2  因不可抗力或成交供应商自身原因不能履约等情形，</w:t>
      </w:r>
      <w:r>
        <w:rPr>
          <w:rFonts w:hint="eastAsia" w:asciiTheme="minorEastAsia" w:hAnsiTheme="minorEastAsia" w:eastAsiaTheme="minorEastAsia"/>
          <w:color w:val="000000" w:themeColor="text1"/>
          <w:sz w:val="24"/>
          <w:szCs w:val="24"/>
          <w14:textFill>
            <w14:solidFill>
              <w14:schemeClr w14:val="tx1"/>
            </w14:solidFill>
          </w14:textFill>
        </w:rPr>
        <w:t>遴选人</w:t>
      </w:r>
      <w:r>
        <w:rPr>
          <w:rFonts w:asciiTheme="minorEastAsia" w:hAnsiTheme="minorEastAsia" w:eastAsiaTheme="minorEastAsia"/>
          <w:color w:val="000000" w:themeColor="text1"/>
          <w:sz w:val="24"/>
          <w:szCs w:val="24"/>
          <w14:textFill>
            <w14:solidFill>
              <w14:schemeClr w14:val="tx1"/>
            </w14:solidFill>
          </w14:textFill>
        </w:rPr>
        <w:t>保留与其他成交候选人签订合同的权利。</w:t>
      </w:r>
      <w:bookmarkEnd w:id="180"/>
      <w:bookmarkEnd w:id="181"/>
    </w:p>
    <w:p w14:paraId="2CFA11DD">
      <w:pPr>
        <w:pStyle w:val="4"/>
        <w:spacing w:before="0" w:after="0" w:line="360" w:lineRule="auto"/>
        <w:rPr>
          <w:rFonts w:hint="eastAsia" w:asciiTheme="minorEastAsia" w:hAnsiTheme="minorEastAsia" w:eastAsiaTheme="minorEastAsia"/>
          <w:b w:val="0"/>
          <w:color w:val="000000" w:themeColor="text1"/>
          <w:sz w:val="24"/>
          <w:szCs w:val="24"/>
          <w14:textFill>
            <w14:solidFill>
              <w14:schemeClr w14:val="tx1"/>
            </w14:solidFill>
          </w14:textFill>
        </w:rPr>
      </w:pPr>
      <w:bookmarkStart w:id="183" w:name="_Toc134857302"/>
      <w:bookmarkStart w:id="184" w:name="_Toc107918017"/>
      <w:bookmarkStart w:id="185" w:name="_Toc163893416"/>
      <w:bookmarkStart w:id="186" w:name="_Toc497315101"/>
      <w:bookmarkStart w:id="187" w:name="_Toc495677446"/>
      <w:r>
        <w:rPr>
          <w:rFonts w:asciiTheme="minorEastAsia" w:hAnsiTheme="minorEastAsia" w:eastAsiaTheme="minorEastAsia"/>
          <w:color w:val="000000" w:themeColor="text1"/>
          <w:sz w:val="24"/>
          <w:szCs w:val="24"/>
          <w14:textFill>
            <w14:solidFill>
              <w14:schemeClr w14:val="tx1"/>
            </w14:solidFill>
          </w14:textFill>
        </w:rPr>
        <w:t>2</w:t>
      </w:r>
      <w:r>
        <w:rPr>
          <w:rFonts w:hint="eastAsia" w:asciiTheme="minorEastAsia" w:hAnsiTheme="minorEastAsia" w:eastAsiaTheme="minorEastAsia"/>
          <w:color w:val="000000" w:themeColor="text1"/>
          <w:sz w:val="24"/>
          <w:szCs w:val="24"/>
          <w14:textFill>
            <w14:solidFill>
              <w14:schemeClr w14:val="tx1"/>
            </w14:solidFill>
          </w14:textFill>
        </w:rPr>
        <w:t>8</w:t>
      </w:r>
      <w:r>
        <w:rPr>
          <w:rFonts w:asciiTheme="minorEastAsia" w:hAnsiTheme="minorEastAsia" w:eastAsiaTheme="minorEastAsia"/>
          <w:color w:val="000000" w:themeColor="text1"/>
          <w:sz w:val="24"/>
          <w:szCs w:val="24"/>
          <w14:textFill>
            <w14:solidFill>
              <w14:schemeClr w14:val="tx1"/>
            </w14:solidFill>
          </w14:textFill>
        </w:rPr>
        <w:t>．成交通知书</w:t>
      </w:r>
      <w:bookmarkEnd w:id="182"/>
      <w:bookmarkEnd w:id="183"/>
      <w:bookmarkEnd w:id="184"/>
      <w:bookmarkEnd w:id="185"/>
      <w:bookmarkEnd w:id="186"/>
      <w:bookmarkEnd w:id="187"/>
    </w:p>
    <w:p w14:paraId="00CD020B">
      <w:pPr>
        <w:spacing w:line="360" w:lineRule="auto"/>
        <w:ind w:left="840" w:hanging="840" w:hangingChars="350"/>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2</w:t>
      </w:r>
      <w:r>
        <w:rPr>
          <w:rFonts w:hint="eastAsia" w:asciiTheme="minorEastAsia" w:hAnsiTheme="minorEastAsia" w:eastAsiaTheme="minorEastAsia"/>
          <w:color w:val="000000" w:themeColor="text1"/>
          <w:sz w:val="24"/>
          <w:szCs w:val="24"/>
          <w14:textFill>
            <w14:solidFill>
              <w14:schemeClr w14:val="tx1"/>
            </w14:solidFill>
          </w14:textFill>
        </w:rPr>
        <w:t>8</w:t>
      </w:r>
      <w:r>
        <w:rPr>
          <w:rFonts w:asciiTheme="minorEastAsia" w:hAnsiTheme="minorEastAsia" w:eastAsiaTheme="minorEastAsia"/>
          <w:color w:val="000000" w:themeColor="text1"/>
          <w:sz w:val="24"/>
          <w:szCs w:val="24"/>
          <w14:textFill>
            <w14:solidFill>
              <w14:schemeClr w14:val="tx1"/>
            </w14:solidFill>
          </w14:textFill>
        </w:rPr>
        <w:t>.1</w:t>
      </w:r>
      <w:r>
        <w:rPr>
          <w:rFonts w:asciiTheme="minorEastAsia" w:hAnsiTheme="minorEastAsia" w:eastAsiaTheme="minorEastAsia"/>
          <w:color w:val="000000" w:themeColor="text1"/>
          <w:sz w:val="24"/>
          <w:szCs w:val="24"/>
          <w14:textFill>
            <w14:solidFill>
              <w14:schemeClr w14:val="tx1"/>
            </w14:solidFill>
          </w14:textFill>
        </w:rPr>
        <w:tab/>
      </w:r>
      <w:r>
        <w:rPr>
          <w:rFonts w:asciiTheme="minorEastAsia" w:hAnsiTheme="minorEastAsia" w:eastAsiaTheme="minorEastAsia"/>
          <w:color w:val="000000" w:themeColor="text1"/>
          <w:sz w:val="24"/>
          <w:szCs w:val="24"/>
          <w14:textFill>
            <w14:solidFill>
              <w14:schemeClr w14:val="tx1"/>
            </w14:solidFill>
          </w14:textFill>
        </w:rPr>
        <w:t>在</w:t>
      </w:r>
      <w:r>
        <w:rPr>
          <w:rFonts w:hint="eastAsia" w:asciiTheme="minorEastAsia" w:hAnsiTheme="minorEastAsia" w:eastAsiaTheme="minorEastAsia"/>
          <w:color w:val="000000" w:themeColor="text1"/>
          <w:sz w:val="24"/>
          <w:szCs w:val="24"/>
          <w14:textFill>
            <w14:solidFill>
              <w14:schemeClr w14:val="tx1"/>
            </w14:solidFill>
          </w14:textFill>
        </w:rPr>
        <w:t>响应</w:t>
      </w:r>
      <w:r>
        <w:rPr>
          <w:rFonts w:asciiTheme="minorEastAsia" w:hAnsiTheme="minorEastAsia" w:eastAsiaTheme="minorEastAsia"/>
          <w:color w:val="000000" w:themeColor="text1"/>
          <w:sz w:val="24"/>
          <w:szCs w:val="24"/>
          <w14:textFill>
            <w14:solidFill>
              <w14:schemeClr w14:val="tx1"/>
            </w14:solidFill>
          </w14:textFill>
        </w:rPr>
        <w:t>有效期内，成交供应商确定后，</w:t>
      </w:r>
      <w:r>
        <w:rPr>
          <w:rFonts w:hint="eastAsia" w:asciiTheme="minorEastAsia" w:hAnsiTheme="minorEastAsia" w:eastAsiaTheme="minorEastAsia"/>
          <w:color w:val="000000" w:themeColor="text1"/>
          <w:sz w:val="24"/>
          <w:szCs w:val="24"/>
          <w14:textFill>
            <w14:solidFill>
              <w14:schemeClr w14:val="tx1"/>
            </w14:solidFill>
          </w14:textFill>
        </w:rPr>
        <w:t>遴选代理机构</w:t>
      </w:r>
      <w:r>
        <w:rPr>
          <w:rFonts w:asciiTheme="minorEastAsia" w:hAnsiTheme="minorEastAsia" w:eastAsiaTheme="minorEastAsia"/>
          <w:color w:val="000000" w:themeColor="text1"/>
          <w:sz w:val="24"/>
          <w:szCs w:val="24"/>
          <w14:textFill>
            <w14:solidFill>
              <w14:schemeClr w14:val="tx1"/>
            </w14:solidFill>
          </w14:textFill>
        </w:rPr>
        <w:t>将</w:t>
      </w:r>
      <w:r>
        <w:rPr>
          <w:rFonts w:hint="eastAsia" w:asciiTheme="minorEastAsia" w:hAnsiTheme="minorEastAsia" w:eastAsiaTheme="minorEastAsia"/>
          <w:color w:val="000000" w:themeColor="text1"/>
          <w:sz w:val="24"/>
          <w:szCs w:val="24"/>
          <w14:textFill>
            <w14:solidFill>
              <w14:schemeClr w14:val="tx1"/>
            </w14:solidFill>
          </w14:textFill>
        </w:rPr>
        <w:t>告知</w:t>
      </w:r>
      <w:r>
        <w:rPr>
          <w:rFonts w:asciiTheme="minorEastAsia" w:hAnsiTheme="minorEastAsia" w:eastAsiaTheme="minorEastAsia"/>
          <w:color w:val="000000" w:themeColor="text1"/>
          <w:sz w:val="24"/>
          <w14:textFill>
            <w14:solidFill>
              <w14:schemeClr w14:val="tx1"/>
            </w14:solidFill>
          </w14:textFill>
        </w:rPr>
        <w:t>成交供应商成交结果，同时</w:t>
      </w:r>
      <w:r>
        <w:rPr>
          <w:rFonts w:hint="eastAsia" w:asciiTheme="minorEastAsia" w:hAnsiTheme="minorEastAsia" w:eastAsiaTheme="minorEastAsia"/>
          <w:color w:val="000000" w:themeColor="text1"/>
          <w:sz w:val="24"/>
          <w:szCs w:val="24"/>
          <w14:textFill>
            <w14:solidFill>
              <w14:schemeClr w14:val="tx1"/>
            </w14:solidFill>
          </w14:textFill>
        </w:rPr>
        <w:t>遴选代理机构</w:t>
      </w:r>
      <w:r>
        <w:rPr>
          <w:rFonts w:asciiTheme="minorEastAsia" w:hAnsiTheme="minorEastAsia" w:eastAsiaTheme="minorEastAsia"/>
          <w:color w:val="000000" w:themeColor="text1"/>
          <w:sz w:val="24"/>
          <w:szCs w:val="24"/>
          <w14:textFill>
            <w14:solidFill>
              <w14:schemeClr w14:val="tx1"/>
            </w14:solidFill>
          </w14:textFill>
        </w:rPr>
        <w:t>以书面形式向成交供应商发出成交通知书。</w:t>
      </w:r>
    </w:p>
    <w:p w14:paraId="645A6C3B">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2</w:t>
      </w:r>
      <w:r>
        <w:rPr>
          <w:rFonts w:hint="eastAsia" w:asciiTheme="minorEastAsia" w:hAnsiTheme="minorEastAsia" w:eastAsiaTheme="minorEastAsia"/>
          <w:color w:val="000000" w:themeColor="text1"/>
          <w:sz w:val="24"/>
          <w:szCs w:val="24"/>
          <w14:textFill>
            <w14:solidFill>
              <w14:schemeClr w14:val="tx1"/>
            </w14:solidFill>
          </w14:textFill>
        </w:rPr>
        <w:t>8</w:t>
      </w:r>
      <w:r>
        <w:rPr>
          <w:rFonts w:asciiTheme="minorEastAsia" w:hAnsiTheme="minorEastAsia" w:eastAsiaTheme="minorEastAsia"/>
          <w:color w:val="000000" w:themeColor="text1"/>
          <w:sz w:val="24"/>
          <w:szCs w:val="24"/>
          <w14:textFill>
            <w14:solidFill>
              <w14:schemeClr w14:val="tx1"/>
            </w14:solidFill>
          </w14:textFill>
        </w:rPr>
        <w:t>.2</w:t>
      </w:r>
      <w:r>
        <w:rPr>
          <w:rFonts w:asciiTheme="minorEastAsia" w:hAnsiTheme="minorEastAsia" w:eastAsiaTheme="minorEastAsia"/>
          <w:color w:val="000000" w:themeColor="text1"/>
          <w:sz w:val="24"/>
          <w:szCs w:val="24"/>
          <w14:textFill>
            <w14:solidFill>
              <w14:schemeClr w14:val="tx1"/>
            </w14:solidFill>
          </w14:textFill>
        </w:rPr>
        <w:tab/>
      </w:r>
      <w:r>
        <w:rPr>
          <w:rFonts w:asciiTheme="minorEastAsia" w:hAnsiTheme="minorEastAsia" w:eastAsiaTheme="minorEastAsia"/>
          <w:color w:val="000000" w:themeColor="text1"/>
          <w:sz w:val="24"/>
          <w:szCs w:val="24"/>
          <w14:textFill>
            <w14:solidFill>
              <w14:schemeClr w14:val="tx1"/>
            </w14:solidFill>
          </w14:textFill>
        </w:rPr>
        <w:t>供应商可通过相关发布媒体查询成交结果。</w:t>
      </w:r>
    </w:p>
    <w:p w14:paraId="37379C5E">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2</w:t>
      </w:r>
      <w:r>
        <w:rPr>
          <w:rFonts w:hint="eastAsia" w:asciiTheme="minorEastAsia" w:hAnsiTheme="minorEastAsia" w:eastAsiaTheme="minorEastAsia"/>
          <w:color w:val="000000" w:themeColor="text1"/>
          <w:sz w:val="24"/>
          <w:szCs w:val="24"/>
          <w14:textFill>
            <w14:solidFill>
              <w14:schemeClr w14:val="tx1"/>
            </w14:solidFill>
          </w14:textFill>
        </w:rPr>
        <w:t>8</w:t>
      </w:r>
      <w:r>
        <w:rPr>
          <w:rFonts w:asciiTheme="minorEastAsia" w:hAnsiTheme="minorEastAsia" w:eastAsiaTheme="minorEastAsia"/>
          <w:color w:val="000000" w:themeColor="text1"/>
          <w:sz w:val="24"/>
          <w:szCs w:val="24"/>
          <w14:textFill>
            <w14:solidFill>
              <w14:schemeClr w14:val="tx1"/>
            </w14:solidFill>
          </w14:textFill>
        </w:rPr>
        <w:t>.3</w:t>
      </w:r>
      <w:r>
        <w:rPr>
          <w:rFonts w:asciiTheme="minorEastAsia" w:hAnsiTheme="minorEastAsia" w:eastAsiaTheme="minorEastAsia"/>
          <w:color w:val="000000" w:themeColor="text1"/>
          <w:sz w:val="24"/>
          <w:szCs w:val="24"/>
          <w14:textFill>
            <w14:solidFill>
              <w14:schemeClr w14:val="tx1"/>
            </w14:solidFill>
          </w14:textFill>
        </w:rPr>
        <w:tab/>
      </w:r>
      <w:r>
        <w:rPr>
          <w:rFonts w:asciiTheme="minorEastAsia" w:hAnsiTheme="minorEastAsia" w:eastAsiaTheme="minorEastAsia"/>
          <w:color w:val="000000" w:themeColor="text1"/>
          <w:sz w:val="24"/>
          <w:szCs w:val="24"/>
          <w14:textFill>
            <w14:solidFill>
              <w14:schemeClr w14:val="tx1"/>
            </w14:solidFill>
          </w14:textFill>
        </w:rPr>
        <w:t>成交通知书是合同的组成部分。</w:t>
      </w:r>
    </w:p>
    <w:p w14:paraId="7208A055">
      <w:pPr>
        <w:pStyle w:val="4"/>
        <w:spacing w:before="0" w:after="0" w:line="360" w:lineRule="auto"/>
        <w:rPr>
          <w:rFonts w:hint="eastAsia" w:asciiTheme="minorEastAsia" w:hAnsiTheme="minorEastAsia" w:eastAsiaTheme="minorEastAsia"/>
          <w:b w:val="0"/>
          <w:color w:val="000000" w:themeColor="text1"/>
          <w:sz w:val="24"/>
          <w:szCs w:val="24"/>
          <w14:textFill>
            <w14:solidFill>
              <w14:schemeClr w14:val="tx1"/>
            </w14:solidFill>
          </w14:textFill>
        </w:rPr>
      </w:pPr>
      <w:bookmarkStart w:id="188" w:name="_Ref467307204"/>
      <w:bookmarkStart w:id="189" w:name="_Toc107918018"/>
      <w:bookmarkStart w:id="190" w:name="_Toc495677447"/>
      <w:bookmarkStart w:id="191" w:name="_Toc497315102"/>
      <w:bookmarkStart w:id="192" w:name="_Toc520356175"/>
      <w:bookmarkStart w:id="193" w:name="_Ref467306377"/>
      <w:bookmarkStart w:id="194" w:name="_Toc134857303"/>
      <w:bookmarkStart w:id="195" w:name="_Toc163893417"/>
      <w:bookmarkStart w:id="196" w:name="_Ref467307062"/>
      <w:bookmarkStart w:id="197" w:name="_Ref467306978"/>
      <w:r>
        <w:rPr>
          <w:rFonts w:asciiTheme="minorEastAsia" w:hAnsiTheme="minorEastAsia" w:eastAsiaTheme="minorEastAsia"/>
          <w:color w:val="000000" w:themeColor="text1"/>
          <w:sz w:val="24"/>
          <w:szCs w:val="24"/>
          <w14:textFill>
            <w14:solidFill>
              <w14:schemeClr w14:val="tx1"/>
            </w14:solidFill>
          </w14:textFill>
        </w:rPr>
        <w:t>2</w:t>
      </w:r>
      <w:r>
        <w:rPr>
          <w:rFonts w:hint="eastAsia" w:asciiTheme="minorEastAsia" w:hAnsiTheme="minorEastAsia" w:eastAsiaTheme="minorEastAsia"/>
          <w:color w:val="000000" w:themeColor="text1"/>
          <w:sz w:val="24"/>
          <w:szCs w:val="24"/>
          <w14:textFill>
            <w14:solidFill>
              <w14:schemeClr w14:val="tx1"/>
            </w14:solidFill>
          </w14:textFill>
        </w:rPr>
        <w:t>9</w:t>
      </w:r>
      <w:r>
        <w:rPr>
          <w:rFonts w:asciiTheme="minorEastAsia" w:hAnsiTheme="minorEastAsia" w:eastAsiaTheme="minorEastAsia"/>
          <w:color w:val="000000" w:themeColor="text1"/>
          <w:sz w:val="24"/>
          <w:szCs w:val="24"/>
          <w14:textFill>
            <w14:solidFill>
              <w14:schemeClr w14:val="tx1"/>
            </w14:solidFill>
          </w14:textFill>
        </w:rPr>
        <w:t>.  签订合同</w:t>
      </w:r>
      <w:bookmarkEnd w:id="188"/>
      <w:bookmarkEnd w:id="189"/>
      <w:bookmarkEnd w:id="190"/>
      <w:bookmarkEnd w:id="191"/>
      <w:bookmarkEnd w:id="192"/>
      <w:bookmarkEnd w:id="193"/>
      <w:bookmarkEnd w:id="194"/>
      <w:bookmarkEnd w:id="195"/>
      <w:bookmarkEnd w:id="196"/>
      <w:bookmarkEnd w:id="197"/>
    </w:p>
    <w:p w14:paraId="03251BB2">
      <w:pPr>
        <w:spacing w:line="360" w:lineRule="auto"/>
        <w:ind w:left="840" w:hanging="840" w:hangingChars="350"/>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2</w:t>
      </w:r>
      <w:r>
        <w:rPr>
          <w:rFonts w:hint="eastAsia" w:asciiTheme="minorEastAsia" w:hAnsiTheme="minorEastAsia" w:eastAsiaTheme="minorEastAsia"/>
          <w:color w:val="000000" w:themeColor="text1"/>
          <w:sz w:val="24"/>
          <w:szCs w:val="24"/>
          <w14:textFill>
            <w14:solidFill>
              <w14:schemeClr w14:val="tx1"/>
            </w14:solidFill>
          </w14:textFill>
        </w:rPr>
        <w:t>9</w:t>
      </w:r>
      <w:r>
        <w:rPr>
          <w:rFonts w:asciiTheme="minorEastAsia" w:hAnsiTheme="minorEastAsia" w:eastAsiaTheme="minorEastAsia"/>
          <w:color w:val="000000" w:themeColor="text1"/>
          <w:sz w:val="24"/>
          <w:szCs w:val="24"/>
          <w14:textFill>
            <w14:solidFill>
              <w14:schemeClr w14:val="tx1"/>
            </w14:solidFill>
          </w14:textFill>
        </w:rPr>
        <w:t>.1</w:t>
      </w:r>
      <w:r>
        <w:rPr>
          <w:rFonts w:asciiTheme="minorEastAsia" w:hAnsiTheme="minorEastAsia" w:eastAsiaTheme="minorEastAsia"/>
          <w:color w:val="000000" w:themeColor="text1"/>
          <w:sz w:val="24"/>
          <w:szCs w:val="24"/>
          <w14:textFill>
            <w14:solidFill>
              <w14:schemeClr w14:val="tx1"/>
            </w14:solidFill>
          </w14:textFill>
        </w:rPr>
        <w:tab/>
      </w:r>
      <w:r>
        <w:rPr>
          <w:rFonts w:asciiTheme="minorEastAsia" w:hAnsiTheme="minorEastAsia" w:eastAsiaTheme="minorEastAsia"/>
          <w:color w:val="000000" w:themeColor="text1"/>
          <w:sz w:val="24"/>
          <w:szCs w:val="24"/>
          <w14:textFill>
            <w14:solidFill>
              <w14:schemeClr w14:val="tx1"/>
            </w14:solidFill>
          </w14:textFill>
        </w:rPr>
        <w:t>成交供应商应当自成交通知书发出之日起30日内，与</w:t>
      </w:r>
      <w:r>
        <w:rPr>
          <w:rFonts w:hint="eastAsia" w:asciiTheme="minorEastAsia" w:hAnsiTheme="minorEastAsia" w:eastAsiaTheme="minorEastAsia"/>
          <w:color w:val="000000" w:themeColor="text1"/>
          <w:sz w:val="24"/>
          <w:szCs w:val="24"/>
          <w14:textFill>
            <w14:solidFill>
              <w14:schemeClr w14:val="tx1"/>
            </w14:solidFill>
          </w14:textFill>
        </w:rPr>
        <w:t>遴选人</w:t>
      </w:r>
      <w:r>
        <w:rPr>
          <w:rFonts w:asciiTheme="minorEastAsia" w:hAnsiTheme="minorEastAsia" w:eastAsiaTheme="minorEastAsia"/>
          <w:color w:val="000000" w:themeColor="text1"/>
          <w:sz w:val="24"/>
          <w:szCs w:val="24"/>
          <w14:textFill>
            <w14:solidFill>
              <w14:schemeClr w14:val="tx1"/>
            </w14:solidFill>
          </w14:textFill>
        </w:rPr>
        <w:t>签订书面合同。</w:t>
      </w:r>
    </w:p>
    <w:p w14:paraId="7C22D8BE">
      <w:pPr>
        <w:spacing w:line="360" w:lineRule="auto"/>
        <w:ind w:left="840" w:hanging="840" w:hangingChars="350"/>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2</w:t>
      </w:r>
      <w:r>
        <w:rPr>
          <w:rFonts w:hint="eastAsia" w:asciiTheme="minorEastAsia" w:hAnsiTheme="minorEastAsia" w:eastAsiaTheme="minorEastAsia"/>
          <w:color w:val="000000" w:themeColor="text1"/>
          <w:sz w:val="24"/>
          <w:szCs w:val="24"/>
          <w14:textFill>
            <w14:solidFill>
              <w14:schemeClr w14:val="tx1"/>
            </w14:solidFill>
          </w14:textFill>
        </w:rPr>
        <w:t>9</w:t>
      </w:r>
      <w:r>
        <w:rPr>
          <w:rFonts w:asciiTheme="minorEastAsia" w:hAnsiTheme="minorEastAsia" w:eastAsiaTheme="minorEastAsia"/>
          <w:color w:val="000000" w:themeColor="text1"/>
          <w:sz w:val="24"/>
          <w:szCs w:val="24"/>
          <w14:textFill>
            <w14:solidFill>
              <w14:schemeClr w14:val="tx1"/>
            </w14:solidFill>
          </w14:textFill>
        </w:rPr>
        <w:t>.2</w:t>
      </w:r>
      <w:r>
        <w:rPr>
          <w:rFonts w:asciiTheme="minorEastAsia" w:hAnsiTheme="minorEastAsia" w:eastAsiaTheme="minorEastAsia"/>
          <w:color w:val="000000" w:themeColor="text1"/>
          <w:sz w:val="24"/>
          <w:szCs w:val="24"/>
          <w14:textFill>
            <w14:solidFill>
              <w14:schemeClr w14:val="tx1"/>
            </w14:solidFill>
          </w14:textFill>
        </w:rPr>
        <w:tab/>
      </w:r>
      <w:bookmarkStart w:id="198" w:name="_Ref467307090"/>
      <w:bookmarkStart w:id="199" w:name="_Toc520356176"/>
      <w:bookmarkStart w:id="200" w:name="_Ref467306425"/>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文件及其补充文件、成交供应商的响应文件及其澄清文件等，均为签订合同的依据。</w:t>
      </w:r>
    </w:p>
    <w:p w14:paraId="7045A257">
      <w:pPr>
        <w:spacing w:line="360" w:lineRule="auto"/>
        <w:ind w:left="840" w:hanging="840" w:hangingChars="350"/>
        <w:rPr>
          <w:rFonts w:hint="eastAsia" w:asciiTheme="minorEastAsia" w:hAnsiTheme="minorEastAsia" w:eastAsiaTheme="minorEastAsia"/>
          <w:b/>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2</w:t>
      </w:r>
      <w:r>
        <w:rPr>
          <w:rFonts w:hint="eastAsia" w:asciiTheme="minorEastAsia" w:hAnsiTheme="minorEastAsia" w:eastAsiaTheme="minorEastAsia"/>
          <w:color w:val="000000" w:themeColor="text1"/>
          <w:sz w:val="24"/>
          <w:szCs w:val="24"/>
          <w14:textFill>
            <w14:solidFill>
              <w14:schemeClr w14:val="tx1"/>
            </w14:solidFill>
          </w14:textFill>
        </w:rPr>
        <w:t>9</w:t>
      </w:r>
      <w:r>
        <w:rPr>
          <w:rFonts w:asciiTheme="minorEastAsia" w:hAnsiTheme="minorEastAsia" w:eastAsiaTheme="minorEastAsia"/>
          <w:color w:val="000000" w:themeColor="text1"/>
          <w:sz w:val="24"/>
          <w:szCs w:val="24"/>
          <w14:textFill>
            <w14:solidFill>
              <w14:schemeClr w14:val="tx1"/>
            </w14:solidFill>
          </w14:textFill>
        </w:rPr>
        <w:t>.3</w:t>
      </w:r>
      <w:r>
        <w:rPr>
          <w:rFonts w:asciiTheme="minorEastAsia" w:hAnsiTheme="minorEastAsia" w:eastAsiaTheme="minorEastAsia"/>
          <w:color w:val="000000" w:themeColor="text1"/>
          <w:sz w:val="24"/>
          <w:szCs w:val="24"/>
          <w14:textFill>
            <w14:solidFill>
              <w14:schemeClr w14:val="tx1"/>
            </w14:solidFill>
          </w14:textFill>
        </w:rPr>
        <w:tab/>
      </w:r>
      <w:r>
        <w:rPr>
          <w:rFonts w:asciiTheme="minorEastAsia" w:hAnsiTheme="minorEastAsia" w:eastAsiaTheme="minorEastAsia"/>
          <w:color w:val="000000" w:themeColor="text1"/>
          <w:sz w:val="24"/>
          <w:szCs w:val="24"/>
          <w14:textFill>
            <w14:solidFill>
              <w14:schemeClr w14:val="tx1"/>
            </w14:solidFill>
          </w14:textFill>
        </w:rPr>
        <w:t>成交供应商拒绝与</w:t>
      </w:r>
      <w:r>
        <w:rPr>
          <w:rFonts w:hint="eastAsia" w:asciiTheme="minorEastAsia" w:hAnsiTheme="minorEastAsia" w:eastAsiaTheme="minorEastAsia"/>
          <w:color w:val="000000" w:themeColor="text1"/>
          <w:sz w:val="24"/>
          <w:szCs w:val="24"/>
          <w14:textFill>
            <w14:solidFill>
              <w14:schemeClr w14:val="tx1"/>
            </w14:solidFill>
          </w14:textFill>
        </w:rPr>
        <w:t>遴选人</w:t>
      </w:r>
      <w:r>
        <w:rPr>
          <w:rFonts w:asciiTheme="minorEastAsia" w:hAnsiTheme="minorEastAsia" w:eastAsiaTheme="minorEastAsia"/>
          <w:color w:val="000000" w:themeColor="text1"/>
          <w:sz w:val="24"/>
          <w:szCs w:val="24"/>
          <w14:textFill>
            <w14:solidFill>
              <w14:schemeClr w14:val="tx1"/>
            </w14:solidFill>
          </w14:textFill>
        </w:rPr>
        <w:t>签订合同的，</w:t>
      </w:r>
      <w:r>
        <w:rPr>
          <w:rFonts w:hint="eastAsia" w:asciiTheme="minorEastAsia" w:hAnsiTheme="minorEastAsia" w:eastAsiaTheme="minorEastAsia"/>
          <w:color w:val="000000" w:themeColor="text1"/>
          <w:sz w:val="24"/>
          <w:szCs w:val="24"/>
          <w14:textFill>
            <w14:solidFill>
              <w14:schemeClr w14:val="tx1"/>
            </w14:solidFill>
          </w14:textFill>
        </w:rPr>
        <w:t>遴选人</w:t>
      </w:r>
      <w:r>
        <w:rPr>
          <w:rFonts w:asciiTheme="minorEastAsia" w:hAnsiTheme="minorEastAsia" w:eastAsiaTheme="minorEastAsia"/>
          <w:color w:val="000000" w:themeColor="text1"/>
          <w:sz w:val="24"/>
          <w:szCs w:val="24"/>
          <w14:textFill>
            <w14:solidFill>
              <w14:schemeClr w14:val="tx1"/>
            </w14:solidFill>
          </w14:textFill>
        </w:rPr>
        <w:t>可以按照评审报告推荐的成交候选人名单排序，确定下一候选人为成交供应商，也可以</w:t>
      </w:r>
      <w:r>
        <w:rPr>
          <w:rFonts w:hint="eastAsia" w:asciiTheme="minorEastAsia" w:hAnsiTheme="minorEastAsia" w:eastAsiaTheme="minorEastAsia"/>
          <w:color w:val="000000" w:themeColor="text1"/>
          <w:sz w:val="24"/>
          <w:szCs w:val="24"/>
          <w14:textFill>
            <w14:solidFill>
              <w14:schemeClr w14:val="tx1"/>
            </w14:solidFill>
          </w14:textFill>
        </w:rPr>
        <w:t>重新开展采购活动</w:t>
      </w:r>
      <w:r>
        <w:rPr>
          <w:rFonts w:asciiTheme="minorEastAsia" w:hAnsiTheme="minorEastAsia" w:eastAsiaTheme="minorEastAsia"/>
          <w:color w:val="000000" w:themeColor="text1"/>
          <w:sz w:val="24"/>
          <w:szCs w:val="24"/>
          <w14:textFill>
            <w14:solidFill>
              <w14:schemeClr w14:val="tx1"/>
            </w14:solidFill>
          </w14:textFill>
        </w:rPr>
        <w:t>。</w:t>
      </w:r>
    </w:p>
    <w:p w14:paraId="37EA25A9">
      <w:pPr>
        <w:spacing w:line="360" w:lineRule="auto"/>
        <w:ind w:left="840" w:hanging="840" w:hangingChars="350"/>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2</w:t>
      </w:r>
      <w:r>
        <w:rPr>
          <w:rFonts w:hint="eastAsia" w:asciiTheme="minorEastAsia" w:hAnsiTheme="minorEastAsia" w:eastAsiaTheme="minorEastAsia"/>
          <w:color w:val="000000" w:themeColor="text1"/>
          <w:sz w:val="24"/>
          <w:szCs w:val="24"/>
          <w14:textFill>
            <w14:solidFill>
              <w14:schemeClr w14:val="tx1"/>
            </w14:solidFill>
          </w14:textFill>
        </w:rPr>
        <w:t>9</w:t>
      </w:r>
      <w:r>
        <w:rPr>
          <w:rFonts w:asciiTheme="minorEastAsia" w:hAnsiTheme="minorEastAsia" w:eastAsiaTheme="minorEastAsia"/>
          <w:color w:val="000000" w:themeColor="text1"/>
          <w:sz w:val="24"/>
          <w:szCs w:val="24"/>
          <w14:textFill>
            <w14:solidFill>
              <w14:schemeClr w14:val="tx1"/>
            </w14:solidFill>
          </w14:textFill>
        </w:rPr>
        <w:t>.4</w:t>
      </w:r>
      <w:r>
        <w:rPr>
          <w:rFonts w:asciiTheme="minorEastAsia" w:hAnsiTheme="minorEastAsia" w:eastAsiaTheme="minorEastAsia"/>
          <w:color w:val="000000" w:themeColor="text1"/>
          <w:sz w:val="24"/>
          <w:szCs w:val="24"/>
          <w14:textFill>
            <w14:solidFill>
              <w14:schemeClr w14:val="tx1"/>
            </w14:solidFill>
          </w14:textFill>
        </w:rPr>
        <w:tab/>
      </w:r>
      <w:r>
        <w:rPr>
          <w:rFonts w:asciiTheme="minorEastAsia" w:hAnsiTheme="minorEastAsia" w:eastAsiaTheme="minorEastAsia"/>
          <w:color w:val="000000" w:themeColor="text1"/>
          <w:sz w:val="24"/>
          <w:szCs w:val="24"/>
          <w14:textFill>
            <w14:solidFill>
              <w14:schemeClr w14:val="tx1"/>
            </w14:solidFill>
          </w14:textFill>
        </w:rPr>
        <w:t>合同履行中，</w:t>
      </w:r>
      <w:r>
        <w:rPr>
          <w:rFonts w:hint="eastAsia" w:asciiTheme="minorEastAsia" w:hAnsiTheme="minorEastAsia" w:eastAsiaTheme="minorEastAsia"/>
          <w:color w:val="000000" w:themeColor="text1"/>
          <w:sz w:val="24"/>
          <w:szCs w:val="24"/>
          <w14:textFill>
            <w14:solidFill>
              <w14:schemeClr w14:val="tx1"/>
            </w14:solidFill>
          </w14:textFill>
        </w:rPr>
        <w:t>遴选人</w:t>
      </w:r>
      <w:r>
        <w:rPr>
          <w:rFonts w:asciiTheme="minorEastAsia" w:hAnsiTheme="minorEastAsia" w:eastAsiaTheme="minorEastAsia"/>
          <w:color w:val="000000" w:themeColor="text1"/>
          <w:sz w:val="24"/>
          <w:szCs w:val="24"/>
          <w14:textFill>
            <w14:solidFill>
              <w14:schemeClr w14:val="tx1"/>
            </w14:solidFill>
          </w14:textFill>
        </w:rPr>
        <w:t>可以与成交供应商签订补充合同，但补充合同必须符合采购法相关法律法规。</w:t>
      </w:r>
    </w:p>
    <w:bookmarkEnd w:id="198"/>
    <w:bookmarkEnd w:id="199"/>
    <w:bookmarkEnd w:id="200"/>
    <w:p w14:paraId="40CD6AB8">
      <w:pPr>
        <w:pStyle w:val="4"/>
        <w:spacing w:before="0" w:after="0" w:line="360" w:lineRule="auto"/>
        <w:rPr>
          <w:rFonts w:hint="eastAsia" w:asciiTheme="minorEastAsia" w:hAnsiTheme="minorEastAsia" w:eastAsiaTheme="minorEastAsia"/>
          <w:b w:val="0"/>
          <w:color w:val="000000" w:themeColor="text1"/>
          <w:sz w:val="24"/>
          <w:szCs w:val="24"/>
          <w14:textFill>
            <w14:solidFill>
              <w14:schemeClr w14:val="tx1"/>
            </w14:solidFill>
          </w14:textFill>
        </w:rPr>
      </w:pPr>
      <w:bookmarkStart w:id="201" w:name="_Toc497315104"/>
      <w:bookmarkStart w:id="202" w:name="_Toc495677449"/>
      <w:bookmarkStart w:id="203" w:name="_Toc107918019"/>
      <w:r>
        <w:rPr>
          <w:rFonts w:hint="eastAsia" w:asciiTheme="minorEastAsia" w:hAnsiTheme="minorEastAsia" w:eastAsiaTheme="minorEastAsia"/>
          <w:color w:val="000000" w:themeColor="text1"/>
          <w:sz w:val="24"/>
          <w:szCs w:val="24"/>
          <w14:textFill>
            <w14:solidFill>
              <w14:schemeClr w14:val="tx1"/>
            </w14:solidFill>
          </w14:textFill>
        </w:rPr>
        <w:t>30</w:t>
      </w:r>
      <w:r>
        <w:rPr>
          <w:rFonts w:asciiTheme="minorEastAsia" w:hAnsiTheme="minorEastAsia" w:eastAsiaTheme="minorEastAsia"/>
          <w:color w:val="000000" w:themeColor="text1"/>
          <w:sz w:val="24"/>
          <w:szCs w:val="24"/>
          <w14:textFill>
            <w14:solidFill>
              <w14:schemeClr w14:val="tx1"/>
            </w14:solidFill>
          </w14:textFill>
        </w:rPr>
        <w:t>．废标情况</w:t>
      </w:r>
      <w:bookmarkEnd w:id="201"/>
      <w:bookmarkEnd w:id="202"/>
      <w:bookmarkEnd w:id="203"/>
    </w:p>
    <w:p w14:paraId="30B50B87">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30</w:t>
      </w:r>
      <w:r>
        <w:rPr>
          <w:rFonts w:asciiTheme="minorEastAsia" w:hAnsiTheme="minorEastAsia" w:eastAsiaTheme="minorEastAsia"/>
          <w:color w:val="000000" w:themeColor="text1"/>
          <w:sz w:val="24"/>
          <w:szCs w:val="24"/>
          <w14:textFill>
            <w14:solidFill>
              <w14:schemeClr w14:val="tx1"/>
            </w14:solidFill>
          </w14:textFill>
        </w:rPr>
        <w:t>.1</w:t>
      </w:r>
      <w:r>
        <w:rPr>
          <w:rFonts w:asciiTheme="minorEastAsia" w:hAnsiTheme="minorEastAsia" w:eastAsiaTheme="minorEastAsia"/>
          <w:color w:val="000000" w:themeColor="text1"/>
          <w:sz w:val="24"/>
          <w:szCs w:val="24"/>
          <w14:textFill>
            <w14:solidFill>
              <w14:schemeClr w14:val="tx1"/>
            </w14:solidFill>
          </w14:textFill>
        </w:rPr>
        <w:tab/>
      </w:r>
      <w:r>
        <w:rPr>
          <w:rFonts w:asciiTheme="minorEastAsia" w:hAnsiTheme="minorEastAsia" w:eastAsiaTheme="minorEastAsia"/>
          <w:color w:val="000000" w:themeColor="text1"/>
          <w:sz w:val="24"/>
          <w:szCs w:val="24"/>
          <w14:textFill>
            <w14:solidFill>
              <w14:schemeClr w14:val="tx1"/>
            </w14:solidFill>
          </w14:textFill>
        </w:rPr>
        <w:t>在采购中，出现下列情形之一的，应予废标：</w:t>
      </w:r>
    </w:p>
    <w:p w14:paraId="4A1F9A8A">
      <w:pPr>
        <w:spacing w:line="360" w:lineRule="auto"/>
        <w:ind w:left="828" w:leftChars="337" w:hanging="120" w:hangingChars="50"/>
        <w:rPr>
          <w:rFonts w:hint="eastAsia" w:asciiTheme="minorEastAsia" w:hAnsiTheme="minorEastAsia" w:eastAsiaTheme="minorEastAsia"/>
          <w:b/>
          <w:color w:val="000000" w:themeColor="text1"/>
          <w:sz w:val="24"/>
          <w:szCs w:val="24"/>
          <w14:textFill>
            <w14:solidFill>
              <w14:schemeClr w14:val="tx1"/>
            </w14:solidFill>
          </w14:textFill>
        </w:rPr>
      </w:pPr>
      <w:r>
        <w:rPr>
          <w:rFonts w:asciiTheme="minorEastAsia" w:hAnsiTheme="minorEastAsia" w:eastAsiaTheme="minorEastAsia"/>
          <w:b/>
          <w:color w:val="000000" w:themeColor="text1"/>
          <w:sz w:val="24"/>
          <w:szCs w:val="24"/>
          <w14:textFill>
            <w14:solidFill>
              <w14:schemeClr w14:val="tx1"/>
            </w14:solidFill>
          </w14:textFill>
        </w:rPr>
        <w:t>（1）符合专业条件的供应商或者对</w:t>
      </w:r>
      <w:r>
        <w:rPr>
          <w:rFonts w:hint="eastAsia" w:asciiTheme="minorEastAsia" w:hAnsiTheme="minorEastAsia" w:eastAsiaTheme="minorEastAsia"/>
          <w:b/>
          <w:color w:val="000000" w:themeColor="text1"/>
          <w:sz w:val="24"/>
          <w:szCs w:val="24"/>
          <w14:textFill>
            <w14:solidFill>
              <w14:schemeClr w14:val="tx1"/>
            </w14:solidFill>
          </w14:textFill>
        </w:rPr>
        <w:t>遴选</w:t>
      </w:r>
      <w:r>
        <w:rPr>
          <w:rFonts w:asciiTheme="minorEastAsia" w:hAnsiTheme="minorEastAsia" w:eastAsiaTheme="minorEastAsia"/>
          <w:b/>
          <w:color w:val="000000" w:themeColor="text1"/>
          <w:sz w:val="24"/>
          <w:szCs w:val="24"/>
          <w14:textFill>
            <w14:solidFill>
              <w14:schemeClr w14:val="tx1"/>
            </w14:solidFill>
          </w14:textFill>
        </w:rPr>
        <w:t>文件作实质响应的供应商不足三家。</w:t>
      </w:r>
    </w:p>
    <w:p w14:paraId="3A9E3797">
      <w:pPr>
        <w:spacing w:line="360" w:lineRule="auto"/>
        <w:ind w:firstLine="708" w:firstLineChars="294"/>
        <w:rPr>
          <w:rFonts w:hint="eastAsia" w:asciiTheme="minorEastAsia" w:hAnsiTheme="minorEastAsia" w:eastAsiaTheme="minorEastAsia"/>
          <w:b/>
          <w:color w:val="000000" w:themeColor="text1"/>
          <w:sz w:val="24"/>
          <w:szCs w:val="24"/>
          <w14:textFill>
            <w14:solidFill>
              <w14:schemeClr w14:val="tx1"/>
            </w14:solidFill>
          </w14:textFill>
        </w:rPr>
      </w:pPr>
      <w:r>
        <w:rPr>
          <w:rFonts w:asciiTheme="minorEastAsia" w:hAnsiTheme="minorEastAsia" w:eastAsiaTheme="minorEastAsia"/>
          <w:b/>
          <w:color w:val="000000" w:themeColor="text1"/>
          <w:sz w:val="24"/>
          <w:szCs w:val="24"/>
          <w14:textFill>
            <w14:solidFill>
              <w14:schemeClr w14:val="tx1"/>
            </w14:solidFill>
          </w14:textFill>
        </w:rPr>
        <w:t>（2）出现影响采购公正的违法、违规行为的。</w:t>
      </w:r>
    </w:p>
    <w:p w14:paraId="1F9A7D2C">
      <w:pPr>
        <w:spacing w:line="360" w:lineRule="auto"/>
        <w:ind w:firstLine="708" w:firstLineChars="294"/>
        <w:rPr>
          <w:rFonts w:hint="eastAsia" w:asciiTheme="minorEastAsia" w:hAnsiTheme="minorEastAsia" w:eastAsiaTheme="minorEastAsia"/>
          <w:b/>
          <w:color w:val="000000" w:themeColor="text1"/>
          <w:sz w:val="24"/>
          <w:szCs w:val="24"/>
          <w14:textFill>
            <w14:solidFill>
              <w14:schemeClr w14:val="tx1"/>
            </w14:solidFill>
          </w14:textFill>
        </w:rPr>
      </w:pPr>
      <w:r>
        <w:rPr>
          <w:rFonts w:asciiTheme="minorEastAsia" w:hAnsiTheme="minorEastAsia" w:eastAsiaTheme="minorEastAsia"/>
          <w:b/>
          <w:color w:val="000000" w:themeColor="text1"/>
          <w:sz w:val="24"/>
          <w:szCs w:val="24"/>
          <w14:textFill>
            <w14:solidFill>
              <w14:schemeClr w14:val="tx1"/>
            </w14:solidFill>
          </w14:textFill>
        </w:rPr>
        <w:t>（3）供应商的报价均超过了采购预算，</w:t>
      </w:r>
      <w:r>
        <w:rPr>
          <w:rFonts w:hint="eastAsia" w:asciiTheme="minorEastAsia" w:hAnsiTheme="minorEastAsia" w:eastAsiaTheme="minorEastAsia"/>
          <w:b/>
          <w:color w:val="000000" w:themeColor="text1"/>
          <w:sz w:val="24"/>
          <w:szCs w:val="24"/>
          <w14:textFill>
            <w14:solidFill>
              <w14:schemeClr w14:val="tx1"/>
            </w14:solidFill>
          </w14:textFill>
        </w:rPr>
        <w:t>遴选人</w:t>
      </w:r>
      <w:r>
        <w:rPr>
          <w:rFonts w:asciiTheme="minorEastAsia" w:hAnsiTheme="minorEastAsia" w:eastAsiaTheme="minorEastAsia"/>
          <w:b/>
          <w:color w:val="000000" w:themeColor="text1"/>
          <w:sz w:val="24"/>
          <w:szCs w:val="24"/>
          <w14:textFill>
            <w14:solidFill>
              <w14:schemeClr w14:val="tx1"/>
            </w14:solidFill>
          </w14:textFill>
        </w:rPr>
        <w:t>不能支付的。</w:t>
      </w:r>
    </w:p>
    <w:p w14:paraId="69B79CB5">
      <w:pPr>
        <w:spacing w:line="360" w:lineRule="auto"/>
        <w:ind w:firstLine="708" w:firstLineChars="294"/>
        <w:rPr>
          <w:rFonts w:hint="eastAsia" w:asciiTheme="minorEastAsia" w:hAnsiTheme="minorEastAsia" w:eastAsiaTheme="minorEastAsia"/>
          <w:b/>
          <w:color w:val="000000" w:themeColor="text1"/>
          <w:sz w:val="24"/>
          <w:szCs w:val="24"/>
          <w14:textFill>
            <w14:solidFill>
              <w14:schemeClr w14:val="tx1"/>
            </w14:solidFill>
          </w14:textFill>
        </w:rPr>
      </w:pPr>
      <w:r>
        <w:rPr>
          <w:rFonts w:asciiTheme="minorEastAsia" w:hAnsiTheme="minorEastAsia" w:eastAsiaTheme="minorEastAsia"/>
          <w:b/>
          <w:color w:val="000000" w:themeColor="text1"/>
          <w:sz w:val="24"/>
          <w:szCs w:val="24"/>
          <w14:textFill>
            <w14:solidFill>
              <w14:schemeClr w14:val="tx1"/>
            </w14:solidFill>
          </w14:textFill>
        </w:rPr>
        <w:t>（4）因重大变故，采购任务取消的。</w:t>
      </w:r>
    </w:p>
    <w:bookmarkEnd w:id="17"/>
    <w:p w14:paraId="54BEBE2F">
      <w:pPr>
        <w:pStyle w:val="3"/>
        <w:spacing w:before="0" w:line="360" w:lineRule="auto"/>
        <w:jc w:val="center"/>
        <w:rPr>
          <w:rFonts w:hint="eastAsia" w:asciiTheme="minorEastAsia" w:hAnsiTheme="minorEastAsia" w:eastAsiaTheme="minorEastAsia"/>
          <w:color w:val="000000" w:themeColor="text1"/>
          <w:sz w:val="28"/>
          <w:szCs w:val="28"/>
          <w14:textFill>
            <w14:solidFill>
              <w14:schemeClr w14:val="tx1"/>
            </w14:solidFill>
          </w14:textFill>
        </w:rPr>
      </w:pPr>
      <w:r>
        <w:rPr>
          <w:rFonts w:asciiTheme="minorEastAsia" w:hAnsiTheme="minorEastAsia" w:eastAsiaTheme="minorEastAsia"/>
          <w:b w:val="0"/>
          <w:color w:val="000000" w:themeColor="text1"/>
          <w:sz w:val="28"/>
          <w:szCs w:val="28"/>
          <w14:textFill>
            <w14:solidFill>
              <w14:schemeClr w14:val="tx1"/>
            </w14:solidFill>
          </w14:textFill>
        </w:rPr>
        <w:br w:type="page"/>
      </w:r>
      <w:bookmarkStart w:id="204" w:name="_Toc399769486"/>
      <w:bookmarkStart w:id="205" w:name="_Toc107918020"/>
      <w:bookmarkStart w:id="206" w:name="_Toc497315105"/>
      <w:bookmarkStart w:id="207" w:name="_Toc495677450"/>
      <w:commentRangeStart w:id="7"/>
      <w:r>
        <w:rPr>
          <w:rFonts w:asciiTheme="minorEastAsia" w:hAnsiTheme="minorEastAsia" w:eastAsiaTheme="minorEastAsia"/>
          <w:color w:val="000000" w:themeColor="text1"/>
          <w:sz w:val="28"/>
          <w:szCs w:val="28"/>
          <w14:textFill>
            <w14:solidFill>
              <w14:schemeClr w14:val="tx1"/>
            </w14:solidFill>
          </w14:textFill>
        </w:rPr>
        <w:t>第四章</w:t>
      </w:r>
      <w:bookmarkEnd w:id="204"/>
      <w:r>
        <w:rPr>
          <w:rFonts w:hint="eastAsia" w:asciiTheme="minorEastAsia" w:hAnsiTheme="minorEastAsia" w:eastAsiaTheme="minorEastAsia"/>
          <w:color w:val="000000" w:themeColor="text1"/>
          <w:sz w:val="28"/>
          <w:szCs w:val="28"/>
          <w14:textFill>
            <w14:solidFill>
              <w14:schemeClr w14:val="tx1"/>
            </w14:solidFill>
          </w14:textFill>
        </w:rPr>
        <w:t xml:space="preserve"> 采购需求</w:t>
      </w:r>
      <w:commentRangeEnd w:id="7"/>
      <w:r>
        <w:commentReference w:id="7"/>
      </w:r>
      <w:bookmarkEnd w:id="205"/>
      <w:bookmarkEnd w:id="206"/>
      <w:bookmarkEnd w:id="207"/>
    </w:p>
    <w:p w14:paraId="35428007">
      <w:pPr>
        <w:keepNext/>
        <w:keepLines/>
        <w:widowControl/>
        <w:numPr>
          <w:ilvl w:val="0"/>
          <w:numId w:val="6"/>
        </w:numPr>
        <w:adjustRightInd w:val="0"/>
        <w:spacing w:after="0" w:line="360" w:lineRule="auto"/>
        <w:ind w:firstLine="0"/>
        <w:textAlignment w:val="baseline"/>
        <w:outlineLvl w:val="1"/>
        <w:rPr>
          <w:rFonts w:hint="eastAsia" w:ascii="宋体" w:hAnsi="宋体" w:cs="宋体"/>
          <w:b/>
          <w:sz w:val="24"/>
          <w:szCs w:val="24"/>
        </w:rPr>
      </w:pPr>
      <w:r>
        <w:rPr>
          <w:rFonts w:hint="eastAsia" w:ascii="宋体" w:hAnsi="宋体" w:cs="宋体"/>
          <w:color w:val="000000" w:themeColor="text1"/>
          <w:sz w:val="24"/>
          <w:szCs w:val="24"/>
          <w14:textFill>
            <w14:solidFill>
              <w14:schemeClr w14:val="tx1"/>
            </w14:solidFill>
          </w14:textFill>
        </w:rPr>
        <w:t xml:space="preserve">  </w:t>
      </w:r>
      <w:r>
        <w:rPr>
          <w:rFonts w:hint="eastAsia" w:ascii="宋体" w:hAnsi="宋体" w:cs="宋体"/>
          <w:b/>
          <w:kern w:val="0"/>
          <w:sz w:val="24"/>
          <w:szCs w:val="24"/>
          <w:lang w:bidi="ar"/>
        </w:rPr>
        <w:t>项目概述</w:t>
      </w:r>
    </w:p>
    <w:p w14:paraId="53E30853">
      <w:pPr>
        <w:pStyle w:val="200"/>
        <w:spacing w:line="360" w:lineRule="auto"/>
        <w:ind w:firstLine="480" w:firstLineChars="200"/>
        <w:jc w:val="both"/>
        <w:rPr>
          <w:rFonts w:hint="eastAsia" w:ascii="宋体" w:hAnsi="宋体" w:cs="宋体"/>
          <w:sz w:val="24"/>
          <w:szCs w:val="24"/>
        </w:rPr>
      </w:pPr>
      <w:r>
        <w:rPr>
          <w:rFonts w:hint="eastAsia" w:ascii="宋体" w:hAnsi="宋体" w:cs="宋体"/>
          <w:sz w:val="24"/>
          <w:szCs w:val="24"/>
        </w:rPr>
        <w:t>在当前法治社会建设不断深入的背景下，提升执法透明度与规范性已成为公安机关执法工作的核心要求之一。北京市公安局昌平分局作为维护区域社会治安稳定的重要力量，始终致力于通过科技创新手段优化执法流程，强化执法监督。然而，针对当前治安接待室在接报案过程中存在的视音频记录不完善、信息关联性不强、监督效率不高等问题，亟需引入先进的信息技术手段，实现接报案工作的全流程智能化升级，进一步提升执法效能和服务质量。</w:t>
      </w:r>
    </w:p>
    <w:p w14:paraId="038705F7">
      <w:pPr>
        <w:pStyle w:val="200"/>
        <w:spacing w:line="360" w:lineRule="auto"/>
        <w:ind w:firstLine="480" w:firstLineChars="200"/>
        <w:jc w:val="both"/>
        <w:rPr>
          <w:rFonts w:hint="eastAsia" w:ascii="宋体" w:hAnsi="宋体" w:cs="宋体"/>
          <w:sz w:val="24"/>
          <w:szCs w:val="24"/>
        </w:rPr>
      </w:pPr>
      <w:r>
        <w:rPr>
          <w:rFonts w:hint="eastAsia" w:ascii="宋体" w:hAnsi="宋体" w:cs="宋体"/>
          <w:sz w:val="24"/>
          <w:szCs w:val="24"/>
        </w:rPr>
        <w:t>系统通过部署语音识别、视频转码、一体机等设备，实现报警人自助报案与语音结构化处理，并与分局随身财物系统无缝衔接，实现系统入口，提升工作效率与准确性，规范民警操作，支撑“红线分析”等上级监督要求，最终推动接警等业务环节向流程闭环化、数据智能化、安全可追溯的方向转型。</w:t>
      </w:r>
    </w:p>
    <w:p w14:paraId="1721531C">
      <w:pPr>
        <w:pStyle w:val="200"/>
        <w:spacing w:line="360" w:lineRule="auto"/>
        <w:ind w:firstLine="480" w:firstLineChars="200"/>
        <w:jc w:val="both"/>
        <w:rPr>
          <w:rFonts w:hint="eastAsia" w:ascii="宋体" w:hAnsi="宋体" w:cs="宋体"/>
          <w:sz w:val="24"/>
          <w:szCs w:val="24"/>
        </w:rPr>
      </w:pPr>
    </w:p>
    <w:p w14:paraId="59B6984E">
      <w:pPr>
        <w:keepNext/>
        <w:keepLines/>
        <w:widowControl/>
        <w:numPr>
          <w:ilvl w:val="0"/>
          <w:numId w:val="6"/>
        </w:numPr>
        <w:adjustRightInd w:val="0"/>
        <w:spacing w:after="0" w:line="360" w:lineRule="auto"/>
        <w:ind w:firstLine="0"/>
        <w:textAlignment w:val="baseline"/>
        <w:outlineLvl w:val="1"/>
        <w:rPr>
          <w:rFonts w:hint="eastAsia" w:ascii="宋体" w:hAnsi="宋体" w:cs="宋体"/>
          <w:b/>
          <w:kern w:val="0"/>
          <w:sz w:val="24"/>
          <w:szCs w:val="24"/>
        </w:rPr>
      </w:pPr>
      <w:r>
        <w:rPr>
          <w:rFonts w:hint="eastAsia" w:ascii="宋体" w:hAnsi="宋体" w:cs="宋体"/>
          <w:b/>
          <w:kern w:val="0"/>
          <w:sz w:val="24"/>
          <w:szCs w:val="24"/>
        </w:rPr>
        <w:t>项目建设总体要求</w:t>
      </w:r>
    </w:p>
    <w:p w14:paraId="738B95B8">
      <w:pPr>
        <w:pStyle w:val="201"/>
        <w:spacing w:after="0" w:line="360" w:lineRule="auto"/>
        <w:ind w:left="0" w:leftChars="0" w:firstLine="480"/>
        <w:rPr>
          <w:rFonts w:hint="eastAsia" w:ascii="宋体" w:hAnsi="宋体" w:eastAsia="宋体" w:cs="宋体"/>
          <w:bCs/>
          <w:sz w:val="24"/>
          <w:szCs w:val="24"/>
        </w:rPr>
      </w:pPr>
      <w:r>
        <w:rPr>
          <w:rFonts w:hint="eastAsia" w:ascii="宋体" w:hAnsi="宋体" w:eastAsia="宋体" w:cs="宋体"/>
          <w:bCs/>
          <w:sz w:val="24"/>
          <w:szCs w:val="24"/>
        </w:rPr>
        <w:t>需实现以下业务功能，并预留标准化接口，确保系统具备与人脸识别系统、监控系统等进行对接能力。</w:t>
      </w:r>
    </w:p>
    <w:p w14:paraId="0BAD90B5">
      <w:pPr>
        <w:pStyle w:val="40"/>
        <w:numPr>
          <w:ilvl w:val="0"/>
          <w:numId w:val="7"/>
        </w:numPr>
        <w:spacing w:beforeAutospacing="0" w:afterAutospacing="0" w:line="360" w:lineRule="auto"/>
        <w:ind w:left="-480" w:firstLine="1024" w:firstLineChars="427"/>
        <w:textAlignment w:val="baseline"/>
        <w:outlineLvl w:val="2"/>
        <w:rPr>
          <w:rFonts w:hint="eastAsia" w:cs="宋体"/>
          <w:color w:val="auto"/>
          <w:lang w:bidi="ar"/>
        </w:rPr>
      </w:pPr>
      <w:r>
        <w:rPr>
          <w:rFonts w:hint="eastAsia" w:cs="宋体"/>
          <w:color w:val="auto"/>
          <w:lang w:bidi="ar"/>
        </w:rPr>
        <w:t>语音识别模块</w:t>
      </w:r>
    </w:p>
    <w:p w14:paraId="7C2252BE">
      <w:pPr>
        <w:pStyle w:val="40"/>
        <w:spacing w:beforeAutospacing="0" w:afterAutospacing="0" w:line="360" w:lineRule="auto"/>
        <w:ind w:firstLine="480" w:firstLineChars="200"/>
        <w:textAlignment w:val="baseline"/>
        <w:rPr>
          <w:rFonts w:hint="eastAsia" w:cs="宋体"/>
          <w:color w:val="auto"/>
          <w:lang w:bidi="ar"/>
        </w:rPr>
      </w:pPr>
      <w:r>
        <w:rPr>
          <w:rFonts w:hint="eastAsia" w:cs="宋体"/>
          <w:color w:val="auto"/>
          <w:lang w:bidi="ar"/>
        </w:rPr>
        <w:t>接报案室智能化语音识别模块，能够实时转录接报警过程中的对话内容并转换为可检索的文字记录；系统识别率≥85%（以普通话为主）；需在次日完成前一天所有记录的转录。</w:t>
      </w:r>
    </w:p>
    <w:p w14:paraId="5E2479EC">
      <w:pPr>
        <w:pStyle w:val="40"/>
        <w:numPr>
          <w:ilvl w:val="0"/>
          <w:numId w:val="7"/>
        </w:numPr>
        <w:spacing w:beforeAutospacing="0" w:afterAutospacing="0" w:line="360" w:lineRule="auto"/>
        <w:ind w:left="-480" w:firstLine="1024" w:firstLineChars="427"/>
        <w:textAlignment w:val="baseline"/>
        <w:outlineLvl w:val="2"/>
        <w:rPr>
          <w:rFonts w:hint="eastAsia" w:cs="宋体"/>
          <w:color w:val="auto"/>
          <w:lang w:bidi="ar"/>
        </w:rPr>
      </w:pPr>
      <w:r>
        <w:rPr>
          <w:rFonts w:hint="eastAsia" w:cs="宋体"/>
          <w:color w:val="auto"/>
          <w:lang w:bidi="ar"/>
        </w:rPr>
        <w:t>视频转码模块</w:t>
      </w:r>
    </w:p>
    <w:p w14:paraId="1826DBF4">
      <w:pPr>
        <w:pStyle w:val="40"/>
        <w:spacing w:beforeAutospacing="0" w:afterAutospacing="0" w:line="360" w:lineRule="auto"/>
        <w:ind w:firstLine="480" w:firstLineChars="200"/>
        <w:textAlignment w:val="baseline"/>
        <w:rPr>
          <w:rFonts w:hint="eastAsia" w:cs="宋体"/>
          <w:color w:val="auto"/>
          <w:lang w:bidi="ar"/>
        </w:rPr>
      </w:pPr>
      <w:r>
        <w:rPr>
          <w:rFonts w:hint="eastAsia" w:cs="宋体"/>
          <w:color w:val="auto"/>
          <w:lang w:bidi="ar"/>
        </w:rPr>
        <w:t>对所有接报案室摄像头的对应接警有关视频进行下载和转码，可无插件播放，便于监督；需在次日完成前一天所有记录的转码。</w:t>
      </w:r>
    </w:p>
    <w:p w14:paraId="55D9451E">
      <w:pPr>
        <w:pStyle w:val="40"/>
        <w:numPr>
          <w:ilvl w:val="0"/>
          <w:numId w:val="7"/>
        </w:numPr>
        <w:spacing w:beforeAutospacing="0" w:afterAutospacing="0" w:line="360" w:lineRule="auto"/>
        <w:ind w:left="-480" w:firstLine="1024" w:firstLineChars="427"/>
        <w:textAlignment w:val="baseline"/>
        <w:outlineLvl w:val="2"/>
        <w:rPr>
          <w:rFonts w:hint="eastAsia" w:cs="宋体"/>
          <w:color w:val="auto"/>
          <w:lang w:bidi="ar"/>
        </w:rPr>
      </w:pPr>
      <w:r>
        <w:rPr>
          <w:rFonts w:hint="eastAsia" w:cs="宋体"/>
          <w:color w:val="auto"/>
          <w:lang w:bidi="ar"/>
        </w:rPr>
        <w:t>关键字检索和异常提醒模块</w:t>
      </w:r>
    </w:p>
    <w:p w14:paraId="211CBC6A">
      <w:pPr>
        <w:pStyle w:val="40"/>
        <w:spacing w:beforeAutospacing="0" w:afterAutospacing="0" w:line="360" w:lineRule="auto"/>
        <w:ind w:firstLine="480" w:firstLineChars="200"/>
        <w:textAlignment w:val="baseline"/>
        <w:rPr>
          <w:rFonts w:hint="eastAsia" w:cs="宋体"/>
          <w:color w:val="auto"/>
          <w:lang w:bidi="ar"/>
        </w:rPr>
      </w:pPr>
      <w:r>
        <w:rPr>
          <w:rFonts w:hint="eastAsia" w:cs="宋体"/>
          <w:color w:val="auto"/>
          <w:lang w:bidi="ar"/>
        </w:rPr>
        <w:t>具备关键字检索功能，使监督人员能够快速定位关键信息，并能提醒预警。</w:t>
      </w:r>
    </w:p>
    <w:p w14:paraId="0EEDF1F4">
      <w:pPr>
        <w:pStyle w:val="40"/>
        <w:numPr>
          <w:ilvl w:val="0"/>
          <w:numId w:val="7"/>
        </w:numPr>
        <w:spacing w:beforeAutospacing="0" w:afterAutospacing="0" w:line="360" w:lineRule="auto"/>
        <w:ind w:left="-480" w:firstLine="1024" w:firstLineChars="427"/>
        <w:textAlignment w:val="baseline"/>
        <w:outlineLvl w:val="2"/>
        <w:rPr>
          <w:rFonts w:hint="eastAsia" w:cs="宋体"/>
          <w:color w:val="auto"/>
          <w:lang w:bidi="ar"/>
        </w:rPr>
      </w:pPr>
      <w:r>
        <w:rPr>
          <w:rFonts w:hint="eastAsia" w:cs="宋体"/>
          <w:color w:val="auto"/>
          <w:lang w:bidi="ar"/>
        </w:rPr>
        <w:t>人工智能分析模块</w:t>
      </w:r>
    </w:p>
    <w:p w14:paraId="05411808">
      <w:pPr>
        <w:pStyle w:val="40"/>
        <w:spacing w:beforeAutospacing="0" w:afterAutospacing="0" w:line="360" w:lineRule="auto"/>
        <w:ind w:firstLine="480" w:firstLineChars="200"/>
        <w:textAlignment w:val="baseline"/>
        <w:rPr>
          <w:rFonts w:hint="eastAsia" w:cs="宋体"/>
          <w:color w:val="auto"/>
          <w:lang w:bidi="ar"/>
        </w:rPr>
      </w:pPr>
      <w:r>
        <w:rPr>
          <w:rFonts w:hint="eastAsia" w:cs="宋体"/>
          <w:color w:val="auto"/>
          <w:lang w:bidi="ar"/>
        </w:rPr>
        <w:t xml:space="preserve">利用人工智能技术进行模型分析，包括事主拿来的判决书、不予起诉意见书等，可自动识别并提取物品类型、物品数量、处置情况等信息，实现快速处理。  </w:t>
      </w:r>
    </w:p>
    <w:p w14:paraId="363B77A2">
      <w:pPr>
        <w:pStyle w:val="40"/>
        <w:numPr>
          <w:ilvl w:val="0"/>
          <w:numId w:val="7"/>
        </w:numPr>
        <w:spacing w:beforeAutospacing="0" w:afterAutospacing="0" w:line="360" w:lineRule="auto"/>
        <w:ind w:left="-480" w:firstLine="1024" w:firstLineChars="427"/>
        <w:textAlignment w:val="baseline"/>
        <w:outlineLvl w:val="2"/>
        <w:rPr>
          <w:rFonts w:hint="eastAsia" w:cs="宋体"/>
          <w:color w:val="auto"/>
          <w:lang w:bidi="ar"/>
        </w:rPr>
      </w:pPr>
      <w:r>
        <w:rPr>
          <w:rFonts w:hint="eastAsia" w:cs="宋体"/>
          <w:color w:val="auto"/>
          <w:lang w:bidi="ar"/>
        </w:rPr>
        <w:t>综合查询和监督模块</w:t>
      </w:r>
    </w:p>
    <w:p w14:paraId="38492456">
      <w:pPr>
        <w:pStyle w:val="40"/>
        <w:spacing w:beforeAutospacing="0" w:afterAutospacing="0" w:line="360" w:lineRule="auto"/>
        <w:ind w:firstLine="480" w:firstLineChars="200"/>
        <w:textAlignment w:val="baseline"/>
        <w:rPr>
          <w:rFonts w:hint="eastAsia" w:cs="宋体"/>
          <w:color w:val="auto"/>
          <w:lang w:bidi="ar"/>
        </w:rPr>
      </w:pPr>
      <w:r>
        <w:rPr>
          <w:rFonts w:hint="eastAsia" w:cs="宋体"/>
          <w:color w:val="auto"/>
          <w:lang w:bidi="ar"/>
        </w:rPr>
        <w:t>针对文字、音频、视频进行综合查询，并根据异常进行监督。</w:t>
      </w:r>
    </w:p>
    <w:p w14:paraId="3B8DF552">
      <w:pPr>
        <w:keepNext/>
        <w:keepLines/>
        <w:widowControl/>
        <w:numPr>
          <w:ilvl w:val="255"/>
          <w:numId w:val="0"/>
        </w:numPr>
        <w:adjustRightInd w:val="0"/>
        <w:spacing w:after="0" w:line="360" w:lineRule="auto"/>
        <w:ind w:left="210"/>
        <w:textAlignment w:val="baseline"/>
        <w:rPr>
          <w:rFonts w:hint="eastAsia" w:ascii="宋体" w:hAnsi="宋体" w:cs="宋体"/>
          <w:b/>
          <w:kern w:val="0"/>
          <w:sz w:val="24"/>
          <w:szCs w:val="24"/>
        </w:rPr>
      </w:pPr>
    </w:p>
    <w:p w14:paraId="284ACBBB">
      <w:pPr>
        <w:keepNext/>
        <w:keepLines/>
        <w:widowControl/>
        <w:numPr>
          <w:ilvl w:val="0"/>
          <w:numId w:val="6"/>
        </w:numPr>
        <w:adjustRightInd w:val="0"/>
        <w:spacing w:after="0" w:line="360" w:lineRule="auto"/>
        <w:ind w:firstLine="0"/>
        <w:textAlignment w:val="baseline"/>
        <w:outlineLvl w:val="1"/>
        <w:rPr>
          <w:rFonts w:hint="eastAsia" w:ascii="宋体" w:hAnsi="宋体" w:cs="宋体"/>
          <w:b/>
          <w:kern w:val="0"/>
          <w:sz w:val="24"/>
          <w:szCs w:val="24"/>
        </w:rPr>
      </w:pPr>
      <w:r>
        <w:rPr>
          <w:rFonts w:hint="eastAsia" w:ascii="宋体" w:hAnsi="宋体" w:cs="宋体"/>
          <w:b/>
          <w:kern w:val="0"/>
          <w:sz w:val="24"/>
          <w:szCs w:val="24"/>
          <w:lang w:bidi="ar"/>
        </w:rPr>
        <w:t>采购清单</w:t>
      </w:r>
      <w:ins w:id="0" w:author="bwtc" w:date="2025-10-28T15:07:00Z">
        <w:r>
          <w:rPr>
            <w:rFonts w:hint="eastAsia" w:ascii="宋体" w:hAnsi="宋体" w:cs="宋体"/>
            <w:b/>
            <w:kern w:val="0"/>
            <w:sz w:val="24"/>
            <w:szCs w:val="24"/>
            <w:lang w:bidi="ar"/>
          </w:rPr>
          <w:t>（本项目不接受进口产品）</w:t>
        </w:r>
      </w:ins>
    </w:p>
    <w:p w14:paraId="42148414">
      <w:pPr>
        <w:widowControl/>
        <w:numPr>
          <w:ilvl w:val="0"/>
          <w:numId w:val="8"/>
        </w:numPr>
        <w:spacing w:after="0" w:line="360" w:lineRule="auto"/>
        <w:ind w:left="422" w:leftChars="201"/>
        <w:outlineLvl w:val="2"/>
        <w:rPr>
          <w:rFonts w:hint="eastAsia" w:ascii="宋体" w:hAnsi="宋体" w:cs="宋体"/>
          <w:sz w:val="24"/>
          <w:szCs w:val="24"/>
        </w:rPr>
      </w:pPr>
      <w:r>
        <w:rPr>
          <w:rFonts w:hint="eastAsia" w:ascii="宋体" w:hAnsi="宋体" w:cs="宋体"/>
          <w:b/>
          <w:bCs/>
          <w:sz w:val="24"/>
          <w:szCs w:val="24"/>
          <w:lang w:bidi="ar"/>
        </w:rPr>
        <w:t>机房采购部分</w:t>
      </w:r>
    </w:p>
    <w:tbl>
      <w:tblPr>
        <w:tblStyle w:val="45"/>
        <w:tblW w:w="8860" w:type="dxa"/>
        <w:tblInd w:w="0" w:type="dxa"/>
        <w:tblLayout w:type="fixed"/>
        <w:tblCellMar>
          <w:top w:w="0" w:type="dxa"/>
          <w:left w:w="108" w:type="dxa"/>
          <w:bottom w:w="0" w:type="dxa"/>
          <w:right w:w="108" w:type="dxa"/>
        </w:tblCellMar>
      </w:tblPr>
      <w:tblGrid>
        <w:gridCol w:w="638"/>
        <w:gridCol w:w="1223"/>
        <w:gridCol w:w="6361"/>
        <w:gridCol w:w="638"/>
      </w:tblGrid>
      <w:tr w14:paraId="63068DFB">
        <w:tblPrEx>
          <w:tblCellMar>
            <w:top w:w="0" w:type="dxa"/>
            <w:left w:w="108" w:type="dxa"/>
            <w:bottom w:w="0" w:type="dxa"/>
            <w:right w:w="108" w:type="dxa"/>
          </w:tblCellMar>
        </w:tblPrEx>
        <w:trPr>
          <w:trHeight w:val="506" w:hRule="atLeast"/>
        </w:trPr>
        <w:tc>
          <w:tcPr>
            <w:tcW w:w="638" w:type="dxa"/>
            <w:tcBorders>
              <w:top w:val="single" w:color="000000" w:sz="4" w:space="0"/>
              <w:left w:val="single" w:color="000000" w:sz="4" w:space="0"/>
              <w:bottom w:val="single" w:color="000000" w:sz="4" w:space="0"/>
              <w:right w:val="single" w:color="000000" w:sz="4" w:space="0"/>
            </w:tcBorders>
            <w:vAlign w:val="center"/>
          </w:tcPr>
          <w:p w14:paraId="349C9D15">
            <w:pPr>
              <w:widowControl/>
              <w:spacing w:line="360" w:lineRule="auto"/>
              <w:jc w:val="center"/>
              <w:textAlignment w:val="center"/>
              <w:rPr>
                <w:rFonts w:hint="eastAsia" w:ascii="宋体" w:hAnsi="宋体" w:cs="宋体"/>
                <w:sz w:val="24"/>
                <w:szCs w:val="24"/>
              </w:rPr>
            </w:pPr>
            <w:r>
              <w:rPr>
                <w:rFonts w:hint="eastAsia" w:ascii="宋体" w:hAnsi="宋体" w:cs="宋体"/>
                <w:b/>
                <w:bCs/>
                <w:kern w:val="0"/>
                <w:sz w:val="24"/>
                <w:szCs w:val="24"/>
                <w:lang w:bidi="ar"/>
              </w:rPr>
              <w:t>序号</w:t>
            </w:r>
          </w:p>
        </w:tc>
        <w:tc>
          <w:tcPr>
            <w:tcW w:w="1223" w:type="dxa"/>
            <w:tcBorders>
              <w:top w:val="single" w:color="000000" w:sz="4" w:space="0"/>
              <w:left w:val="single" w:color="000000" w:sz="4" w:space="0"/>
              <w:bottom w:val="single" w:color="000000" w:sz="4" w:space="0"/>
              <w:right w:val="single" w:color="000000" w:sz="4" w:space="0"/>
            </w:tcBorders>
            <w:vAlign w:val="center"/>
          </w:tcPr>
          <w:p w14:paraId="3E5C6971">
            <w:pPr>
              <w:widowControl/>
              <w:spacing w:line="360" w:lineRule="auto"/>
              <w:jc w:val="center"/>
              <w:textAlignment w:val="center"/>
              <w:rPr>
                <w:rFonts w:hint="eastAsia" w:ascii="宋体" w:hAnsi="宋体" w:cs="宋体"/>
                <w:b/>
                <w:bCs/>
                <w:sz w:val="24"/>
                <w:szCs w:val="24"/>
              </w:rPr>
            </w:pPr>
            <w:r>
              <w:rPr>
                <w:rFonts w:hint="eastAsia" w:ascii="宋体" w:hAnsi="宋体" w:cs="宋体"/>
                <w:b/>
                <w:bCs/>
                <w:kern w:val="0"/>
                <w:sz w:val="24"/>
                <w:szCs w:val="24"/>
                <w:lang w:bidi="ar"/>
              </w:rPr>
              <w:t>设备名称</w:t>
            </w:r>
          </w:p>
        </w:tc>
        <w:tc>
          <w:tcPr>
            <w:tcW w:w="6361" w:type="dxa"/>
            <w:tcBorders>
              <w:top w:val="single" w:color="000000" w:sz="4" w:space="0"/>
              <w:left w:val="single" w:color="000000" w:sz="4" w:space="0"/>
              <w:bottom w:val="single" w:color="000000" w:sz="4" w:space="0"/>
              <w:right w:val="single" w:color="000000" w:sz="4" w:space="0"/>
            </w:tcBorders>
            <w:vAlign w:val="center"/>
          </w:tcPr>
          <w:p w14:paraId="1240C004">
            <w:pPr>
              <w:widowControl/>
              <w:spacing w:line="360" w:lineRule="auto"/>
              <w:jc w:val="center"/>
              <w:textAlignment w:val="center"/>
              <w:rPr>
                <w:rFonts w:hint="eastAsia" w:ascii="宋体" w:hAnsi="宋体" w:cs="宋体"/>
                <w:b/>
                <w:bCs/>
                <w:sz w:val="24"/>
                <w:szCs w:val="24"/>
              </w:rPr>
            </w:pPr>
            <w:r>
              <w:rPr>
                <w:rFonts w:hint="eastAsia" w:ascii="宋体" w:hAnsi="宋体" w:cs="宋体"/>
                <w:b/>
                <w:bCs/>
                <w:kern w:val="0"/>
                <w:sz w:val="24"/>
                <w:szCs w:val="24"/>
                <w:lang w:bidi="ar"/>
              </w:rPr>
              <w:t>主要性能指标</w:t>
            </w:r>
          </w:p>
        </w:tc>
        <w:tc>
          <w:tcPr>
            <w:tcW w:w="638" w:type="dxa"/>
            <w:tcBorders>
              <w:top w:val="single" w:color="000000" w:sz="4" w:space="0"/>
              <w:left w:val="single" w:color="000000" w:sz="4" w:space="0"/>
              <w:bottom w:val="single" w:color="000000" w:sz="4" w:space="0"/>
              <w:right w:val="single" w:color="000000" w:sz="4" w:space="0"/>
            </w:tcBorders>
            <w:vAlign w:val="center"/>
          </w:tcPr>
          <w:p w14:paraId="21234965">
            <w:pPr>
              <w:widowControl/>
              <w:spacing w:line="360" w:lineRule="auto"/>
              <w:jc w:val="center"/>
              <w:textAlignment w:val="center"/>
              <w:rPr>
                <w:rFonts w:hint="eastAsia" w:ascii="宋体" w:hAnsi="宋体" w:cs="宋体"/>
                <w:b/>
                <w:bCs/>
                <w:sz w:val="24"/>
                <w:szCs w:val="24"/>
              </w:rPr>
            </w:pPr>
            <w:r>
              <w:rPr>
                <w:rFonts w:hint="eastAsia" w:ascii="宋体" w:hAnsi="宋体" w:cs="宋体"/>
                <w:b/>
                <w:bCs/>
                <w:kern w:val="0"/>
                <w:sz w:val="24"/>
                <w:szCs w:val="24"/>
                <w:lang w:bidi="ar"/>
              </w:rPr>
              <w:t>数量</w:t>
            </w:r>
          </w:p>
        </w:tc>
      </w:tr>
      <w:tr w14:paraId="5E78BB3C">
        <w:tblPrEx>
          <w:tblCellMar>
            <w:top w:w="0" w:type="dxa"/>
            <w:left w:w="108" w:type="dxa"/>
            <w:bottom w:w="0" w:type="dxa"/>
            <w:right w:w="108" w:type="dxa"/>
          </w:tblCellMar>
        </w:tblPrEx>
        <w:tc>
          <w:tcPr>
            <w:tcW w:w="638" w:type="dxa"/>
            <w:tcBorders>
              <w:top w:val="single" w:color="000000" w:sz="4" w:space="0"/>
              <w:left w:val="single" w:color="000000" w:sz="4" w:space="0"/>
              <w:bottom w:val="single" w:color="000000" w:sz="4" w:space="0"/>
              <w:right w:val="single" w:color="000000" w:sz="4" w:space="0"/>
            </w:tcBorders>
            <w:vAlign w:val="center"/>
          </w:tcPr>
          <w:p w14:paraId="6C62743C">
            <w:pPr>
              <w:widowControl/>
              <w:spacing w:line="360" w:lineRule="auto"/>
              <w:jc w:val="center"/>
              <w:textAlignment w:val="center"/>
              <w:rPr>
                <w:rFonts w:hint="eastAsia" w:ascii="宋体" w:hAnsi="宋体" w:cs="宋体"/>
                <w:kern w:val="0"/>
                <w:sz w:val="24"/>
                <w:szCs w:val="24"/>
                <w:lang w:bidi="ar"/>
              </w:rPr>
            </w:pPr>
            <w:r>
              <w:rPr>
                <w:rFonts w:hint="eastAsia" w:ascii="宋体" w:hAnsi="宋体" w:cs="宋体"/>
                <w:kern w:val="0"/>
                <w:sz w:val="24"/>
                <w:szCs w:val="24"/>
                <w:lang w:bidi="ar"/>
              </w:rPr>
              <w:t>1</w:t>
            </w:r>
          </w:p>
        </w:tc>
        <w:tc>
          <w:tcPr>
            <w:tcW w:w="1223" w:type="dxa"/>
            <w:tcBorders>
              <w:top w:val="single" w:color="000000" w:sz="4" w:space="0"/>
              <w:left w:val="single" w:color="000000" w:sz="4" w:space="0"/>
              <w:bottom w:val="single" w:color="000000" w:sz="4" w:space="0"/>
              <w:right w:val="single" w:color="000000" w:sz="4" w:space="0"/>
            </w:tcBorders>
            <w:vAlign w:val="center"/>
          </w:tcPr>
          <w:p w14:paraId="79ECA1B0">
            <w:pPr>
              <w:widowControl/>
              <w:spacing w:line="360" w:lineRule="auto"/>
              <w:jc w:val="center"/>
              <w:textAlignment w:val="center"/>
              <w:rPr>
                <w:rFonts w:hint="eastAsia" w:ascii="宋体" w:hAnsi="宋体" w:cs="宋体"/>
                <w:sz w:val="24"/>
                <w:szCs w:val="24"/>
              </w:rPr>
            </w:pPr>
            <w:r>
              <w:rPr>
                <w:rFonts w:hint="eastAsia" w:ascii="宋体" w:hAnsi="宋体" w:cs="宋体"/>
                <w:kern w:val="0"/>
                <w:sz w:val="24"/>
                <w:szCs w:val="24"/>
                <w:lang w:bidi="ar"/>
              </w:rPr>
              <w:t>语音转写工作站</w:t>
            </w:r>
          </w:p>
        </w:tc>
        <w:tc>
          <w:tcPr>
            <w:tcW w:w="6361" w:type="dxa"/>
            <w:tcBorders>
              <w:top w:val="single" w:color="000000" w:sz="4" w:space="0"/>
              <w:left w:val="single" w:color="000000" w:sz="4" w:space="0"/>
              <w:bottom w:val="single" w:color="000000" w:sz="4" w:space="0"/>
              <w:right w:val="single" w:color="000000" w:sz="4" w:space="0"/>
            </w:tcBorders>
            <w:vAlign w:val="center"/>
          </w:tcPr>
          <w:p w14:paraId="6EE82C10">
            <w:pPr>
              <w:widowControl/>
              <w:spacing w:line="360" w:lineRule="auto"/>
              <w:textAlignment w:val="center"/>
              <w:rPr>
                <w:rFonts w:hint="eastAsia" w:ascii="宋体" w:hAnsi="宋体" w:cs="宋体"/>
                <w:sz w:val="24"/>
                <w:szCs w:val="24"/>
              </w:rPr>
            </w:pPr>
            <w:r>
              <w:rPr>
                <w:rFonts w:hint="eastAsia" w:ascii="宋体" w:hAnsi="宋体" w:cs="宋体"/>
                <w:kern w:val="0"/>
                <w:sz w:val="24"/>
                <w:szCs w:val="24"/>
                <w:lang w:bidi="ar"/>
              </w:rPr>
              <w:t>1.品牌：非OEM产品，自主研发，国产品牌。</w:t>
            </w:r>
            <w:r>
              <w:rPr>
                <w:rFonts w:hint="eastAsia" w:ascii="宋体" w:hAnsi="宋体" w:cs="宋体"/>
                <w:kern w:val="0"/>
                <w:sz w:val="24"/>
                <w:szCs w:val="24"/>
                <w:lang w:bidi="ar"/>
              </w:rPr>
              <w:br w:type="textWrapping"/>
            </w:r>
            <w:r>
              <w:rPr>
                <w:rFonts w:hint="eastAsia" w:ascii="宋体" w:hAnsi="宋体" w:cs="宋体"/>
                <w:kern w:val="0"/>
                <w:sz w:val="24"/>
                <w:szCs w:val="24"/>
                <w:lang w:bidi="ar"/>
              </w:rPr>
              <w:t>2.处理器：配置≥2颗CPU，每颗CPU核心数≥24核，每颗CPU主频≥2.2GHz，每颗CPU三级缓存≥64MB。</w:t>
            </w:r>
            <w:r>
              <w:rPr>
                <w:rStyle w:val="203"/>
                <w:rFonts w:ascii="宋体" w:hAnsi="宋体" w:eastAsia="宋体" w:cs="宋体"/>
                <w:color w:val="auto"/>
                <w:sz w:val="24"/>
                <w:szCs w:val="24"/>
                <w:lang w:bidi="ar"/>
              </w:rPr>
              <w:br w:type="textWrapping"/>
            </w:r>
            <w:r>
              <w:rPr>
                <w:rStyle w:val="203"/>
                <w:rFonts w:ascii="宋体" w:hAnsi="宋体" w:eastAsia="宋体" w:cs="宋体"/>
                <w:color w:val="auto"/>
                <w:sz w:val="24"/>
                <w:szCs w:val="24"/>
                <w:lang w:bidi="ar"/>
              </w:rPr>
              <w:t>3.内存：配置≥128GB DDR4  RDIMM/LRDIMM内存，支持≥32个内存插槽，最大可支持</w:t>
            </w:r>
            <w:ins w:id="1" w:author="XX X" w:date="2025-10-29T23:07:00Z">
              <w:r>
                <w:rPr>
                  <w:rStyle w:val="203"/>
                  <w:rFonts w:ascii="宋体" w:hAnsi="宋体" w:eastAsia="宋体" w:cs="宋体"/>
                  <w:color w:val="auto"/>
                  <w:sz w:val="24"/>
                  <w:szCs w:val="24"/>
                  <w:lang w:bidi="ar"/>
                </w:rPr>
                <w:t>≥</w:t>
              </w:r>
            </w:ins>
            <w:r>
              <w:rPr>
                <w:rStyle w:val="203"/>
                <w:rFonts w:ascii="宋体" w:hAnsi="宋体" w:eastAsia="宋体" w:cs="宋体"/>
                <w:color w:val="auto"/>
                <w:sz w:val="24"/>
                <w:szCs w:val="24"/>
                <w:lang w:bidi="ar"/>
              </w:rPr>
              <w:t>4TB内存容量，支持ECC。</w:t>
            </w:r>
            <w:r>
              <w:rPr>
                <w:rStyle w:val="203"/>
                <w:rFonts w:ascii="宋体" w:hAnsi="宋体" w:eastAsia="宋体" w:cs="宋体"/>
                <w:color w:val="auto"/>
                <w:sz w:val="24"/>
                <w:szCs w:val="24"/>
                <w:lang w:bidi="ar"/>
              </w:rPr>
              <w:br w:type="textWrapping"/>
            </w:r>
            <w:r>
              <w:rPr>
                <w:rStyle w:val="203"/>
                <w:rFonts w:ascii="宋体" w:hAnsi="宋体" w:eastAsia="宋体" w:cs="宋体"/>
                <w:color w:val="auto"/>
                <w:sz w:val="24"/>
                <w:szCs w:val="24"/>
                <w:lang w:bidi="ar"/>
              </w:rPr>
              <w:t>4.网络：支持PCIe标准网卡，支持1G/10G/25G/40G/100G/200G双口、四口等多种规格；支持OCP 3.0网卡，支持NCSI、网络唤醒，网络冗余，负载均衡等网络高级特性；配置双口1G RJ45网卡。</w:t>
            </w:r>
            <w:r>
              <w:rPr>
                <w:rStyle w:val="203"/>
                <w:rFonts w:ascii="宋体" w:hAnsi="宋体" w:eastAsia="宋体" w:cs="宋体"/>
                <w:color w:val="auto"/>
                <w:sz w:val="24"/>
                <w:szCs w:val="24"/>
                <w:lang w:bidi="ar"/>
              </w:rPr>
              <w:br w:type="textWrapping"/>
            </w:r>
            <w:r>
              <w:rPr>
                <w:rStyle w:val="204"/>
                <w:rFonts w:ascii="宋体" w:hAnsi="宋体" w:eastAsia="宋体" w:cs="宋体"/>
                <w:color w:val="auto"/>
                <w:sz w:val="24"/>
                <w:szCs w:val="24"/>
                <w:lang w:bidi="ar"/>
              </w:rPr>
              <w:t>5.PCIe扩展：</w:t>
            </w:r>
            <w:r>
              <w:rPr>
                <w:rStyle w:val="205"/>
                <w:rFonts w:ascii="宋体" w:hAnsi="宋体" w:eastAsia="宋体" w:cs="宋体"/>
                <w:b w:val="0"/>
                <w:bCs w:val="0"/>
                <w:color w:val="auto"/>
                <w:sz w:val="24"/>
                <w:szCs w:val="24"/>
                <w:lang w:bidi="ar"/>
              </w:rPr>
              <w:t>支持≥6个PCIe</w:t>
            </w:r>
            <w:r>
              <w:rPr>
                <w:rStyle w:val="204"/>
                <w:rFonts w:ascii="宋体" w:hAnsi="宋体" w:eastAsia="宋体" w:cs="宋体"/>
                <w:color w:val="auto"/>
                <w:sz w:val="24"/>
                <w:szCs w:val="24"/>
                <w:lang w:bidi="ar"/>
              </w:rPr>
              <w:t xml:space="preserve"> 4.0 插槽（2个内置专用插槽）；支持直插主板的riser方式扩展</w:t>
            </w:r>
            <w:ins w:id="2" w:author="XX X" w:date="2025-10-29T23:07:00Z">
              <w:r>
                <w:rPr>
                  <w:rStyle w:val="203"/>
                  <w:rFonts w:ascii="宋体" w:hAnsi="宋体" w:eastAsia="宋体" w:cs="宋体"/>
                  <w:color w:val="auto"/>
                  <w:sz w:val="24"/>
                  <w:szCs w:val="24"/>
                  <w:lang w:bidi="ar"/>
                </w:rPr>
                <w:t>≥</w:t>
              </w:r>
            </w:ins>
            <w:r>
              <w:rPr>
                <w:rStyle w:val="204"/>
                <w:rFonts w:ascii="宋体" w:hAnsi="宋体" w:eastAsia="宋体" w:cs="宋体"/>
                <w:color w:val="auto"/>
                <w:sz w:val="24"/>
                <w:szCs w:val="24"/>
                <w:lang w:bidi="ar"/>
              </w:rPr>
              <w:t>8个全高PCIe 4.0标准卡；支持1个直插主板的内置RAID卡PCIe标准插槽，不使用线缆连接，不占用后置PCIe标准卡槽位。</w:t>
            </w:r>
            <w:r>
              <w:rPr>
                <w:rStyle w:val="204"/>
                <w:rFonts w:ascii="宋体" w:hAnsi="宋体" w:eastAsia="宋体" w:cs="宋体"/>
                <w:color w:val="auto"/>
                <w:sz w:val="24"/>
                <w:szCs w:val="24"/>
                <w:lang w:bidi="ar"/>
              </w:rPr>
              <w:br w:type="textWrapping"/>
            </w:r>
            <w:r>
              <w:rPr>
                <w:rStyle w:val="204"/>
                <w:rFonts w:ascii="宋体" w:hAnsi="宋体" w:eastAsia="宋体" w:cs="宋体"/>
                <w:b/>
                <w:bCs/>
                <w:color w:val="auto"/>
                <w:sz w:val="24"/>
                <w:szCs w:val="24"/>
                <w:lang w:bidi="ar"/>
              </w:rPr>
              <w:t>#6.GPU扩展：支持</w:t>
            </w:r>
            <w:ins w:id="3" w:author="XX X" w:date="2025-10-29T23:07:00Z">
              <w:r>
                <w:rPr>
                  <w:rStyle w:val="203"/>
                  <w:rFonts w:ascii="宋体" w:hAnsi="宋体" w:eastAsia="宋体" w:cs="宋体"/>
                  <w:color w:val="auto"/>
                  <w:sz w:val="24"/>
                  <w:szCs w:val="24"/>
                  <w:lang w:bidi="ar"/>
                </w:rPr>
                <w:t>≥</w:t>
              </w:r>
            </w:ins>
            <w:r>
              <w:rPr>
                <w:rStyle w:val="204"/>
                <w:rFonts w:ascii="宋体" w:hAnsi="宋体" w:eastAsia="宋体" w:cs="宋体"/>
                <w:b/>
                <w:bCs/>
                <w:color w:val="auto"/>
                <w:sz w:val="24"/>
                <w:szCs w:val="24"/>
                <w:lang w:bidi="ar"/>
              </w:rPr>
              <w:t>3个双宽训练加速卡；或支持</w:t>
            </w:r>
            <w:ins w:id="4" w:author="XX X" w:date="2025-10-29T23:07:00Z">
              <w:r>
                <w:rPr>
                  <w:rStyle w:val="203"/>
                  <w:rFonts w:ascii="宋体" w:hAnsi="宋体" w:eastAsia="宋体" w:cs="宋体"/>
                  <w:color w:val="auto"/>
                  <w:sz w:val="24"/>
                  <w:szCs w:val="24"/>
                  <w:lang w:bidi="ar"/>
                </w:rPr>
                <w:t>≥</w:t>
              </w:r>
            </w:ins>
            <w:r>
              <w:rPr>
                <w:rStyle w:val="204"/>
                <w:rFonts w:ascii="宋体" w:hAnsi="宋体" w:eastAsia="宋体" w:cs="宋体"/>
                <w:b/>
                <w:bCs/>
                <w:color w:val="auto"/>
                <w:sz w:val="24"/>
                <w:szCs w:val="24"/>
                <w:lang w:bidi="ar"/>
              </w:rPr>
              <w:t>8个单宽推理卡；配置</w:t>
            </w:r>
            <w:ins w:id="5" w:author="XX X" w:date="2025-10-29T23:06:00Z">
              <w:r>
                <w:rPr>
                  <w:rStyle w:val="204"/>
                  <w:rFonts w:ascii="宋体" w:hAnsi="宋体" w:eastAsia="宋体" w:cs="宋体"/>
                  <w:b/>
                  <w:bCs/>
                  <w:color w:val="auto"/>
                  <w:sz w:val="24"/>
                  <w:szCs w:val="24"/>
                  <w:lang w:bidi="ar"/>
                </w:rPr>
                <w:t>性能不低于</w:t>
              </w:r>
            </w:ins>
            <w:r>
              <w:rPr>
                <w:rStyle w:val="204"/>
                <w:rFonts w:ascii="宋体" w:hAnsi="宋体" w:eastAsia="宋体" w:cs="宋体"/>
                <w:b/>
                <w:bCs/>
                <w:color w:val="auto"/>
                <w:sz w:val="24"/>
                <w:szCs w:val="24"/>
                <w:lang w:bidi="ar"/>
              </w:rPr>
              <w:t>HG DCU Z100L -E4x16 32GB 280W 双宽 GPU卡。</w:t>
            </w:r>
            <w:r>
              <w:rPr>
                <w:rStyle w:val="204"/>
                <w:rFonts w:ascii="宋体" w:hAnsi="宋体" w:eastAsia="宋体" w:cs="宋体"/>
                <w:color w:val="auto"/>
                <w:sz w:val="24"/>
                <w:szCs w:val="24"/>
                <w:lang w:bidi="ar"/>
              </w:rPr>
              <w:br w:type="textWrapping"/>
            </w:r>
            <w:r>
              <w:rPr>
                <w:rStyle w:val="204"/>
                <w:rFonts w:ascii="宋体" w:hAnsi="宋体" w:eastAsia="宋体" w:cs="宋体"/>
                <w:color w:val="auto"/>
                <w:sz w:val="24"/>
                <w:szCs w:val="24"/>
                <w:lang w:bidi="ar"/>
              </w:rPr>
              <w:t>7.存储：支持≥1</w:t>
            </w:r>
            <w:r>
              <w:rPr>
                <w:rStyle w:val="204"/>
                <w:rFonts w:hint="eastAsia" w:ascii="宋体" w:hAnsi="宋体" w:cs="宋体"/>
                <w:color w:val="auto"/>
                <w:sz w:val="24"/>
                <w:szCs w:val="24"/>
                <w:lang w:val="en-US" w:eastAsia="zh-CN" w:bidi="ar"/>
              </w:rPr>
              <w:t>0</w:t>
            </w:r>
            <w:r>
              <w:rPr>
                <w:rStyle w:val="204"/>
                <w:rFonts w:ascii="宋体" w:hAnsi="宋体" w:eastAsia="宋体" w:cs="宋体"/>
                <w:color w:val="auto"/>
                <w:sz w:val="24"/>
                <w:szCs w:val="24"/>
                <w:lang w:bidi="ar"/>
              </w:rPr>
              <w:t>个前置热插拔3.5</w:t>
            </w:r>
            <w:ins w:id="6" w:author="XX X" w:date="2025-10-29T23:06:00Z">
              <w:r>
                <w:rPr>
                  <w:rStyle w:val="204"/>
                  <w:rFonts w:ascii="宋体" w:hAnsi="宋体" w:eastAsia="宋体" w:cs="宋体"/>
                  <w:color w:val="auto"/>
                  <w:sz w:val="24"/>
                  <w:szCs w:val="24"/>
                  <w:lang w:bidi="ar"/>
                </w:rPr>
                <w:t>英寸</w:t>
              </w:r>
            </w:ins>
            <w:r>
              <w:rPr>
                <w:rStyle w:val="204"/>
                <w:rFonts w:ascii="宋体" w:hAnsi="宋体" w:eastAsia="宋体" w:cs="宋体"/>
                <w:color w:val="auto"/>
                <w:sz w:val="24"/>
                <w:szCs w:val="24"/>
                <w:lang w:bidi="ar"/>
              </w:rPr>
              <w:t>硬盘，支持SAS/SATA/NVMe SSD；板载支持≥8个U.2 NVMe SSD；板载可支持2个内置M.2 SSD，兼容PCIe 和SATA规格，支持2个SATA M.2组RAID；配置2块</w:t>
            </w:r>
            <w:ins w:id="7" w:author="XX X" w:date="2025-10-29T23:07:00Z">
              <w:r>
                <w:rPr>
                  <w:rStyle w:val="203"/>
                  <w:rFonts w:ascii="宋体" w:hAnsi="宋体" w:eastAsia="宋体" w:cs="宋体"/>
                  <w:color w:val="auto"/>
                  <w:sz w:val="24"/>
                  <w:szCs w:val="24"/>
                  <w:lang w:bidi="ar"/>
                </w:rPr>
                <w:t>≥</w:t>
              </w:r>
            </w:ins>
            <w:r>
              <w:rPr>
                <w:rStyle w:val="204"/>
                <w:rFonts w:ascii="宋体" w:hAnsi="宋体" w:eastAsia="宋体" w:cs="宋体"/>
                <w:color w:val="auto"/>
                <w:sz w:val="24"/>
                <w:szCs w:val="24"/>
                <w:lang w:bidi="ar"/>
              </w:rPr>
              <w:t>960G SATA SSD硬盘和3块</w:t>
            </w:r>
            <w:ins w:id="8" w:author="XX X" w:date="2025-10-29T23:07:00Z">
              <w:r>
                <w:rPr>
                  <w:rStyle w:val="203"/>
                  <w:rFonts w:ascii="宋体" w:hAnsi="宋体" w:eastAsia="宋体" w:cs="宋体"/>
                  <w:color w:val="auto"/>
                  <w:sz w:val="24"/>
                  <w:szCs w:val="24"/>
                  <w:lang w:bidi="ar"/>
                </w:rPr>
                <w:t>≥</w:t>
              </w:r>
            </w:ins>
            <w:r>
              <w:rPr>
                <w:rStyle w:val="204"/>
                <w:rFonts w:ascii="宋体" w:hAnsi="宋体" w:eastAsia="宋体" w:cs="宋体"/>
                <w:color w:val="auto"/>
                <w:sz w:val="24"/>
                <w:szCs w:val="24"/>
                <w:lang w:bidi="ar"/>
              </w:rPr>
              <w:t>4T SATA HDD硬盘。</w:t>
            </w:r>
            <w:r>
              <w:rPr>
                <w:rStyle w:val="203"/>
                <w:rFonts w:ascii="宋体" w:hAnsi="宋体" w:eastAsia="宋体" w:cs="宋体"/>
                <w:color w:val="auto"/>
                <w:sz w:val="24"/>
                <w:szCs w:val="24"/>
                <w:lang w:bidi="ar"/>
              </w:rPr>
              <w:br w:type="textWrapping"/>
            </w:r>
            <w:r>
              <w:rPr>
                <w:rStyle w:val="203"/>
                <w:rFonts w:ascii="宋体" w:hAnsi="宋体" w:eastAsia="宋体" w:cs="宋体"/>
                <w:color w:val="auto"/>
                <w:sz w:val="24"/>
                <w:szCs w:val="24"/>
                <w:lang w:bidi="ar"/>
              </w:rPr>
              <w:t>8.硬盘控制器：配置</w:t>
            </w:r>
            <w:ins w:id="9" w:author="XX X" w:date="2025-10-29T23:07:00Z">
              <w:r>
                <w:rPr>
                  <w:rStyle w:val="203"/>
                  <w:rFonts w:ascii="宋体" w:hAnsi="宋体" w:eastAsia="宋体" w:cs="宋体"/>
                  <w:color w:val="auto"/>
                  <w:sz w:val="24"/>
                  <w:szCs w:val="24"/>
                  <w:lang w:bidi="ar"/>
                </w:rPr>
                <w:t>≥</w:t>
              </w:r>
            </w:ins>
            <w:r>
              <w:rPr>
                <w:rStyle w:val="203"/>
                <w:rFonts w:ascii="宋体" w:hAnsi="宋体" w:eastAsia="宋体" w:cs="宋体"/>
                <w:color w:val="auto"/>
                <w:sz w:val="24"/>
                <w:szCs w:val="24"/>
                <w:lang w:bidi="ar"/>
              </w:rPr>
              <w:t>2GB RAID控制器，支持RAID 0/1/5/10/50/60，支持电容掉电保护，RAID状态迁移、RAID配置记忆等功能。</w:t>
            </w:r>
            <w:r>
              <w:rPr>
                <w:rStyle w:val="203"/>
                <w:rFonts w:ascii="宋体" w:hAnsi="宋体" w:eastAsia="宋体" w:cs="宋体"/>
                <w:color w:val="auto"/>
                <w:sz w:val="24"/>
                <w:szCs w:val="24"/>
                <w:lang w:bidi="ar"/>
              </w:rPr>
              <w:br w:type="textWrapping"/>
            </w:r>
            <w:r>
              <w:rPr>
                <w:rStyle w:val="203"/>
                <w:rFonts w:ascii="宋体" w:hAnsi="宋体" w:eastAsia="宋体" w:cs="宋体"/>
                <w:color w:val="auto"/>
                <w:sz w:val="24"/>
                <w:szCs w:val="24"/>
                <w:lang w:bidi="ar"/>
              </w:rPr>
              <w:t>9.风扇：配置≥4个热插拔高速系统风扇，支持动态智能风扇调速的散热系统，风扇支持N+1冗余及热插拔功能。</w:t>
            </w:r>
            <w:r>
              <w:rPr>
                <w:rStyle w:val="203"/>
                <w:rFonts w:ascii="宋体" w:hAnsi="宋体" w:eastAsia="宋体" w:cs="宋体"/>
                <w:color w:val="auto"/>
                <w:sz w:val="24"/>
                <w:szCs w:val="24"/>
                <w:lang w:bidi="ar"/>
              </w:rPr>
              <w:br w:type="textWrapping"/>
            </w:r>
            <w:r>
              <w:rPr>
                <w:rStyle w:val="203"/>
                <w:rFonts w:ascii="宋体" w:hAnsi="宋体" w:eastAsia="宋体" w:cs="宋体"/>
                <w:color w:val="auto"/>
                <w:sz w:val="24"/>
                <w:szCs w:val="24"/>
                <w:lang w:bidi="ar"/>
              </w:rPr>
              <w:t>10.电源：配置≥2个1200W CRPS标准电源，支持1+1冗余。</w:t>
            </w:r>
            <w:r>
              <w:rPr>
                <w:rStyle w:val="203"/>
                <w:rFonts w:ascii="宋体" w:hAnsi="宋体" w:eastAsia="宋体" w:cs="宋体"/>
                <w:color w:val="auto"/>
                <w:sz w:val="24"/>
                <w:szCs w:val="24"/>
                <w:lang w:bidi="ar"/>
              </w:rPr>
              <w:br w:type="textWrapping"/>
            </w:r>
            <w:r>
              <w:rPr>
                <w:rStyle w:val="203"/>
                <w:rFonts w:ascii="宋体" w:hAnsi="宋体" w:eastAsia="宋体" w:cs="宋体"/>
                <w:color w:val="auto"/>
                <w:sz w:val="24"/>
                <w:szCs w:val="24"/>
                <w:lang w:bidi="ar"/>
              </w:rPr>
              <w:t>11.其他IO：</w:t>
            </w:r>
            <w:ins w:id="10" w:author="XX X" w:date="2025-10-29T23:08:00Z">
              <w:r>
                <w:rPr>
                  <w:rStyle w:val="203"/>
                  <w:rFonts w:ascii="宋体" w:hAnsi="宋体" w:eastAsia="宋体" w:cs="宋体"/>
                  <w:color w:val="auto"/>
                  <w:sz w:val="24"/>
                  <w:szCs w:val="24"/>
                  <w:lang w:bidi="ar"/>
                </w:rPr>
                <w:t>≥</w:t>
              </w:r>
            </w:ins>
            <w:r>
              <w:rPr>
                <w:rStyle w:val="203"/>
                <w:rFonts w:ascii="宋体" w:hAnsi="宋体" w:eastAsia="宋体" w:cs="宋体"/>
                <w:color w:val="auto"/>
                <w:sz w:val="24"/>
                <w:szCs w:val="24"/>
                <w:lang w:bidi="ar"/>
              </w:rPr>
              <w:t>2个</w:t>
            </w:r>
            <w:del w:id="11" w:author="XX X" w:date="2025-10-29T23:08:00Z">
              <w:r>
                <w:rPr>
                  <w:rStyle w:val="203"/>
                  <w:rFonts w:ascii="宋体" w:hAnsi="宋体" w:eastAsia="宋体" w:cs="宋体"/>
                  <w:color w:val="auto"/>
                  <w:sz w:val="24"/>
                  <w:szCs w:val="24"/>
                  <w:lang w:bidi="ar"/>
                </w:rPr>
                <w:delText>VGA</w:delText>
              </w:r>
            </w:del>
            <w:ins w:id="12" w:author="XX X" w:date="2025-10-29T23:08:00Z">
              <w:r>
                <w:rPr>
                  <w:rStyle w:val="203"/>
                  <w:rFonts w:ascii="宋体" w:hAnsi="宋体" w:eastAsia="宋体" w:cs="宋体"/>
                  <w:color w:val="auto"/>
                  <w:sz w:val="24"/>
                  <w:szCs w:val="24"/>
                  <w:lang w:bidi="ar"/>
                </w:rPr>
                <w:t>显示</w:t>
              </w:r>
            </w:ins>
            <w:r>
              <w:rPr>
                <w:rStyle w:val="203"/>
                <w:rFonts w:ascii="宋体" w:hAnsi="宋体" w:eastAsia="宋体" w:cs="宋体"/>
                <w:color w:val="auto"/>
                <w:sz w:val="24"/>
                <w:szCs w:val="24"/>
                <w:lang w:bidi="ar"/>
              </w:rPr>
              <w:t>接口；</w:t>
            </w:r>
            <w:ins w:id="13" w:author="XX X" w:date="2025-10-29T23:08:00Z">
              <w:r>
                <w:rPr>
                  <w:rStyle w:val="203"/>
                  <w:rFonts w:ascii="宋体" w:hAnsi="宋体" w:eastAsia="宋体" w:cs="宋体"/>
                  <w:color w:val="auto"/>
                  <w:sz w:val="24"/>
                  <w:szCs w:val="24"/>
                  <w:lang w:bidi="ar"/>
                </w:rPr>
                <w:t>≥</w:t>
              </w:r>
            </w:ins>
            <w:r>
              <w:rPr>
                <w:rStyle w:val="203"/>
                <w:rFonts w:ascii="宋体" w:hAnsi="宋体" w:eastAsia="宋体" w:cs="宋体"/>
                <w:color w:val="auto"/>
                <w:sz w:val="24"/>
                <w:szCs w:val="24"/>
                <w:lang w:bidi="ar"/>
              </w:rPr>
              <w:t>4个USB接口；1个RJ-45管理接口</w:t>
            </w:r>
            <w:r>
              <w:rPr>
                <w:rStyle w:val="203"/>
                <w:rFonts w:ascii="宋体" w:hAnsi="宋体" w:cs="宋体"/>
                <w:color w:val="auto"/>
                <w:sz w:val="24"/>
                <w:szCs w:val="24"/>
                <w:lang w:eastAsia="zh-CN" w:bidi="ar"/>
              </w:rPr>
              <w:t>。</w:t>
            </w:r>
            <w:del w:id="14" w:author="XX X" w:date="2025-10-29T23:08:00Z">
              <w:r>
                <w:rPr>
                  <w:rStyle w:val="203"/>
                  <w:rFonts w:ascii="宋体" w:hAnsi="宋体" w:eastAsia="宋体" w:cs="宋体"/>
                  <w:color w:val="auto"/>
                  <w:sz w:val="24"/>
                  <w:szCs w:val="24"/>
                  <w:lang w:bidi="ar"/>
                </w:rPr>
                <w:delText>可选1个COM口。</w:delText>
              </w:r>
            </w:del>
            <w:r>
              <w:rPr>
                <w:rStyle w:val="203"/>
                <w:rFonts w:ascii="宋体" w:hAnsi="宋体" w:eastAsia="宋体" w:cs="宋体"/>
                <w:color w:val="auto"/>
                <w:sz w:val="24"/>
                <w:szCs w:val="24"/>
                <w:lang w:bidi="ar"/>
              </w:rPr>
              <w:br w:type="textWrapping"/>
            </w:r>
            <w:r>
              <w:rPr>
                <w:rStyle w:val="203"/>
                <w:rFonts w:ascii="宋体" w:hAnsi="宋体" w:eastAsia="宋体" w:cs="宋体"/>
                <w:color w:val="auto"/>
                <w:sz w:val="24"/>
                <w:szCs w:val="24"/>
                <w:lang w:bidi="ar"/>
              </w:rPr>
              <w:t>12.机箱：2U双路机架式服务器，机箱深度小于800mm。</w:t>
            </w:r>
            <w:r>
              <w:rPr>
                <w:rStyle w:val="203"/>
                <w:rFonts w:ascii="宋体" w:hAnsi="宋体" w:eastAsia="宋体" w:cs="宋体"/>
                <w:color w:val="auto"/>
                <w:sz w:val="24"/>
                <w:szCs w:val="24"/>
                <w:lang w:bidi="ar"/>
              </w:rPr>
              <w:br w:type="textWrapping"/>
            </w:r>
            <w:r>
              <w:rPr>
                <w:rStyle w:val="204"/>
                <w:rFonts w:ascii="宋体" w:hAnsi="宋体" w:eastAsia="宋体" w:cs="宋体"/>
                <w:color w:val="auto"/>
                <w:sz w:val="24"/>
                <w:szCs w:val="24"/>
                <w:lang w:bidi="ar"/>
              </w:rPr>
              <w:t>13.故障诊断：支持离线光诊断功能，可断电环境下诊断主板关键信息故障。</w:t>
            </w:r>
            <w:del w:id="15" w:author="bwtc" w:date="2025-10-28T15:09:00Z">
              <w:r>
                <w:rPr>
                  <w:rStyle w:val="204"/>
                  <w:rFonts w:ascii="宋体" w:hAnsi="宋体" w:eastAsia="宋体" w:cs="宋体"/>
                  <w:color w:val="auto"/>
                  <w:sz w:val="24"/>
                  <w:szCs w:val="24"/>
                  <w:lang w:bidi="ar"/>
                </w:rPr>
                <w:br w:type="textWrapping"/>
              </w:r>
            </w:del>
            <w:del w:id="16" w:author="bwtc" w:date="2025-10-28T15:09:00Z">
              <w:r>
                <w:rPr>
                  <w:rStyle w:val="204"/>
                  <w:rFonts w:ascii="宋体" w:hAnsi="宋体" w:eastAsia="宋体" w:cs="宋体"/>
                  <w:color w:val="auto"/>
                  <w:sz w:val="24"/>
                  <w:szCs w:val="24"/>
                  <w:lang w:bidi="ar"/>
                </w:rPr>
                <w:delText>14.需提供中国强制性产品认证3C认证证书。</w:delText>
              </w:r>
            </w:del>
            <w:del w:id="17" w:author="bwtc" w:date="2025-10-28T15:09:00Z">
              <w:r>
                <w:rPr>
                  <w:rStyle w:val="204"/>
                  <w:rFonts w:ascii="宋体" w:hAnsi="宋体" w:eastAsia="宋体" w:cs="宋体"/>
                  <w:color w:val="auto"/>
                  <w:sz w:val="24"/>
                  <w:szCs w:val="24"/>
                  <w:lang w:bidi="ar"/>
                </w:rPr>
                <w:br w:type="textWrapping"/>
              </w:r>
            </w:del>
            <w:del w:id="18" w:author="bwtc" w:date="2025-10-28T15:09:00Z">
              <w:r>
                <w:rPr>
                  <w:rStyle w:val="204"/>
                  <w:rFonts w:ascii="宋体" w:hAnsi="宋体" w:eastAsia="宋体" w:cs="宋体"/>
                  <w:color w:val="auto"/>
                  <w:sz w:val="24"/>
                  <w:szCs w:val="24"/>
                  <w:lang w:bidi="ar"/>
                </w:rPr>
                <w:delText>15.需提供节能认证证书，且认证范围包含投标产品的能效等级。</w:delText>
              </w:r>
            </w:del>
          </w:p>
        </w:tc>
        <w:tc>
          <w:tcPr>
            <w:tcW w:w="638" w:type="dxa"/>
            <w:tcBorders>
              <w:top w:val="single" w:color="000000" w:sz="4" w:space="0"/>
              <w:left w:val="single" w:color="000000" w:sz="4" w:space="0"/>
              <w:bottom w:val="single" w:color="000000" w:sz="4" w:space="0"/>
              <w:right w:val="single" w:color="000000" w:sz="4" w:space="0"/>
            </w:tcBorders>
            <w:vAlign w:val="center"/>
          </w:tcPr>
          <w:p w14:paraId="744BEA02">
            <w:pPr>
              <w:widowControl/>
              <w:spacing w:line="360" w:lineRule="auto"/>
              <w:jc w:val="center"/>
              <w:textAlignment w:val="center"/>
              <w:rPr>
                <w:rFonts w:hint="eastAsia" w:ascii="宋体" w:hAnsi="宋体" w:cs="宋体"/>
                <w:sz w:val="24"/>
                <w:szCs w:val="24"/>
              </w:rPr>
            </w:pPr>
            <w:r>
              <w:rPr>
                <w:rFonts w:hint="eastAsia" w:ascii="宋体" w:hAnsi="宋体" w:cs="宋体"/>
                <w:kern w:val="0"/>
                <w:sz w:val="24"/>
                <w:szCs w:val="24"/>
                <w:lang w:bidi="ar"/>
              </w:rPr>
              <w:t>2</w:t>
            </w:r>
          </w:p>
        </w:tc>
      </w:tr>
      <w:tr w14:paraId="3D50D781">
        <w:tblPrEx>
          <w:tblCellMar>
            <w:top w:w="0" w:type="dxa"/>
            <w:left w:w="108" w:type="dxa"/>
            <w:bottom w:w="0" w:type="dxa"/>
            <w:right w:w="108" w:type="dxa"/>
          </w:tblCellMar>
        </w:tblPrEx>
        <w:tc>
          <w:tcPr>
            <w:tcW w:w="638" w:type="dxa"/>
            <w:tcBorders>
              <w:top w:val="single" w:color="000000" w:sz="4" w:space="0"/>
              <w:left w:val="single" w:color="000000" w:sz="4" w:space="0"/>
              <w:bottom w:val="single" w:color="000000" w:sz="4" w:space="0"/>
              <w:right w:val="single" w:color="000000" w:sz="4" w:space="0"/>
            </w:tcBorders>
            <w:vAlign w:val="center"/>
          </w:tcPr>
          <w:p w14:paraId="7D30F68C">
            <w:pPr>
              <w:widowControl/>
              <w:spacing w:line="360" w:lineRule="auto"/>
              <w:jc w:val="center"/>
              <w:textAlignment w:val="center"/>
              <w:rPr>
                <w:rFonts w:hint="eastAsia" w:ascii="宋体" w:hAnsi="宋体" w:cs="宋体"/>
                <w:kern w:val="0"/>
                <w:sz w:val="24"/>
                <w:szCs w:val="24"/>
                <w:lang w:bidi="ar"/>
              </w:rPr>
            </w:pPr>
            <w:r>
              <w:rPr>
                <w:rFonts w:hint="eastAsia" w:ascii="宋体" w:hAnsi="宋体" w:cs="宋体"/>
                <w:kern w:val="0"/>
                <w:sz w:val="24"/>
                <w:szCs w:val="24"/>
                <w:lang w:bidi="ar"/>
              </w:rPr>
              <w:t>2</w:t>
            </w:r>
          </w:p>
        </w:tc>
        <w:tc>
          <w:tcPr>
            <w:tcW w:w="1223" w:type="dxa"/>
            <w:tcBorders>
              <w:top w:val="single" w:color="000000" w:sz="4" w:space="0"/>
              <w:left w:val="single" w:color="000000" w:sz="4" w:space="0"/>
              <w:bottom w:val="single" w:color="000000" w:sz="4" w:space="0"/>
              <w:right w:val="single" w:color="000000" w:sz="4" w:space="0"/>
            </w:tcBorders>
            <w:vAlign w:val="center"/>
          </w:tcPr>
          <w:p w14:paraId="1466B753">
            <w:pPr>
              <w:widowControl/>
              <w:spacing w:line="360" w:lineRule="auto"/>
              <w:jc w:val="center"/>
              <w:textAlignment w:val="center"/>
              <w:rPr>
                <w:rFonts w:hint="eastAsia" w:ascii="宋体" w:hAnsi="宋体" w:cs="宋体"/>
                <w:sz w:val="24"/>
                <w:szCs w:val="24"/>
              </w:rPr>
            </w:pPr>
            <w:r>
              <w:rPr>
                <w:rFonts w:hint="eastAsia" w:ascii="宋体" w:hAnsi="宋体" w:cs="宋体"/>
                <w:kern w:val="0"/>
                <w:sz w:val="24"/>
                <w:szCs w:val="24"/>
                <w:lang w:bidi="ar"/>
              </w:rPr>
              <w:t>语音识别基础平台</w:t>
            </w:r>
          </w:p>
        </w:tc>
        <w:tc>
          <w:tcPr>
            <w:tcW w:w="6361" w:type="dxa"/>
            <w:tcBorders>
              <w:top w:val="single" w:color="000000" w:sz="4" w:space="0"/>
              <w:left w:val="single" w:color="000000" w:sz="4" w:space="0"/>
              <w:bottom w:val="single" w:color="000000" w:sz="4" w:space="0"/>
              <w:right w:val="single" w:color="000000" w:sz="4" w:space="0"/>
            </w:tcBorders>
            <w:vAlign w:val="center"/>
          </w:tcPr>
          <w:p w14:paraId="71616004">
            <w:pPr>
              <w:widowControl/>
              <w:numPr>
                <w:ilvl w:val="0"/>
                <w:numId w:val="0"/>
              </w:numPr>
              <w:spacing w:line="360" w:lineRule="auto"/>
              <w:textAlignment w:val="center"/>
              <w:rPr>
                <w:ins w:id="19" w:author="Mikl " w:date="2025-11-22T07:27:15Z"/>
                <w:rFonts w:hint="eastAsia" w:ascii="宋体" w:hAnsi="宋体" w:cs="宋体"/>
                <w:kern w:val="0"/>
                <w:sz w:val="24"/>
                <w:szCs w:val="24"/>
                <w:lang w:bidi="ar"/>
              </w:rPr>
            </w:pPr>
            <w:r>
              <w:rPr>
                <w:rFonts w:hint="eastAsia" w:ascii="宋体" w:hAnsi="宋体" w:eastAsia="宋体" w:cs="宋体"/>
                <w:kern w:val="0"/>
                <w:sz w:val="24"/>
                <w:szCs w:val="24"/>
                <w:lang w:val="en-US" w:eastAsia="zh-CN" w:bidi="ar"/>
              </w:rPr>
              <w:t>1.</w:t>
            </w:r>
            <w:r>
              <w:rPr>
                <w:rFonts w:hint="eastAsia" w:ascii="宋体" w:hAnsi="宋体" w:cs="宋体"/>
                <w:kern w:val="0"/>
                <w:sz w:val="24"/>
                <w:szCs w:val="24"/>
                <w:lang w:bidi="ar"/>
              </w:rPr>
              <w:t>实时语音转录：将接报案室内的对话内容实时转录为文字，确保记录的完整性和准确性。</w:t>
            </w:r>
            <w:r>
              <w:rPr>
                <w:rFonts w:hint="eastAsia" w:ascii="宋体" w:hAnsi="宋体" w:cs="宋体"/>
                <w:kern w:val="0"/>
                <w:sz w:val="24"/>
                <w:szCs w:val="24"/>
                <w:lang w:bidi="ar"/>
              </w:rPr>
              <w:br w:type="textWrapping"/>
            </w:r>
            <w:r>
              <w:rPr>
                <w:rFonts w:hint="eastAsia" w:ascii="宋体" w:hAnsi="宋体" w:cs="宋体"/>
                <w:kern w:val="0"/>
                <w:sz w:val="24"/>
                <w:szCs w:val="24"/>
                <w:lang w:bidi="ar"/>
              </w:rPr>
              <w:t>2.高识别率：采用先进的语音识别算法，保证语音转录的准确率≥85%。</w:t>
            </w:r>
            <w:r>
              <w:rPr>
                <w:rFonts w:hint="eastAsia" w:ascii="宋体" w:hAnsi="宋体" w:cs="宋体"/>
                <w:kern w:val="0"/>
                <w:sz w:val="24"/>
                <w:szCs w:val="24"/>
                <w:lang w:bidi="ar"/>
              </w:rPr>
              <w:br w:type="textWrapping"/>
            </w:r>
            <w:r>
              <w:rPr>
                <w:rFonts w:hint="eastAsia" w:ascii="宋体" w:hAnsi="宋体" w:cs="宋体"/>
                <w:kern w:val="0"/>
                <w:sz w:val="24"/>
                <w:szCs w:val="24"/>
                <w:lang w:bidi="ar"/>
              </w:rPr>
              <w:t>3.普通话支持：平台专门针对普通话进行优化，确保高准确率的语音识别效果。</w:t>
            </w:r>
          </w:p>
          <w:p w14:paraId="5F530CDD">
            <w:pPr>
              <w:pStyle w:val="2"/>
              <w:numPr>
                <w:ilvl w:val="-1"/>
                <w:numId w:val="0"/>
              </w:numPr>
              <w:ind w:firstLine="0" w:firstLineChars="0"/>
              <w:rPr>
                <w:rFonts w:hint="eastAsia"/>
              </w:rPr>
              <w:pPrChange w:id="20" w:author="Mikl " w:date="2025-11-22T07:27:18Z">
                <w:pPr>
                  <w:pStyle w:val="2"/>
                </w:pPr>
              </w:pPrChange>
            </w:pPr>
            <w:ins w:id="21" w:author="Mikl " w:date="2025-11-22T07:27:20Z">
              <w:r>
                <w:rPr>
                  <w:rFonts w:hint="eastAsia" w:ascii="宋体" w:hAnsi="宋体" w:cs="宋体"/>
                  <w:sz w:val="24"/>
                  <w:szCs w:val="24"/>
                  <w:lang w:val="en-US" w:eastAsia="zh-CN"/>
                </w:rPr>
                <w:t>4.</w:t>
              </w:r>
            </w:ins>
            <w:ins w:id="22" w:author="Mikl " w:date="2025-11-22T07:27:28Z">
              <w:r>
                <w:rPr>
                  <w:rFonts w:hint="eastAsia" w:ascii="宋体" w:hAnsi="宋体" w:cs="宋体"/>
                  <w:sz w:val="24"/>
                  <w:szCs w:val="24"/>
                  <w:lang w:val="en-US" w:eastAsia="zh-CN"/>
                </w:rPr>
                <w:t>#</w:t>
              </w:r>
            </w:ins>
            <w:ins w:id="23" w:author="Mikl " w:date="2025-11-22T07:27:16Z">
              <w:r>
                <w:rPr>
                  <w:rFonts w:ascii="宋体" w:hAnsi="宋体" w:eastAsia="宋体" w:cs="宋体"/>
                  <w:sz w:val="24"/>
                  <w:szCs w:val="24"/>
                </w:rPr>
                <w:t>供应商需具备自主研发能力，</w:t>
              </w:r>
            </w:ins>
            <w:ins w:id="24" w:author="Mikl " w:date="2025-11-22T07:31:27Z">
              <w:r>
                <w:rPr>
                  <w:rFonts w:hint="eastAsia" w:ascii="宋体" w:hAnsi="宋体" w:cs="宋体"/>
                  <w:sz w:val="24"/>
                  <w:szCs w:val="24"/>
                  <w:lang w:val="en-US" w:eastAsia="zh-CN"/>
                </w:rPr>
                <w:t>需</w:t>
              </w:r>
            </w:ins>
            <w:ins w:id="25" w:author="Mikl " w:date="2025-11-22T07:27:16Z">
              <w:r>
                <w:rPr>
                  <w:rFonts w:ascii="宋体" w:hAnsi="宋体" w:eastAsia="宋体" w:cs="宋体"/>
                  <w:sz w:val="24"/>
                  <w:szCs w:val="24"/>
                </w:rPr>
                <w:t>提供相关算法研发文档、平台结构设计、模型训练资料或知识产权材料作为证明。</w:t>
              </w:r>
            </w:ins>
          </w:p>
          <w:p w14:paraId="03E34AD3">
            <w:pPr>
              <w:widowControl/>
              <w:spacing w:line="360" w:lineRule="auto"/>
              <w:textAlignment w:val="center"/>
              <w:rPr>
                <w:rFonts w:hint="eastAsia" w:ascii="宋体" w:hAnsi="宋体" w:cs="宋体"/>
                <w:sz w:val="24"/>
                <w:szCs w:val="24"/>
              </w:rPr>
            </w:pPr>
            <w:del w:id="26" w:author="XX X" w:date="2025-10-29T23:08:00Z">
              <w:r>
                <w:rPr>
                  <w:rStyle w:val="204"/>
                  <w:rFonts w:ascii="宋体" w:hAnsi="宋体" w:eastAsia="宋体" w:cs="宋体"/>
                  <w:b/>
                  <w:bCs/>
                  <w:color w:val="auto"/>
                  <w:sz w:val="24"/>
                  <w:szCs w:val="24"/>
                  <w:lang w:bidi="ar"/>
                </w:rPr>
                <w:delText>#4.具备视音频智能识别相关著作权</w:delText>
              </w:r>
              <w:commentRangeStart w:id="8"/>
              <w:r>
                <w:rPr>
                  <w:rStyle w:val="204"/>
                  <w:rFonts w:ascii="宋体" w:hAnsi="宋体" w:eastAsia="宋体" w:cs="宋体"/>
                  <w:b/>
                  <w:bCs/>
                  <w:color w:val="auto"/>
                  <w:sz w:val="24"/>
                  <w:szCs w:val="24"/>
                  <w:lang w:bidi="ar"/>
                </w:rPr>
                <w:delText>证书</w:delText>
              </w:r>
              <w:commentRangeEnd w:id="8"/>
            </w:del>
            <w:r>
              <w:rPr>
                <w:rStyle w:val="52"/>
              </w:rPr>
              <w:commentReference w:id="8"/>
            </w:r>
            <w:del w:id="27" w:author="XX X" w:date="2025-10-29T23:08:00Z">
              <w:r>
                <w:rPr>
                  <w:rStyle w:val="204"/>
                  <w:rFonts w:ascii="宋体" w:hAnsi="宋体" w:eastAsia="宋体" w:cs="宋体"/>
                  <w:b/>
                  <w:bCs/>
                  <w:color w:val="auto"/>
                  <w:sz w:val="24"/>
                  <w:szCs w:val="24"/>
                  <w:lang w:bidi="ar"/>
                </w:rPr>
                <w:delText>。</w:delText>
              </w:r>
            </w:del>
          </w:p>
        </w:tc>
        <w:tc>
          <w:tcPr>
            <w:tcW w:w="638" w:type="dxa"/>
            <w:tcBorders>
              <w:top w:val="single" w:color="000000" w:sz="4" w:space="0"/>
              <w:left w:val="single" w:color="000000" w:sz="4" w:space="0"/>
              <w:bottom w:val="single" w:color="000000" w:sz="4" w:space="0"/>
              <w:right w:val="single" w:color="000000" w:sz="4" w:space="0"/>
            </w:tcBorders>
            <w:vAlign w:val="center"/>
          </w:tcPr>
          <w:p w14:paraId="311245CB">
            <w:pPr>
              <w:widowControl/>
              <w:spacing w:line="360" w:lineRule="auto"/>
              <w:jc w:val="center"/>
              <w:textAlignment w:val="center"/>
              <w:rPr>
                <w:rFonts w:hint="eastAsia" w:ascii="宋体" w:hAnsi="宋体" w:cs="宋体"/>
                <w:sz w:val="24"/>
                <w:szCs w:val="24"/>
              </w:rPr>
            </w:pPr>
            <w:r>
              <w:rPr>
                <w:rFonts w:hint="eastAsia" w:ascii="宋体" w:hAnsi="宋体" w:cs="宋体"/>
                <w:kern w:val="0"/>
                <w:sz w:val="24"/>
                <w:szCs w:val="24"/>
                <w:lang w:bidi="ar"/>
              </w:rPr>
              <w:t>1</w:t>
            </w:r>
          </w:p>
        </w:tc>
      </w:tr>
      <w:tr w14:paraId="0E6DFEF2">
        <w:tblPrEx>
          <w:tblCellMar>
            <w:top w:w="0" w:type="dxa"/>
            <w:left w:w="108" w:type="dxa"/>
            <w:bottom w:w="0" w:type="dxa"/>
            <w:right w:w="108" w:type="dxa"/>
          </w:tblCellMar>
        </w:tblPrEx>
        <w:tc>
          <w:tcPr>
            <w:tcW w:w="638" w:type="dxa"/>
            <w:tcBorders>
              <w:top w:val="single" w:color="000000" w:sz="4" w:space="0"/>
              <w:left w:val="single" w:color="000000" w:sz="4" w:space="0"/>
              <w:bottom w:val="single" w:color="000000" w:sz="4" w:space="0"/>
              <w:right w:val="single" w:color="000000" w:sz="4" w:space="0"/>
            </w:tcBorders>
            <w:vAlign w:val="center"/>
          </w:tcPr>
          <w:p w14:paraId="069EB16A">
            <w:pPr>
              <w:widowControl/>
              <w:spacing w:line="360" w:lineRule="auto"/>
              <w:jc w:val="center"/>
              <w:textAlignment w:val="center"/>
              <w:rPr>
                <w:rFonts w:hint="eastAsia" w:ascii="宋体" w:hAnsi="宋体" w:cs="宋体"/>
                <w:kern w:val="0"/>
                <w:sz w:val="24"/>
                <w:szCs w:val="24"/>
                <w:lang w:bidi="ar"/>
              </w:rPr>
            </w:pPr>
            <w:r>
              <w:rPr>
                <w:rFonts w:hint="eastAsia" w:ascii="宋体" w:hAnsi="宋体" w:cs="宋体"/>
                <w:kern w:val="0"/>
                <w:sz w:val="24"/>
                <w:szCs w:val="24"/>
                <w:lang w:bidi="ar"/>
              </w:rPr>
              <w:t>3</w:t>
            </w:r>
          </w:p>
        </w:tc>
        <w:tc>
          <w:tcPr>
            <w:tcW w:w="1223" w:type="dxa"/>
            <w:tcBorders>
              <w:top w:val="single" w:color="000000" w:sz="4" w:space="0"/>
              <w:left w:val="single" w:color="000000" w:sz="4" w:space="0"/>
              <w:bottom w:val="single" w:color="000000" w:sz="4" w:space="0"/>
              <w:right w:val="single" w:color="000000" w:sz="4" w:space="0"/>
            </w:tcBorders>
            <w:vAlign w:val="center"/>
          </w:tcPr>
          <w:p w14:paraId="7B7F260F">
            <w:pPr>
              <w:widowControl/>
              <w:spacing w:line="360" w:lineRule="auto"/>
              <w:jc w:val="center"/>
              <w:textAlignment w:val="center"/>
              <w:rPr>
                <w:rFonts w:hint="eastAsia" w:ascii="宋体" w:hAnsi="宋体" w:cs="宋体"/>
                <w:sz w:val="24"/>
                <w:szCs w:val="24"/>
              </w:rPr>
            </w:pPr>
            <w:r>
              <w:rPr>
                <w:rFonts w:hint="eastAsia" w:ascii="宋体" w:hAnsi="宋体" w:cs="宋体"/>
                <w:kern w:val="0"/>
                <w:sz w:val="24"/>
                <w:szCs w:val="24"/>
                <w:lang w:bidi="ar"/>
              </w:rPr>
              <w:t>视音频转码关联一体化设备</w:t>
            </w:r>
          </w:p>
        </w:tc>
        <w:tc>
          <w:tcPr>
            <w:tcW w:w="6361" w:type="dxa"/>
            <w:tcBorders>
              <w:top w:val="single" w:color="000000" w:sz="4" w:space="0"/>
              <w:left w:val="single" w:color="000000" w:sz="4" w:space="0"/>
              <w:bottom w:val="single" w:color="000000" w:sz="4" w:space="0"/>
              <w:right w:val="single" w:color="000000" w:sz="4" w:space="0"/>
            </w:tcBorders>
            <w:vAlign w:val="center"/>
          </w:tcPr>
          <w:p w14:paraId="78B5F253">
            <w:pPr>
              <w:widowControl/>
              <w:spacing w:line="360" w:lineRule="auto"/>
              <w:textAlignment w:val="center"/>
              <w:rPr>
                <w:rFonts w:hint="eastAsia" w:ascii="宋体" w:hAnsi="宋体" w:cs="宋体"/>
                <w:sz w:val="24"/>
                <w:szCs w:val="24"/>
              </w:rPr>
            </w:pPr>
            <w:r>
              <w:rPr>
                <w:rFonts w:hint="eastAsia" w:ascii="宋体" w:hAnsi="宋体" w:cs="宋体"/>
                <w:kern w:val="0"/>
                <w:sz w:val="24"/>
                <w:szCs w:val="24"/>
                <w:lang w:bidi="ar"/>
              </w:rPr>
              <w:t>1.品牌：非OEM产品，自主研发，国产品牌。</w:t>
            </w:r>
            <w:r>
              <w:rPr>
                <w:rFonts w:hint="eastAsia" w:ascii="宋体" w:hAnsi="宋体" w:cs="宋体"/>
                <w:kern w:val="0"/>
                <w:sz w:val="24"/>
                <w:szCs w:val="24"/>
                <w:lang w:bidi="ar"/>
              </w:rPr>
              <w:br w:type="textWrapping"/>
            </w:r>
            <w:r>
              <w:rPr>
                <w:rFonts w:hint="eastAsia" w:ascii="宋体" w:hAnsi="宋体" w:cs="宋体"/>
                <w:kern w:val="0"/>
                <w:sz w:val="24"/>
                <w:szCs w:val="24"/>
                <w:lang w:bidi="ar"/>
              </w:rPr>
              <w:t>2.处理器：配置≥2 CPU，每颗CPU核心数≥24核，每颗CPU主频≥2.2GHz，每颗CPU三级缓存≥64MB。</w:t>
            </w:r>
            <w:r>
              <w:rPr>
                <w:rStyle w:val="203"/>
                <w:rFonts w:ascii="宋体" w:hAnsi="宋体" w:eastAsia="宋体" w:cs="宋体"/>
                <w:color w:val="auto"/>
                <w:sz w:val="24"/>
                <w:szCs w:val="24"/>
                <w:lang w:bidi="ar"/>
              </w:rPr>
              <w:br w:type="textWrapping"/>
            </w:r>
            <w:r>
              <w:rPr>
                <w:rStyle w:val="203"/>
                <w:rFonts w:ascii="宋体" w:hAnsi="宋体" w:eastAsia="宋体" w:cs="宋体"/>
                <w:color w:val="auto"/>
                <w:sz w:val="24"/>
                <w:szCs w:val="24"/>
                <w:lang w:bidi="ar"/>
              </w:rPr>
              <w:t>3.内存：配置≥128GB DDR4  RDIMM/LRDIMM内存，支持≥32个内存插槽，支持</w:t>
            </w:r>
            <w:ins w:id="28" w:author="XX X" w:date="2025-10-29T23:09:00Z">
              <w:r>
                <w:rPr>
                  <w:rStyle w:val="203"/>
                  <w:rFonts w:ascii="宋体" w:hAnsi="宋体" w:eastAsia="宋体" w:cs="宋体"/>
                  <w:color w:val="auto"/>
                  <w:sz w:val="24"/>
                  <w:szCs w:val="24"/>
                  <w:lang w:bidi="ar"/>
                </w:rPr>
                <w:t>≥</w:t>
              </w:r>
            </w:ins>
            <w:r>
              <w:rPr>
                <w:rStyle w:val="203"/>
                <w:rFonts w:ascii="宋体" w:hAnsi="宋体" w:eastAsia="宋体" w:cs="宋体"/>
                <w:color w:val="auto"/>
                <w:sz w:val="24"/>
                <w:szCs w:val="24"/>
                <w:lang w:bidi="ar"/>
              </w:rPr>
              <w:t>4TB内存容量，支持ECC。</w:t>
            </w:r>
            <w:r>
              <w:rPr>
                <w:rStyle w:val="203"/>
                <w:rFonts w:ascii="宋体" w:hAnsi="宋体" w:eastAsia="宋体" w:cs="宋体"/>
                <w:color w:val="auto"/>
                <w:sz w:val="24"/>
                <w:szCs w:val="24"/>
                <w:lang w:bidi="ar"/>
              </w:rPr>
              <w:br w:type="textWrapping"/>
            </w:r>
            <w:r>
              <w:rPr>
                <w:rStyle w:val="203"/>
                <w:rFonts w:ascii="宋体" w:hAnsi="宋体" w:eastAsia="宋体" w:cs="宋体"/>
                <w:color w:val="auto"/>
                <w:sz w:val="24"/>
                <w:szCs w:val="24"/>
                <w:lang w:bidi="ar"/>
              </w:rPr>
              <w:t>4.网络：支持PCIe标准网卡，支持1G/10G/25G/40G/100G/200G双口、四口等多种规格；支持OCP 3.0网卡，支持NCSI、网络唤醒，网络冗余，负载均衡等网络高级特性；配置双口1G RJ45网卡和双口10G光纤网卡和2块16Gb 单口FC HBA卡。</w:t>
            </w:r>
            <w:r>
              <w:rPr>
                <w:rStyle w:val="203"/>
                <w:rFonts w:ascii="宋体" w:hAnsi="宋体" w:eastAsia="宋体" w:cs="宋体"/>
                <w:color w:val="auto"/>
                <w:sz w:val="24"/>
                <w:szCs w:val="24"/>
                <w:lang w:bidi="ar"/>
              </w:rPr>
              <w:br w:type="textWrapping"/>
            </w:r>
            <w:r>
              <w:rPr>
                <w:rStyle w:val="204"/>
                <w:rFonts w:ascii="宋体" w:hAnsi="宋体" w:eastAsia="宋体" w:cs="宋体"/>
                <w:color w:val="auto"/>
                <w:sz w:val="24"/>
                <w:szCs w:val="24"/>
                <w:lang w:bidi="ar"/>
              </w:rPr>
              <w:t>5.PCIe扩展：</w:t>
            </w:r>
            <w:r>
              <w:rPr>
                <w:rStyle w:val="205"/>
                <w:rFonts w:ascii="宋体" w:hAnsi="宋体" w:eastAsia="宋体" w:cs="宋体"/>
                <w:b w:val="0"/>
                <w:bCs w:val="0"/>
                <w:color w:val="auto"/>
                <w:sz w:val="24"/>
                <w:szCs w:val="24"/>
                <w:lang w:bidi="ar"/>
              </w:rPr>
              <w:t>支持≥6个PCIe</w:t>
            </w:r>
            <w:r>
              <w:rPr>
                <w:rStyle w:val="204"/>
                <w:rFonts w:ascii="宋体" w:hAnsi="宋体" w:eastAsia="宋体" w:cs="宋体"/>
                <w:color w:val="auto"/>
                <w:sz w:val="24"/>
                <w:szCs w:val="24"/>
                <w:lang w:bidi="ar"/>
              </w:rPr>
              <w:t xml:space="preserve"> 4.0 插槽（2个内置专用插槽）；支持直插主板的riser方式扩展</w:t>
            </w:r>
            <w:ins w:id="29" w:author="XX X" w:date="2025-10-29T23:09:00Z">
              <w:r>
                <w:rPr>
                  <w:rStyle w:val="203"/>
                  <w:rFonts w:ascii="宋体" w:hAnsi="宋体" w:eastAsia="宋体" w:cs="宋体"/>
                  <w:color w:val="auto"/>
                  <w:sz w:val="24"/>
                  <w:szCs w:val="24"/>
                  <w:lang w:bidi="ar"/>
                </w:rPr>
                <w:t>≥</w:t>
              </w:r>
            </w:ins>
            <w:r>
              <w:rPr>
                <w:rStyle w:val="204"/>
                <w:rFonts w:ascii="宋体" w:hAnsi="宋体" w:eastAsia="宋体" w:cs="宋体"/>
                <w:color w:val="auto"/>
                <w:sz w:val="24"/>
                <w:szCs w:val="24"/>
                <w:lang w:bidi="ar"/>
              </w:rPr>
              <w:t>8个全高PCIe 4.0标准卡；支持1个直插主板的内置RAID卡PCIe标准插槽，不使用线缆连接，不占用后置PCIe标准卡槽位。</w:t>
            </w:r>
            <w:r>
              <w:rPr>
                <w:rStyle w:val="204"/>
                <w:rFonts w:ascii="宋体" w:hAnsi="宋体" w:eastAsia="宋体" w:cs="宋体"/>
                <w:color w:val="auto"/>
                <w:sz w:val="24"/>
                <w:szCs w:val="24"/>
                <w:lang w:bidi="ar"/>
              </w:rPr>
              <w:br w:type="textWrapping"/>
            </w:r>
            <w:r>
              <w:rPr>
                <w:rStyle w:val="204"/>
                <w:rFonts w:ascii="宋体" w:hAnsi="宋体" w:eastAsia="宋体" w:cs="宋体"/>
                <w:b/>
                <w:bCs/>
                <w:color w:val="auto"/>
                <w:sz w:val="24"/>
                <w:szCs w:val="24"/>
                <w:lang w:bidi="ar"/>
              </w:rPr>
              <w:t>#6.GPU扩展：支持3个双宽训练加速卡；或支持8个单宽推理卡；配置</w:t>
            </w:r>
            <w:ins w:id="30" w:author="XX X" w:date="2025-10-29T23:09:00Z">
              <w:r>
                <w:rPr>
                  <w:rStyle w:val="204"/>
                  <w:rFonts w:ascii="宋体" w:hAnsi="宋体" w:eastAsia="宋体" w:cs="宋体"/>
                  <w:b/>
                  <w:bCs/>
                  <w:color w:val="auto"/>
                  <w:sz w:val="24"/>
                  <w:szCs w:val="24"/>
                  <w:lang w:bidi="ar"/>
                </w:rPr>
                <w:t>性能不低于</w:t>
              </w:r>
            </w:ins>
            <w:r>
              <w:rPr>
                <w:rStyle w:val="204"/>
                <w:rFonts w:ascii="宋体" w:hAnsi="宋体" w:eastAsia="宋体" w:cs="宋体"/>
                <w:b/>
                <w:bCs/>
                <w:color w:val="auto"/>
                <w:sz w:val="24"/>
                <w:szCs w:val="24"/>
                <w:lang w:bidi="ar"/>
              </w:rPr>
              <w:t>HG DCU Z100L -E4x16 32GB 280W 双宽 GPU卡。</w:t>
            </w:r>
            <w:r>
              <w:rPr>
                <w:rStyle w:val="204"/>
                <w:rFonts w:ascii="宋体" w:hAnsi="宋体" w:eastAsia="宋体" w:cs="宋体"/>
                <w:color w:val="auto"/>
                <w:sz w:val="24"/>
                <w:szCs w:val="24"/>
                <w:lang w:bidi="ar"/>
              </w:rPr>
              <w:br w:type="textWrapping"/>
            </w:r>
            <w:r>
              <w:rPr>
                <w:rStyle w:val="204"/>
                <w:rFonts w:ascii="宋体" w:hAnsi="宋体" w:eastAsia="宋体" w:cs="宋体"/>
                <w:color w:val="auto"/>
                <w:sz w:val="24"/>
                <w:szCs w:val="24"/>
                <w:lang w:bidi="ar"/>
              </w:rPr>
              <w:t>7.存储：支持≥1</w:t>
            </w:r>
            <w:r>
              <w:rPr>
                <w:rStyle w:val="204"/>
                <w:rFonts w:hint="eastAsia" w:ascii="宋体" w:hAnsi="宋体" w:cs="宋体"/>
                <w:color w:val="auto"/>
                <w:sz w:val="24"/>
                <w:szCs w:val="24"/>
                <w:lang w:val="en-US" w:eastAsia="zh-CN" w:bidi="ar"/>
              </w:rPr>
              <w:t>0</w:t>
            </w:r>
            <w:r>
              <w:rPr>
                <w:rStyle w:val="204"/>
                <w:rFonts w:ascii="宋体" w:hAnsi="宋体" w:eastAsia="宋体" w:cs="宋体"/>
                <w:color w:val="auto"/>
                <w:sz w:val="24"/>
                <w:szCs w:val="24"/>
                <w:lang w:bidi="ar"/>
              </w:rPr>
              <w:t>个前置热插拔3.5</w:t>
            </w:r>
            <w:ins w:id="31" w:author="XX X" w:date="2025-10-29T23:09:00Z">
              <w:r>
                <w:rPr>
                  <w:rStyle w:val="204"/>
                  <w:rFonts w:ascii="宋体" w:hAnsi="宋体" w:eastAsia="宋体" w:cs="宋体"/>
                  <w:color w:val="auto"/>
                  <w:sz w:val="24"/>
                  <w:szCs w:val="24"/>
                  <w:lang w:bidi="ar"/>
                </w:rPr>
                <w:t>英寸</w:t>
              </w:r>
            </w:ins>
            <w:r>
              <w:rPr>
                <w:rStyle w:val="204"/>
                <w:rFonts w:ascii="宋体" w:hAnsi="宋体" w:eastAsia="宋体" w:cs="宋体"/>
                <w:color w:val="auto"/>
                <w:sz w:val="24"/>
                <w:szCs w:val="24"/>
                <w:lang w:bidi="ar"/>
              </w:rPr>
              <w:t>硬盘，支持SAS/SATA/NVMe SSD；板载支持≥8个U.2 NVMe SSD；板载可支持</w:t>
            </w:r>
            <w:ins w:id="32" w:author="XX X" w:date="2025-10-29T23:09:00Z">
              <w:r>
                <w:rPr>
                  <w:rStyle w:val="203"/>
                  <w:rFonts w:ascii="宋体" w:hAnsi="宋体" w:eastAsia="宋体" w:cs="宋体"/>
                  <w:color w:val="auto"/>
                  <w:sz w:val="24"/>
                  <w:szCs w:val="24"/>
                  <w:lang w:bidi="ar"/>
                </w:rPr>
                <w:t>≥</w:t>
              </w:r>
            </w:ins>
            <w:r>
              <w:rPr>
                <w:rStyle w:val="204"/>
                <w:rFonts w:ascii="宋体" w:hAnsi="宋体" w:eastAsia="宋体" w:cs="宋体"/>
                <w:color w:val="auto"/>
                <w:sz w:val="24"/>
                <w:szCs w:val="24"/>
                <w:lang w:bidi="ar"/>
              </w:rPr>
              <w:t>2个内置M.2 SSD，兼容PCIe 和SATA规格，支持</w:t>
            </w:r>
            <w:ins w:id="33" w:author="XX X" w:date="2025-10-29T23:09:00Z">
              <w:r>
                <w:rPr>
                  <w:rStyle w:val="203"/>
                  <w:rFonts w:ascii="宋体" w:hAnsi="宋体" w:eastAsia="宋体" w:cs="宋体"/>
                  <w:color w:val="auto"/>
                  <w:sz w:val="24"/>
                  <w:szCs w:val="24"/>
                  <w:lang w:bidi="ar"/>
                </w:rPr>
                <w:t>≥</w:t>
              </w:r>
            </w:ins>
            <w:r>
              <w:rPr>
                <w:rStyle w:val="204"/>
                <w:rFonts w:ascii="宋体" w:hAnsi="宋体" w:eastAsia="宋体" w:cs="宋体"/>
                <w:color w:val="auto"/>
                <w:sz w:val="24"/>
                <w:szCs w:val="24"/>
                <w:lang w:bidi="ar"/>
              </w:rPr>
              <w:t>2个SATA M.2组RAID；配置2块</w:t>
            </w:r>
            <w:ins w:id="34" w:author="XX X" w:date="2025-10-29T23:09:00Z">
              <w:r>
                <w:rPr>
                  <w:rStyle w:val="203"/>
                  <w:rFonts w:ascii="宋体" w:hAnsi="宋体" w:eastAsia="宋体" w:cs="宋体"/>
                  <w:color w:val="auto"/>
                  <w:sz w:val="24"/>
                  <w:szCs w:val="24"/>
                  <w:lang w:bidi="ar"/>
                </w:rPr>
                <w:t>≥</w:t>
              </w:r>
            </w:ins>
            <w:r>
              <w:rPr>
                <w:rStyle w:val="204"/>
                <w:rFonts w:ascii="宋体" w:hAnsi="宋体" w:eastAsia="宋体" w:cs="宋体"/>
                <w:color w:val="auto"/>
                <w:sz w:val="24"/>
                <w:szCs w:val="24"/>
                <w:lang w:bidi="ar"/>
              </w:rPr>
              <w:t>960G SATA SSD硬盘和3块</w:t>
            </w:r>
            <w:ins w:id="35" w:author="XX X" w:date="2025-10-29T23:09:00Z">
              <w:r>
                <w:rPr>
                  <w:rStyle w:val="203"/>
                  <w:rFonts w:ascii="宋体" w:hAnsi="宋体" w:eastAsia="宋体" w:cs="宋体"/>
                  <w:color w:val="auto"/>
                  <w:sz w:val="24"/>
                  <w:szCs w:val="24"/>
                  <w:lang w:bidi="ar"/>
                </w:rPr>
                <w:t>≥</w:t>
              </w:r>
            </w:ins>
            <w:r>
              <w:rPr>
                <w:rStyle w:val="204"/>
                <w:rFonts w:ascii="宋体" w:hAnsi="宋体" w:eastAsia="宋体" w:cs="宋体"/>
                <w:color w:val="auto"/>
                <w:sz w:val="24"/>
                <w:szCs w:val="24"/>
                <w:lang w:bidi="ar"/>
              </w:rPr>
              <w:t>4T SATA HDD硬盘。</w:t>
            </w:r>
            <w:r>
              <w:rPr>
                <w:rStyle w:val="203"/>
                <w:rFonts w:ascii="宋体" w:hAnsi="宋体" w:eastAsia="宋体" w:cs="宋体"/>
                <w:color w:val="auto"/>
                <w:sz w:val="24"/>
                <w:szCs w:val="24"/>
                <w:lang w:bidi="ar"/>
              </w:rPr>
              <w:br w:type="textWrapping"/>
            </w:r>
            <w:r>
              <w:rPr>
                <w:rStyle w:val="203"/>
                <w:rFonts w:ascii="宋体" w:hAnsi="宋体" w:eastAsia="宋体" w:cs="宋体"/>
                <w:color w:val="auto"/>
                <w:sz w:val="24"/>
                <w:szCs w:val="24"/>
                <w:lang w:bidi="ar"/>
              </w:rPr>
              <w:t>8.硬盘控制器：配置</w:t>
            </w:r>
            <w:ins w:id="36" w:author="XX X" w:date="2025-10-29T23:09:00Z">
              <w:r>
                <w:rPr>
                  <w:rStyle w:val="203"/>
                  <w:rFonts w:ascii="宋体" w:hAnsi="宋体" w:eastAsia="宋体" w:cs="宋体"/>
                  <w:color w:val="auto"/>
                  <w:sz w:val="24"/>
                  <w:szCs w:val="24"/>
                  <w:lang w:bidi="ar"/>
                </w:rPr>
                <w:t>≥</w:t>
              </w:r>
            </w:ins>
            <w:r>
              <w:rPr>
                <w:rStyle w:val="203"/>
                <w:rFonts w:ascii="宋体" w:hAnsi="宋体" w:eastAsia="宋体" w:cs="宋体"/>
                <w:color w:val="auto"/>
                <w:sz w:val="24"/>
                <w:szCs w:val="24"/>
                <w:lang w:bidi="ar"/>
              </w:rPr>
              <w:t>2GB RAID控制器，支持RAID 0/1/5/10/50/60，支持电容掉电保护，RAID状态迁移、RAID配置记忆等功能。</w:t>
            </w:r>
            <w:r>
              <w:rPr>
                <w:rStyle w:val="203"/>
                <w:rFonts w:ascii="宋体" w:hAnsi="宋体" w:eastAsia="宋体" w:cs="宋体"/>
                <w:color w:val="auto"/>
                <w:sz w:val="24"/>
                <w:szCs w:val="24"/>
                <w:lang w:bidi="ar"/>
              </w:rPr>
              <w:br w:type="textWrapping"/>
            </w:r>
            <w:r>
              <w:rPr>
                <w:rStyle w:val="203"/>
                <w:rFonts w:ascii="宋体" w:hAnsi="宋体" w:eastAsia="宋体" w:cs="宋体"/>
                <w:color w:val="auto"/>
                <w:sz w:val="24"/>
                <w:szCs w:val="24"/>
                <w:lang w:bidi="ar"/>
              </w:rPr>
              <w:t>9.风扇：配置≥4个热插拔高速系统风扇，支持动态智能风扇调速的散热系统，风扇支持N+1冗余 及热插拔功能。</w:t>
            </w:r>
            <w:r>
              <w:rPr>
                <w:rStyle w:val="203"/>
                <w:rFonts w:ascii="宋体" w:hAnsi="宋体" w:eastAsia="宋体" w:cs="宋体"/>
                <w:color w:val="auto"/>
                <w:sz w:val="24"/>
                <w:szCs w:val="24"/>
                <w:lang w:bidi="ar"/>
              </w:rPr>
              <w:br w:type="textWrapping"/>
            </w:r>
            <w:r>
              <w:rPr>
                <w:rStyle w:val="203"/>
                <w:rFonts w:ascii="宋体" w:hAnsi="宋体" w:eastAsia="宋体" w:cs="宋体"/>
                <w:color w:val="auto"/>
                <w:sz w:val="24"/>
                <w:szCs w:val="24"/>
                <w:lang w:bidi="ar"/>
              </w:rPr>
              <w:t>10.电源：配置≥2个1200W CRPS标准电源，支持1+1冗余。</w:t>
            </w:r>
            <w:r>
              <w:rPr>
                <w:rStyle w:val="203"/>
                <w:rFonts w:ascii="宋体" w:hAnsi="宋体" w:eastAsia="宋体" w:cs="宋体"/>
                <w:color w:val="auto"/>
                <w:sz w:val="24"/>
                <w:szCs w:val="24"/>
                <w:lang w:bidi="ar"/>
              </w:rPr>
              <w:br w:type="textWrapping"/>
            </w:r>
            <w:r>
              <w:rPr>
                <w:rStyle w:val="203"/>
                <w:rFonts w:ascii="宋体" w:hAnsi="宋体" w:eastAsia="宋体" w:cs="宋体"/>
                <w:color w:val="auto"/>
                <w:sz w:val="24"/>
                <w:szCs w:val="24"/>
                <w:lang w:bidi="ar"/>
              </w:rPr>
              <w:t>11.其他IO：</w:t>
            </w:r>
            <w:ins w:id="37" w:author="XX X" w:date="2025-10-29T23:09:00Z">
              <w:r>
                <w:rPr>
                  <w:rStyle w:val="203"/>
                  <w:rFonts w:ascii="宋体" w:hAnsi="宋体" w:eastAsia="宋体" w:cs="宋体"/>
                  <w:color w:val="auto"/>
                  <w:sz w:val="24"/>
                  <w:szCs w:val="24"/>
                  <w:lang w:bidi="ar"/>
                </w:rPr>
                <w:t>≥</w:t>
              </w:r>
            </w:ins>
            <w:r>
              <w:rPr>
                <w:rStyle w:val="203"/>
                <w:rFonts w:ascii="宋体" w:hAnsi="宋体" w:eastAsia="宋体" w:cs="宋体"/>
                <w:color w:val="auto"/>
                <w:sz w:val="24"/>
                <w:szCs w:val="24"/>
                <w:lang w:bidi="ar"/>
              </w:rPr>
              <w:t>2个</w:t>
            </w:r>
            <w:del w:id="38" w:author="XX X" w:date="2025-10-29T23:09:00Z">
              <w:r>
                <w:rPr>
                  <w:rStyle w:val="203"/>
                  <w:rFonts w:ascii="宋体" w:hAnsi="宋体" w:eastAsia="宋体" w:cs="宋体"/>
                  <w:color w:val="auto"/>
                  <w:sz w:val="24"/>
                  <w:szCs w:val="24"/>
                  <w:lang w:bidi="ar"/>
                </w:rPr>
                <w:delText>VGA</w:delText>
              </w:r>
            </w:del>
            <w:ins w:id="39" w:author="XX X" w:date="2025-10-29T23:09:00Z">
              <w:r>
                <w:rPr>
                  <w:rStyle w:val="203"/>
                  <w:rFonts w:ascii="宋体" w:hAnsi="宋体" w:eastAsia="宋体" w:cs="宋体"/>
                  <w:color w:val="auto"/>
                  <w:sz w:val="24"/>
                  <w:szCs w:val="24"/>
                  <w:lang w:bidi="ar"/>
                </w:rPr>
                <w:t>显示</w:t>
              </w:r>
            </w:ins>
            <w:r>
              <w:rPr>
                <w:rStyle w:val="203"/>
                <w:rFonts w:ascii="宋体" w:hAnsi="宋体" w:eastAsia="宋体" w:cs="宋体"/>
                <w:color w:val="auto"/>
                <w:sz w:val="24"/>
                <w:szCs w:val="24"/>
                <w:lang w:bidi="ar"/>
              </w:rPr>
              <w:t>接口；</w:t>
            </w:r>
            <w:ins w:id="40" w:author="XX X" w:date="2025-10-29T23:09:00Z">
              <w:r>
                <w:rPr>
                  <w:rStyle w:val="203"/>
                  <w:rFonts w:ascii="宋体" w:hAnsi="宋体" w:eastAsia="宋体" w:cs="宋体"/>
                  <w:color w:val="auto"/>
                  <w:sz w:val="24"/>
                  <w:szCs w:val="24"/>
                  <w:lang w:bidi="ar"/>
                </w:rPr>
                <w:t>≥</w:t>
              </w:r>
            </w:ins>
            <w:r>
              <w:rPr>
                <w:rStyle w:val="203"/>
                <w:rFonts w:ascii="宋体" w:hAnsi="宋体" w:eastAsia="宋体" w:cs="宋体"/>
                <w:color w:val="auto"/>
                <w:sz w:val="24"/>
                <w:szCs w:val="24"/>
                <w:lang w:bidi="ar"/>
              </w:rPr>
              <w:t>4个USB接口；1个RJ-45管理接口；</w:t>
            </w:r>
            <w:ins w:id="41" w:author="XX X" w:date="2025-10-29T23:09:00Z">
              <w:r>
                <w:rPr>
                  <w:rStyle w:val="203"/>
                  <w:rFonts w:hint="default" w:ascii="宋体" w:hAnsi="宋体" w:eastAsia="宋体" w:cs="宋体"/>
                  <w:color w:val="auto"/>
                  <w:sz w:val="24"/>
                  <w:szCs w:val="24"/>
                  <w:lang w:bidi="ar"/>
                </w:rPr>
                <w:t xml:space="preserve"> </w:t>
              </w:r>
            </w:ins>
            <w:del w:id="42" w:author="XX X" w:date="2025-10-29T23:09:00Z">
              <w:r>
                <w:rPr>
                  <w:rStyle w:val="203"/>
                  <w:rFonts w:ascii="宋体" w:hAnsi="宋体" w:eastAsia="宋体" w:cs="宋体"/>
                  <w:color w:val="auto"/>
                  <w:sz w:val="24"/>
                  <w:szCs w:val="24"/>
                  <w:lang w:bidi="ar"/>
                </w:rPr>
                <w:delText>可选1个COM口。</w:delText>
              </w:r>
            </w:del>
            <w:r>
              <w:rPr>
                <w:rStyle w:val="203"/>
                <w:rFonts w:ascii="宋体" w:hAnsi="宋体" w:eastAsia="宋体" w:cs="宋体"/>
                <w:color w:val="auto"/>
                <w:sz w:val="24"/>
                <w:szCs w:val="24"/>
                <w:lang w:bidi="ar"/>
              </w:rPr>
              <w:br w:type="textWrapping"/>
            </w:r>
            <w:r>
              <w:rPr>
                <w:rStyle w:val="203"/>
                <w:rFonts w:ascii="宋体" w:hAnsi="宋体" w:eastAsia="宋体" w:cs="宋体"/>
                <w:color w:val="auto"/>
                <w:sz w:val="24"/>
                <w:szCs w:val="24"/>
                <w:lang w:bidi="ar"/>
              </w:rPr>
              <w:t>12.机箱：2U双路机架式服务器，机箱深度小于800mm。</w:t>
            </w:r>
            <w:r>
              <w:rPr>
                <w:rStyle w:val="203"/>
                <w:rFonts w:ascii="宋体" w:hAnsi="宋体" w:eastAsia="宋体" w:cs="宋体"/>
                <w:color w:val="auto"/>
                <w:sz w:val="24"/>
                <w:szCs w:val="24"/>
                <w:lang w:bidi="ar"/>
              </w:rPr>
              <w:br w:type="textWrapping"/>
            </w:r>
            <w:r>
              <w:rPr>
                <w:rStyle w:val="204"/>
                <w:rFonts w:ascii="宋体" w:hAnsi="宋体" w:eastAsia="宋体" w:cs="宋体"/>
                <w:color w:val="auto"/>
                <w:sz w:val="24"/>
                <w:szCs w:val="24"/>
                <w:lang w:bidi="ar"/>
              </w:rPr>
              <w:t>13.故障诊断：支持离线光诊断功能，可断电环境下诊断主板关键信息故障。</w:t>
            </w:r>
            <w:r>
              <w:rPr>
                <w:rStyle w:val="204"/>
                <w:rFonts w:ascii="宋体" w:hAnsi="宋体" w:eastAsia="宋体" w:cs="宋体"/>
                <w:color w:val="auto"/>
                <w:sz w:val="24"/>
                <w:szCs w:val="24"/>
                <w:lang w:bidi="ar"/>
              </w:rPr>
              <w:br w:type="textWrapping"/>
            </w:r>
            <w:r>
              <w:rPr>
                <w:rStyle w:val="204"/>
                <w:rFonts w:ascii="宋体" w:hAnsi="宋体" w:eastAsia="宋体" w:cs="宋体"/>
                <w:b/>
                <w:bCs/>
                <w:color w:val="auto"/>
                <w:sz w:val="24"/>
                <w:szCs w:val="24"/>
                <w:lang w:bidi="ar"/>
              </w:rPr>
              <w:t>#14.安装QWQ 32B、OCR、语音识别等模型，并实现涉案财物判决分析</w:t>
            </w:r>
            <w:del w:id="43" w:author="XX X" w:date="2025-10-29T23:10:00Z">
              <w:r>
                <w:rPr>
                  <w:rStyle w:val="204"/>
                  <w:rFonts w:ascii="宋体" w:hAnsi="宋体" w:eastAsia="宋体" w:cs="宋体"/>
                  <w:b/>
                  <w:bCs/>
                  <w:color w:val="auto"/>
                  <w:sz w:val="24"/>
                  <w:szCs w:val="24"/>
                  <w:lang w:bidi="ar"/>
                </w:rPr>
                <w:delText>，提供相关的证明文件</w:delText>
              </w:r>
            </w:del>
            <w:ins w:id="44" w:author="Mikl " w:date="2025-11-22T07:30:25Z">
              <w:r>
                <w:rPr>
                  <w:rStyle w:val="204"/>
                  <w:rFonts w:ascii="宋体" w:hAnsi="宋体" w:cs="宋体"/>
                  <w:b/>
                  <w:bCs/>
                  <w:color w:val="auto"/>
                  <w:sz w:val="24"/>
                  <w:szCs w:val="24"/>
                  <w:lang w:eastAsia="zh-CN" w:bidi="ar"/>
                </w:rPr>
                <w:t>，</w:t>
              </w:r>
            </w:ins>
            <w:del w:id="45" w:author="Mikl " w:date="2025-11-22T07:30:25Z">
              <w:r>
                <w:rPr>
                  <w:rStyle w:val="204"/>
                  <w:rFonts w:ascii="宋体" w:hAnsi="宋体" w:eastAsia="宋体" w:cs="宋体"/>
                  <w:b/>
                  <w:bCs/>
                  <w:color w:val="auto"/>
                  <w:sz w:val="24"/>
                  <w:szCs w:val="24"/>
                  <w:lang w:bidi="ar"/>
                </w:rPr>
                <w:delText>。</w:delText>
              </w:r>
            </w:del>
            <w:ins w:id="46" w:author="Mikl " w:date="2025-11-22T07:30:22Z">
              <w:r>
                <w:rPr>
                  <w:rFonts w:ascii="宋体" w:hAnsi="宋体" w:eastAsia="宋体" w:cs="宋体"/>
                  <w:sz w:val="24"/>
                  <w:szCs w:val="24"/>
                </w:rPr>
                <w:t>供应商在技术方案中提供实现路径、模型能力描述和功能截图</w:t>
              </w:r>
            </w:ins>
            <w:del w:id="47" w:author="bwtc" w:date="2025-10-28T15:10:00Z">
              <w:r>
                <w:rPr>
                  <w:rStyle w:val="204"/>
                  <w:rFonts w:ascii="宋体" w:hAnsi="宋体" w:eastAsia="宋体" w:cs="宋体"/>
                  <w:color w:val="auto"/>
                  <w:sz w:val="24"/>
                  <w:szCs w:val="24"/>
                  <w:lang w:bidi="ar"/>
                </w:rPr>
                <w:br w:type="textWrapping"/>
              </w:r>
            </w:del>
            <w:del w:id="48" w:author="bwtc" w:date="2025-10-28T15:10:00Z">
              <w:r>
                <w:rPr>
                  <w:rStyle w:val="204"/>
                  <w:rFonts w:ascii="宋体" w:hAnsi="宋体" w:eastAsia="宋体" w:cs="宋体"/>
                  <w:color w:val="auto"/>
                  <w:sz w:val="24"/>
                  <w:szCs w:val="24"/>
                  <w:lang w:bidi="ar"/>
                </w:rPr>
                <w:delText>15.提供中国强制性产品认证3C认证证书。</w:delText>
              </w:r>
            </w:del>
            <w:del w:id="49" w:author="bwtc" w:date="2025-10-28T15:10:00Z">
              <w:r>
                <w:rPr>
                  <w:rStyle w:val="204"/>
                  <w:rFonts w:ascii="宋体" w:hAnsi="宋体" w:eastAsia="宋体" w:cs="宋体"/>
                  <w:color w:val="auto"/>
                  <w:sz w:val="24"/>
                  <w:szCs w:val="24"/>
                  <w:lang w:bidi="ar"/>
                </w:rPr>
                <w:br w:type="textWrapping"/>
              </w:r>
            </w:del>
            <w:del w:id="50" w:author="bwtc" w:date="2025-10-28T15:10:00Z">
              <w:r>
                <w:rPr>
                  <w:rStyle w:val="204"/>
                  <w:rFonts w:ascii="宋体" w:hAnsi="宋体" w:eastAsia="宋体" w:cs="宋体"/>
                  <w:color w:val="auto"/>
                  <w:sz w:val="24"/>
                  <w:szCs w:val="24"/>
                  <w:lang w:bidi="ar"/>
                </w:rPr>
                <w:delText>16.提供节能认证证书，且认证范围包含投标产品的能效等级</w:delText>
              </w:r>
            </w:del>
            <w:r>
              <w:rPr>
                <w:rStyle w:val="204"/>
                <w:rFonts w:ascii="宋体" w:hAnsi="宋体" w:eastAsia="宋体" w:cs="宋体"/>
                <w:color w:val="auto"/>
                <w:sz w:val="24"/>
                <w:szCs w:val="24"/>
                <w:lang w:bidi="ar"/>
              </w:rPr>
              <w:t>。</w:t>
            </w:r>
            <w:r>
              <w:rPr>
                <w:rStyle w:val="204"/>
                <w:rFonts w:ascii="宋体" w:hAnsi="宋体" w:eastAsia="宋体" w:cs="宋体"/>
                <w:color w:val="auto"/>
                <w:sz w:val="24"/>
                <w:szCs w:val="24"/>
                <w:lang w:bidi="ar"/>
              </w:rPr>
              <w:br w:type="textWrapping"/>
            </w:r>
            <w:r>
              <w:rPr>
                <w:rStyle w:val="206"/>
                <w:rFonts w:ascii="宋体" w:hAnsi="宋体" w:eastAsia="宋体" w:cs="宋体"/>
                <w:b/>
                <w:bCs/>
                <w:color w:val="auto"/>
                <w:sz w:val="24"/>
                <w:szCs w:val="24"/>
                <w:lang w:bidi="ar"/>
              </w:rPr>
              <w:t>#1</w:t>
            </w:r>
            <w:del w:id="51" w:author="bwtc" w:date="2025-10-28T15:10:00Z">
              <w:r>
                <w:rPr>
                  <w:rStyle w:val="206"/>
                  <w:rFonts w:ascii="宋体" w:hAnsi="宋体" w:eastAsia="宋体" w:cs="宋体"/>
                  <w:b/>
                  <w:bCs/>
                  <w:color w:val="auto"/>
                  <w:sz w:val="24"/>
                  <w:szCs w:val="24"/>
                  <w:lang w:bidi="ar"/>
                </w:rPr>
                <w:delText>7</w:delText>
              </w:r>
            </w:del>
            <w:ins w:id="52" w:author="bwtc" w:date="2025-10-28T15:10:00Z">
              <w:r>
                <w:rPr>
                  <w:rStyle w:val="206"/>
                  <w:rFonts w:ascii="宋体" w:hAnsi="宋体" w:eastAsia="宋体" w:cs="宋体"/>
                  <w:b/>
                  <w:bCs/>
                  <w:color w:val="auto"/>
                  <w:sz w:val="24"/>
                  <w:szCs w:val="24"/>
                  <w:lang w:bidi="ar"/>
                </w:rPr>
                <w:t>5</w:t>
              </w:r>
            </w:ins>
            <w:r>
              <w:rPr>
                <w:rStyle w:val="206"/>
                <w:rFonts w:ascii="宋体" w:hAnsi="宋体" w:eastAsia="宋体" w:cs="宋体"/>
                <w:b/>
                <w:bCs/>
                <w:color w:val="auto"/>
                <w:sz w:val="24"/>
                <w:szCs w:val="24"/>
                <w:lang w:bidi="ar"/>
              </w:rPr>
              <w:t>.视音频智能下载功能。能够适配不同平台SDK的调用，包括宇视、海康、大华等主流品牌，能够使用SDK的按时间段调用接口进行指定时间范围及摄像头的视频文件下载，提供技术说明及功能截图。</w:t>
            </w:r>
            <w:r>
              <w:rPr>
                <w:rStyle w:val="206"/>
                <w:rFonts w:ascii="宋体" w:hAnsi="宋体" w:eastAsia="宋体" w:cs="宋体"/>
                <w:color w:val="auto"/>
                <w:sz w:val="24"/>
                <w:szCs w:val="24"/>
                <w:lang w:bidi="ar"/>
              </w:rPr>
              <w:br w:type="textWrapping"/>
            </w:r>
            <w:r>
              <w:rPr>
                <w:rStyle w:val="206"/>
                <w:rFonts w:ascii="宋体" w:hAnsi="宋体" w:eastAsia="宋体" w:cs="宋体"/>
                <w:b/>
                <w:bCs/>
                <w:color w:val="auto"/>
                <w:sz w:val="24"/>
                <w:szCs w:val="24"/>
                <w:lang w:bidi="ar"/>
              </w:rPr>
              <w:t>#1</w:t>
            </w:r>
            <w:del w:id="53" w:author="bwtc" w:date="2025-10-28T15:10:00Z">
              <w:r>
                <w:rPr>
                  <w:rStyle w:val="206"/>
                  <w:rFonts w:ascii="宋体" w:hAnsi="宋体" w:eastAsia="宋体" w:cs="宋体"/>
                  <w:b/>
                  <w:bCs/>
                  <w:color w:val="auto"/>
                  <w:sz w:val="24"/>
                  <w:szCs w:val="24"/>
                  <w:lang w:bidi="ar"/>
                </w:rPr>
                <w:delText>8</w:delText>
              </w:r>
            </w:del>
            <w:ins w:id="54" w:author="bwtc" w:date="2025-10-28T15:10:00Z">
              <w:r>
                <w:rPr>
                  <w:rStyle w:val="206"/>
                  <w:rFonts w:ascii="宋体" w:hAnsi="宋体" w:eastAsia="宋体" w:cs="宋体"/>
                  <w:b/>
                  <w:bCs/>
                  <w:color w:val="auto"/>
                  <w:sz w:val="24"/>
                  <w:szCs w:val="24"/>
                  <w:lang w:bidi="ar"/>
                </w:rPr>
                <w:t>6</w:t>
              </w:r>
            </w:ins>
            <w:r>
              <w:rPr>
                <w:rStyle w:val="206"/>
                <w:rFonts w:ascii="宋体" w:hAnsi="宋体" w:eastAsia="宋体" w:cs="宋体"/>
                <w:b/>
                <w:bCs/>
                <w:color w:val="auto"/>
                <w:sz w:val="24"/>
                <w:szCs w:val="24"/>
                <w:lang w:bidi="ar"/>
              </w:rPr>
              <w:t>.视音频智能转码。将视频文件从原厂特定格式转通用格式或编码方式，适应通用的播放平台或设备，以及满足不同的需求，系统包括压缩视频文件大小，提高视频播放效果，兼容性、可编辑性等，提供技术说明及功能截图。</w:t>
            </w:r>
            <w:r>
              <w:rPr>
                <w:rStyle w:val="206"/>
                <w:rFonts w:ascii="宋体" w:hAnsi="宋体" w:eastAsia="宋体" w:cs="宋体"/>
                <w:b/>
                <w:bCs/>
                <w:color w:val="auto"/>
                <w:sz w:val="24"/>
                <w:szCs w:val="24"/>
                <w:lang w:bidi="ar"/>
              </w:rPr>
              <w:br w:type="textWrapping"/>
            </w:r>
            <w:r>
              <w:rPr>
                <w:rStyle w:val="206"/>
                <w:rFonts w:ascii="宋体" w:hAnsi="宋体" w:eastAsia="宋体" w:cs="宋体"/>
                <w:b/>
                <w:bCs/>
                <w:color w:val="auto"/>
                <w:sz w:val="24"/>
                <w:szCs w:val="24"/>
                <w:lang w:bidi="ar"/>
              </w:rPr>
              <w:t>#1</w:t>
            </w:r>
            <w:del w:id="55" w:author="bwtc" w:date="2025-10-28T15:10:00Z">
              <w:r>
                <w:rPr>
                  <w:rStyle w:val="206"/>
                  <w:rFonts w:ascii="宋体" w:hAnsi="宋体" w:eastAsia="宋体" w:cs="宋体"/>
                  <w:b/>
                  <w:bCs/>
                  <w:color w:val="auto"/>
                  <w:sz w:val="24"/>
                  <w:szCs w:val="24"/>
                  <w:lang w:bidi="ar"/>
                </w:rPr>
                <w:delText>9</w:delText>
              </w:r>
            </w:del>
            <w:ins w:id="56" w:author="bwtc" w:date="2025-10-28T15:10:00Z">
              <w:r>
                <w:rPr>
                  <w:rStyle w:val="206"/>
                  <w:rFonts w:ascii="宋体" w:hAnsi="宋体" w:eastAsia="宋体" w:cs="宋体"/>
                  <w:b/>
                  <w:bCs/>
                  <w:color w:val="auto"/>
                  <w:sz w:val="24"/>
                  <w:szCs w:val="24"/>
                  <w:lang w:bidi="ar"/>
                </w:rPr>
                <w:t>7</w:t>
              </w:r>
            </w:ins>
            <w:r>
              <w:rPr>
                <w:rStyle w:val="206"/>
                <w:rFonts w:ascii="宋体" w:hAnsi="宋体" w:eastAsia="宋体" w:cs="宋体"/>
                <w:b/>
                <w:bCs/>
                <w:color w:val="auto"/>
                <w:sz w:val="24"/>
                <w:szCs w:val="24"/>
                <w:lang w:bidi="ar"/>
              </w:rPr>
              <w:t>.接待室视音频智能关联。记录治安接待室内所有人员活动的视音频、将视音频信息与相应的业务编号进行精确关联、将关联后的信息传输至特定的系统，提供技术说明及功能截图。</w:t>
            </w:r>
          </w:p>
        </w:tc>
        <w:tc>
          <w:tcPr>
            <w:tcW w:w="638" w:type="dxa"/>
            <w:tcBorders>
              <w:top w:val="single" w:color="000000" w:sz="4" w:space="0"/>
              <w:left w:val="single" w:color="000000" w:sz="4" w:space="0"/>
              <w:bottom w:val="single" w:color="000000" w:sz="4" w:space="0"/>
              <w:right w:val="single" w:color="000000" w:sz="4" w:space="0"/>
            </w:tcBorders>
            <w:vAlign w:val="center"/>
          </w:tcPr>
          <w:p w14:paraId="422D42CF">
            <w:pPr>
              <w:widowControl/>
              <w:spacing w:line="360" w:lineRule="auto"/>
              <w:jc w:val="center"/>
              <w:textAlignment w:val="center"/>
              <w:rPr>
                <w:rFonts w:hint="eastAsia" w:ascii="宋体" w:hAnsi="宋体" w:cs="宋体"/>
                <w:sz w:val="24"/>
                <w:szCs w:val="24"/>
              </w:rPr>
            </w:pPr>
            <w:r>
              <w:rPr>
                <w:rFonts w:hint="eastAsia" w:ascii="宋体" w:hAnsi="宋体" w:cs="宋体"/>
                <w:kern w:val="0"/>
                <w:sz w:val="24"/>
                <w:szCs w:val="24"/>
                <w:lang w:bidi="ar"/>
              </w:rPr>
              <w:t>1</w:t>
            </w:r>
          </w:p>
        </w:tc>
      </w:tr>
    </w:tbl>
    <w:p w14:paraId="35D1428A">
      <w:pPr>
        <w:widowControl/>
        <w:spacing w:after="0" w:line="360" w:lineRule="auto"/>
        <w:rPr>
          <w:rFonts w:hint="eastAsia" w:ascii="宋体" w:hAnsi="宋体" w:cs="宋体"/>
          <w:b/>
          <w:bCs/>
          <w:sz w:val="24"/>
          <w:szCs w:val="24"/>
          <w:lang w:bidi="ar"/>
        </w:rPr>
      </w:pPr>
    </w:p>
    <w:p w14:paraId="0056CBBB">
      <w:pPr>
        <w:widowControl/>
        <w:numPr>
          <w:ilvl w:val="0"/>
          <w:numId w:val="8"/>
        </w:numPr>
        <w:spacing w:after="0" w:line="360" w:lineRule="auto"/>
        <w:ind w:left="422" w:leftChars="201"/>
        <w:outlineLvl w:val="2"/>
        <w:rPr>
          <w:rFonts w:hint="eastAsia" w:ascii="宋体" w:hAnsi="宋体" w:cs="宋体"/>
          <w:b/>
          <w:bCs/>
          <w:sz w:val="24"/>
          <w:szCs w:val="24"/>
          <w:lang w:bidi="ar"/>
        </w:rPr>
      </w:pPr>
      <w:r>
        <w:rPr>
          <w:rFonts w:hint="eastAsia" w:ascii="宋体" w:hAnsi="宋体" w:cs="宋体"/>
          <w:b/>
          <w:bCs/>
          <w:sz w:val="24"/>
          <w:szCs w:val="24"/>
          <w:lang w:bidi="ar"/>
        </w:rPr>
        <w:t>应用软件部分</w:t>
      </w:r>
    </w:p>
    <w:tbl>
      <w:tblPr>
        <w:tblStyle w:val="45"/>
        <w:tblW w:w="881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38"/>
        <w:gridCol w:w="1177"/>
        <w:gridCol w:w="6357"/>
        <w:gridCol w:w="638"/>
      </w:tblGrid>
      <w:tr w14:paraId="4F855C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38" w:type="dxa"/>
            <w:tcBorders>
              <w:tl2br w:val="nil"/>
              <w:tr2bl w:val="nil"/>
            </w:tcBorders>
            <w:vAlign w:val="center"/>
          </w:tcPr>
          <w:p w14:paraId="585EDF4B">
            <w:pPr>
              <w:widowControl/>
              <w:spacing w:line="360" w:lineRule="auto"/>
              <w:jc w:val="center"/>
              <w:textAlignment w:val="center"/>
              <w:rPr>
                <w:rFonts w:hint="eastAsia" w:ascii="宋体" w:hAnsi="宋体" w:cs="宋体"/>
                <w:b/>
                <w:bCs/>
                <w:sz w:val="24"/>
                <w:szCs w:val="24"/>
              </w:rPr>
            </w:pPr>
            <w:r>
              <w:rPr>
                <w:rFonts w:hint="eastAsia" w:ascii="宋体" w:hAnsi="宋体" w:cs="宋体"/>
                <w:b/>
                <w:bCs/>
                <w:kern w:val="0"/>
                <w:sz w:val="24"/>
                <w:szCs w:val="24"/>
                <w:lang w:bidi="ar"/>
              </w:rPr>
              <w:t>序号</w:t>
            </w:r>
          </w:p>
        </w:tc>
        <w:tc>
          <w:tcPr>
            <w:tcW w:w="1177" w:type="dxa"/>
            <w:tcBorders>
              <w:tl2br w:val="nil"/>
              <w:tr2bl w:val="nil"/>
            </w:tcBorders>
            <w:vAlign w:val="center"/>
          </w:tcPr>
          <w:p w14:paraId="05E2C397">
            <w:pPr>
              <w:widowControl/>
              <w:spacing w:line="360" w:lineRule="auto"/>
              <w:jc w:val="center"/>
              <w:textAlignment w:val="center"/>
              <w:rPr>
                <w:rFonts w:hint="eastAsia" w:ascii="宋体" w:hAnsi="宋体" w:cs="宋体"/>
                <w:b/>
                <w:bCs/>
                <w:sz w:val="24"/>
                <w:szCs w:val="24"/>
              </w:rPr>
            </w:pPr>
            <w:r>
              <w:rPr>
                <w:rFonts w:hint="eastAsia" w:ascii="宋体" w:hAnsi="宋体" w:cs="宋体"/>
                <w:b/>
                <w:bCs/>
                <w:kern w:val="0"/>
                <w:sz w:val="24"/>
                <w:szCs w:val="24"/>
                <w:lang w:bidi="ar"/>
              </w:rPr>
              <w:t>软件名称</w:t>
            </w:r>
          </w:p>
        </w:tc>
        <w:tc>
          <w:tcPr>
            <w:tcW w:w="6357" w:type="dxa"/>
            <w:tcBorders>
              <w:tl2br w:val="nil"/>
              <w:tr2bl w:val="nil"/>
            </w:tcBorders>
            <w:vAlign w:val="center"/>
          </w:tcPr>
          <w:p w14:paraId="67F6160C">
            <w:pPr>
              <w:widowControl/>
              <w:spacing w:line="360" w:lineRule="auto"/>
              <w:jc w:val="center"/>
              <w:textAlignment w:val="center"/>
              <w:rPr>
                <w:rFonts w:hint="eastAsia" w:ascii="宋体" w:hAnsi="宋体" w:cs="宋体"/>
                <w:b/>
                <w:bCs/>
                <w:sz w:val="24"/>
                <w:szCs w:val="24"/>
              </w:rPr>
            </w:pPr>
            <w:r>
              <w:rPr>
                <w:rFonts w:hint="eastAsia" w:ascii="宋体" w:hAnsi="宋体" w:cs="宋体"/>
                <w:b/>
                <w:bCs/>
                <w:kern w:val="0"/>
                <w:sz w:val="24"/>
                <w:szCs w:val="24"/>
                <w:lang w:bidi="ar"/>
              </w:rPr>
              <w:t>主要性能指标</w:t>
            </w:r>
          </w:p>
        </w:tc>
        <w:tc>
          <w:tcPr>
            <w:tcW w:w="638" w:type="dxa"/>
            <w:tcBorders>
              <w:tl2br w:val="nil"/>
              <w:tr2bl w:val="nil"/>
            </w:tcBorders>
            <w:vAlign w:val="center"/>
          </w:tcPr>
          <w:p w14:paraId="386DF10A">
            <w:pPr>
              <w:widowControl/>
              <w:spacing w:line="360" w:lineRule="auto"/>
              <w:jc w:val="center"/>
              <w:textAlignment w:val="center"/>
              <w:rPr>
                <w:rFonts w:hint="eastAsia" w:ascii="宋体" w:hAnsi="宋体" w:cs="宋体"/>
                <w:b/>
                <w:bCs/>
                <w:sz w:val="24"/>
                <w:szCs w:val="24"/>
              </w:rPr>
            </w:pPr>
            <w:r>
              <w:rPr>
                <w:rFonts w:hint="eastAsia" w:ascii="宋体" w:hAnsi="宋体" w:cs="宋体"/>
                <w:b/>
                <w:bCs/>
                <w:kern w:val="0"/>
                <w:sz w:val="24"/>
                <w:szCs w:val="24"/>
                <w:lang w:bidi="ar"/>
              </w:rPr>
              <w:t>数量</w:t>
            </w:r>
          </w:p>
        </w:tc>
      </w:tr>
      <w:tr w14:paraId="5EC51A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38" w:type="dxa"/>
            <w:tcBorders>
              <w:tl2br w:val="nil"/>
              <w:tr2bl w:val="nil"/>
            </w:tcBorders>
            <w:vAlign w:val="center"/>
          </w:tcPr>
          <w:p w14:paraId="0D6DFCF8">
            <w:pPr>
              <w:widowControl/>
              <w:spacing w:line="360" w:lineRule="auto"/>
              <w:jc w:val="center"/>
              <w:textAlignment w:val="center"/>
              <w:rPr>
                <w:rFonts w:hint="eastAsia" w:ascii="宋体" w:hAnsi="宋体" w:cs="宋体"/>
                <w:sz w:val="24"/>
                <w:szCs w:val="24"/>
              </w:rPr>
            </w:pPr>
            <w:r>
              <w:rPr>
                <w:rFonts w:hint="eastAsia" w:ascii="宋体" w:hAnsi="宋体" w:cs="宋体"/>
                <w:kern w:val="0"/>
                <w:sz w:val="24"/>
                <w:szCs w:val="24"/>
                <w:lang w:bidi="ar"/>
              </w:rPr>
              <w:t>1</w:t>
            </w:r>
          </w:p>
        </w:tc>
        <w:tc>
          <w:tcPr>
            <w:tcW w:w="1177" w:type="dxa"/>
            <w:tcBorders>
              <w:tl2br w:val="nil"/>
              <w:tr2bl w:val="nil"/>
            </w:tcBorders>
            <w:vAlign w:val="center"/>
          </w:tcPr>
          <w:p w14:paraId="14CCF379">
            <w:pPr>
              <w:widowControl/>
              <w:spacing w:line="360" w:lineRule="auto"/>
              <w:jc w:val="center"/>
              <w:textAlignment w:val="center"/>
              <w:rPr>
                <w:rFonts w:hint="eastAsia" w:ascii="宋体" w:hAnsi="宋体" w:cs="宋体"/>
                <w:sz w:val="24"/>
                <w:szCs w:val="24"/>
              </w:rPr>
            </w:pPr>
            <w:r>
              <w:rPr>
                <w:rFonts w:hint="eastAsia" w:ascii="宋体" w:hAnsi="宋体" w:cs="宋体"/>
                <w:kern w:val="0"/>
                <w:sz w:val="24"/>
                <w:szCs w:val="24"/>
                <w:lang w:bidi="ar"/>
              </w:rPr>
              <w:t>语音识别系统</w:t>
            </w:r>
          </w:p>
        </w:tc>
        <w:tc>
          <w:tcPr>
            <w:tcW w:w="6357" w:type="dxa"/>
            <w:tcBorders>
              <w:tl2br w:val="nil"/>
              <w:tr2bl w:val="nil"/>
            </w:tcBorders>
            <w:vAlign w:val="center"/>
          </w:tcPr>
          <w:p w14:paraId="3E149944">
            <w:pPr>
              <w:widowControl/>
              <w:spacing w:line="360" w:lineRule="auto"/>
              <w:jc w:val="left"/>
              <w:textAlignment w:val="center"/>
              <w:rPr>
                <w:rFonts w:hint="eastAsia" w:ascii="宋体" w:hAnsi="宋体" w:cs="宋体"/>
                <w:sz w:val="24"/>
                <w:szCs w:val="24"/>
              </w:rPr>
            </w:pPr>
            <w:r>
              <w:rPr>
                <w:rFonts w:hint="eastAsia" w:ascii="宋体" w:hAnsi="宋体" w:cs="宋体"/>
                <w:sz w:val="24"/>
                <w:szCs w:val="24"/>
              </w:rPr>
              <w:t>1.系统可实现对接报案室对话内容的实时语音智能识别和转录，将语音数据转换为可检索的文字记录。</w:t>
            </w:r>
            <w:r>
              <w:rPr>
                <w:rFonts w:hint="eastAsia" w:ascii="宋体" w:hAnsi="宋体" w:cs="宋体"/>
                <w:sz w:val="24"/>
                <w:szCs w:val="24"/>
              </w:rPr>
              <w:br w:type="textWrapping"/>
            </w:r>
            <w:r>
              <w:rPr>
                <w:rFonts w:hint="eastAsia" w:ascii="宋体" w:hAnsi="宋体" w:cs="宋体"/>
                <w:sz w:val="24"/>
                <w:szCs w:val="24"/>
              </w:rPr>
              <w:t>2.系统能够优化分局全部派出所治安接待室视音频记录系统，实现视音频信息记录、解码、压缩、无插件播放、与业务编号的精确关联，以及信息向市局的有效传输。</w:t>
            </w:r>
            <w:r>
              <w:rPr>
                <w:rFonts w:hint="eastAsia" w:ascii="宋体" w:hAnsi="宋体" w:cs="宋体"/>
                <w:sz w:val="24"/>
                <w:szCs w:val="24"/>
              </w:rPr>
              <w:br w:type="textWrapping"/>
            </w:r>
            <w:r>
              <w:rPr>
                <w:rFonts w:hint="eastAsia" w:ascii="宋体" w:hAnsi="宋体" w:cs="宋体"/>
                <w:sz w:val="24"/>
                <w:szCs w:val="24"/>
              </w:rPr>
              <w:t>3.系统可以适应通用的播放平台或设备，以及满足不同的需求，系统包括压缩视频文件大小，提高视频播放效果，兼容性、可编辑性等。</w:t>
            </w:r>
            <w:r>
              <w:rPr>
                <w:rFonts w:hint="eastAsia" w:ascii="宋体" w:hAnsi="宋体" w:cs="宋体"/>
                <w:sz w:val="24"/>
                <w:szCs w:val="24"/>
              </w:rPr>
              <w:br w:type="textWrapping"/>
            </w:r>
            <w:del w:id="57" w:author="XX X" w:date="2025-10-29T23:10:00Z">
              <w:r>
                <w:rPr>
                  <w:rFonts w:hint="eastAsia" w:ascii="宋体" w:hAnsi="宋体" w:cs="宋体"/>
                  <w:b/>
                  <w:bCs/>
                  <w:sz w:val="24"/>
                  <w:szCs w:val="24"/>
                </w:rPr>
                <w:delText>#4.需提供“执法视音频</w:delText>
              </w:r>
              <w:commentRangeStart w:id="9"/>
              <w:r>
                <w:rPr>
                  <w:rFonts w:hint="eastAsia" w:ascii="宋体" w:hAnsi="宋体" w:cs="宋体"/>
                  <w:b/>
                  <w:bCs/>
                  <w:sz w:val="24"/>
                  <w:szCs w:val="24"/>
                </w:rPr>
                <w:delText>压缩</w:delText>
              </w:r>
              <w:commentRangeEnd w:id="9"/>
            </w:del>
            <w:r>
              <w:rPr>
                <w:rStyle w:val="52"/>
              </w:rPr>
              <w:commentReference w:id="9"/>
            </w:r>
            <w:ins w:id="58" w:author="Mikl " w:date="2025-11-22T07:35:06Z">
              <w:r>
                <w:rPr>
                  <w:rStyle w:val="52"/>
                  <w:rFonts w:hint="eastAsia"/>
                  <w:lang w:val="en-US" w:eastAsia="zh-CN"/>
                </w:rPr>
                <w:t>4.</w:t>
              </w:r>
            </w:ins>
            <w:ins w:id="59" w:author="Mikl " w:date="2025-11-22T07:35:07Z">
              <w:r>
                <w:rPr>
                  <w:rFonts w:ascii="宋体" w:hAnsi="宋体" w:eastAsia="宋体" w:cs="宋体"/>
                  <w:sz w:val="24"/>
                  <w:szCs w:val="24"/>
                </w:rPr>
                <w:t>系统需实现视音频压缩、转码、播放、关联等能力，供应商需在技术方案中提供相关功能的实现说明</w:t>
              </w:r>
            </w:ins>
            <w:ins w:id="60" w:author="Mikl " w:date="2025-11-23T05:48:37Z">
              <w:r>
                <w:rPr>
                  <w:rFonts w:hint="eastAsia" w:ascii="宋体" w:hAnsi="宋体" w:cs="宋体"/>
                  <w:sz w:val="24"/>
                  <w:szCs w:val="24"/>
                  <w:lang w:val="en-US" w:eastAsia="zh-CN"/>
                </w:rPr>
                <w:t>及</w:t>
              </w:r>
            </w:ins>
            <w:ins w:id="61" w:author="Mikl " w:date="2025-11-22T07:35:07Z">
              <w:r>
                <w:rPr>
                  <w:rFonts w:ascii="宋体" w:hAnsi="宋体" w:eastAsia="宋体" w:cs="宋体"/>
                  <w:sz w:val="24"/>
                  <w:szCs w:val="24"/>
                </w:rPr>
                <w:t>流程说明</w:t>
              </w:r>
            </w:ins>
            <w:del w:id="62" w:author="XX X" w:date="2025-10-29T23:10:00Z">
              <w:r>
                <w:rPr>
                  <w:rFonts w:hint="eastAsia" w:ascii="宋体" w:hAnsi="宋体" w:cs="宋体"/>
                  <w:b/>
                  <w:bCs/>
                  <w:sz w:val="24"/>
                  <w:szCs w:val="24"/>
                </w:rPr>
                <w:delText>系统”计算机软件著作权登记证书复印件加盖公章。</w:delText>
              </w:r>
            </w:del>
            <w:r>
              <w:rPr>
                <w:rFonts w:hint="eastAsia" w:ascii="宋体" w:hAnsi="宋体" w:cs="宋体"/>
                <w:sz w:val="24"/>
                <w:szCs w:val="24"/>
              </w:rPr>
              <w:br w:type="textWrapping"/>
            </w:r>
            <w:r>
              <w:rPr>
                <w:rFonts w:hint="eastAsia" w:ascii="宋体" w:hAnsi="宋体" w:cs="宋体"/>
                <w:b/>
                <w:bCs/>
                <w:sz w:val="24"/>
                <w:szCs w:val="24"/>
              </w:rPr>
              <w:t>#</w:t>
            </w:r>
            <w:del w:id="63" w:author="Mikl " w:date="2025-11-22T07:35:19Z">
              <w:r>
                <w:rPr>
                  <w:rFonts w:hint="default" w:ascii="宋体" w:hAnsi="宋体" w:cs="宋体"/>
                  <w:b/>
                  <w:bCs/>
                  <w:sz w:val="24"/>
                  <w:szCs w:val="24"/>
                  <w:lang w:val="en-US"/>
                </w:rPr>
                <w:delText>5</w:delText>
              </w:r>
            </w:del>
            <w:ins w:id="64" w:author="bwtc" w:date="2025-10-30T10:24:17Z">
              <w:del w:id="65" w:author="Mikl " w:date="2025-11-22T07:35:19Z">
                <w:r>
                  <w:rPr>
                    <w:rFonts w:hint="default" w:ascii="宋体" w:hAnsi="宋体" w:cs="宋体"/>
                    <w:b/>
                    <w:bCs/>
                    <w:sz w:val="24"/>
                    <w:szCs w:val="24"/>
                    <w:lang w:val="en-US" w:eastAsia="zh-CN"/>
                  </w:rPr>
                  <w:delText>4</w:delText>
                </w:r>
              </w:del>
            </w:ins>
            <w:ins w:id="66" w:author="Mikl " w:date="2025-11-22T07:35:19Z">
              <w:r>
                <w:rPr>
                  <w:rFonts w:hint="eastAsia" w:ascii="宋体" w:hAnsi="宋体" w:cs="宋体"/>
                  <w:b/>
                  <w:bCs/>
                  <w:sz w:val="24"/>
                  <w:szCs w:val="24"/>
                  <w:lang w:val="en-US" w:eastAsia="zh-CN"/>
                </w:rPr>
                <w:t>5</w:t>
              </w:r>
            </w:ins>
            <w:r>
              <w:rPr>
                <w:rFonts w:hint="eastAsia" w:ascii="宋体" w:hAnsi="宋体" w:cs="宋体"/>
                <w:b/>
                <w:bCs/>
                <w:sz w:val="24"/>
                <w:szCs w:val="24"/>
              </w:rPr>
              <w:t>.需提供主要系统功能截图（不少于6个）</w:t>
            </w:r>
            <w:ins w:id="67" w:author="Mikl " w:date="2025-11-22T07:34:36Z">
              <w:r>
                <w:rPr>
                  <w:rFonts w:hint="eastAsia" w:ascii="宋体" w:hAnsi="宋体" w:cs="宋体"/>
                  <w:b/>
                  <w:bCs/>
                  <w:sz w:val="24"/>
                  <w:szCs w:val="24"/>
                  <w:lang w:eastAsia="zh-CN"/>
                </w:rPr>
                <w:t>，</w:t>
              </w:r>
            </w:ins>
            <w:ins w:id="68" w:author="Mikl " w:date="2025-11-22T07:34:37Z">
              <w:r>
                <w:rPr>
                  <w:rFonts w:ascii="宋体" w:hAnsi="宋体" w:eastAsia="宋体" w:cs="宋体"/>
                  <w:sz w:val="24"/>
                  <w:szCs w:val="24"/>
                </w:rPr>
                <w:t>包括视音频压缩处理、转码播放、音视频关联、语音识别转写等核心功能的界面</w:t>
              </w:r>
            </w:ins>
            <w:r>
              <w:rPr>
                <w:rFonts w:hint="eastAsia" w:ascii="宋体" w:hAnsi="宋体" w:cs="宋体"/>
                <w:b/>
                <w:bCs/>
                <w:sz w:val="24"/>
                <w:szCs w:val="24"/>
              </w:rPr>
              <w:t>。</w:t>
            </w:r>
            <w:del w:id="69" w:author="bwtc" w:date="2025-10-28T15:12:00Z">
              <w:bookmarkStart w:id="208" w:name="OLE_LINK3"/>
              <w:r>
                <w:rPr>
                  <w:rFonts w:hint="eastAsia" w:ascii="宋体" w:hAnsi="宋体" w:cs="宋体"/>
                  <w:b/>
                  <w:bCs/>
                  <w:sz w:val="24"/>
                  <w:szCs w:val="24"/>
                </w:rPr>
                <w:delText>#6.需提供原厂针对该项目的加盖公章的授权书及售后服务承诺原件。</w:delText>
              </w:r>
              <w:bookmarkEnd w:id="208"/>
            </w:del>
          </w:p>
        </w:tc>
        <w:tc>
          <w:tcPr>
            <w:tcW w:w="638" w:type="dxa"/>
            <w:tcBorders>
              <w:tl2br w:val="nil"/>
              <w:tr2bl w:val="nil"/>
            </w:tcBorders>
            <w:vAlign w:val="center"/>
          </w:tcPr>
          <w:p w14:paraId="0959B928">
            <w:pPr>
              <w:widowControl/>
              <w:spacing w:line="360" w:lineRule="auto"/>
              <w:jc w:val="center"/>
              <w:textAlignment w:val="center"/>
              <w:rPr>
                <w:rFonts w:hint="eastAsia" w:ascii="宋体" w:hAnsi="宋体" w:cs="宋体"/>
                <w:sz w:val="24"/>
                <w:szCs w:val="24"/>
              </w:rPr>
            </w:pPr>
            <w:r>
              <w:rPr>
                <w:rFonts w:hint="eastAsia" w:ascii="宋体" w:hAnsi="宋体" w:cs="宋体"/>
                <w:kern w:val="0"/>
                <w:sz w:val="24"/>
                <w:szCs w:val="24"/>
                <w:lang w:bidi="ar"/>
              </w:rPr>
              <w:t>1</w:t>
            </w:r>
          </w:p>
        </w:tc>
      </w:tr>
      <w:tr w14:paraId="4FB621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38" w:type="dxa"/>
            <w:tcBorders>
              <w:tl2br w:val="nil"/>
              <w:tr2bl w:val="nil"/>
            </w:tcBorders>
            <w:vAlign w:val="center"/>
          </w:tcPr>
          <w:p w14:paraId="5C48609D">
            <w:pPr>
              <w:widowControl/>
              <w:spacing w:line="360" w:lineRule="auto"/>
              <w:jc w:val="center"/>
              <w:textAlignment w:val="center"/>
              <w:rPr>
                <w:rFonts w:hint="eastAsia" w:ascii="宋体" w:hAnsi="宋体" w:cs="宋体"/>
                <w:sz w:val="24"/>
                <w:szCs w:val="24"/>
              </w:rPr>
            </w:pPr>
            <w:r>
              <w:rPr>
                <w:rFonts w:hint="eastAsia" w:ascii="宋体" w:hAnsi="宋体" w:cs="宋体"/>
                <w:kern w:val="0"/>
                <w:sz w:val="24"/>
                <w:szCs w:val="24"/>
                <w:lang w:bidi="ar"/>
              </w:rPr>
              <w:t>2</w:t>
            </w:r>
          </w:p>
        </w:tc>
        <w:tc>
          <w:tcPr>
            <w:tcW w:w="1177" w:type="dxa"/>
            <w:tcBorders>
              <w:tl2br w:val="nil"/>
              <w:tr2bl w:val="nil"/>
            </w:tcBorders>
            <w:vAlign w:val="center"/>
          </w:tcPr>
          <w:p w14:paraId="124F3F71">
            <w:pPr>
              <w:widowControl/>
              <w:spacing w:line="360" w:lineRule="auto"/>
              <w:jc w:val="center"/>
              <w:textAlignment w:val="center"/>
              <w:rPr>
                <w:rFonts w:hint="eastAsia" w:ascii="宋体" w:hAnsi="宋体" w:cs="宋体"/>
                <w:sz w:val="24"/>
                <w:szCs w:val="24"/>
              </w:rPr>
            </w:pPr>
            <w:r>
              <w:rPr>
                <w:rFonts w:hint="eastAsia" w:ascii="宋体" w:hAnsi="宋体" w:cs="宋体"/>
                <w:kern w:val="0"/>
                <w:sz w:val="24"/>
                <w:szCs w:val="24"/>
                <w:lang w:bidi="ar"/>
              </w:rPr>
              <w:t>数据管理系统</w:t>
            </w:r>
          </w:p>
        </w:tc>
        <w:tc>
          <w:tcPr>
            <w:tcW w:w="6357" w:type="dxa"/>
            <w:tcBorders>
              <w:tl2br w:val="nil"/>
              <w:tr2bl w:val="nil"/>
            </w:tcBorders>
            <w:vAlign w:val="center"/>
          </w:tcPr>
          <w:p w14:paraId="6DFA2868">
            <w:pPr>
              <w:widowControl/>
              <w:spacing w:line="360" w:lineRule="auto"/>
              <w:jc w:val="left"/>
              <w:textAlignment w:val="center"/>
              <w:rPr>
                <w:rFonts w:hint="eastAsia" w:ascii="宋体" w:hAnsi="宋体" w:cs="宋体"/>
                <w:b/>
                <w:bCs/>
                <w:sz w:val="24"/>
                <w:szCs w:val="24"/>
              </w:rPr>
            </w:pPr>
            <w:r>
              <w:rPr>
                <w:rFonts w:hint="eastAsia" w:ascii="宋体" w:hAnsi="宋体" w:cs="宋体"/>
                <w:sz w:val="24"/>
                <w:szCs w:val="24"/>
              </w:rPr>
              <w:t>1.系统支持自动提取案件类型、当事人信息、时间、地点、诉求等关键信息，生成标准化接报案记录，实现报案室内视音频存储，编解码等功能。</w:t>
            </w:r>
            <w:r>
              <w:rPr>
                <w:rFonts w:hint="eastAsia" w:ascii="宋体" w:hAnsi="宋体" w:cs="宋体"/>
                <w:sz w:val="24"/>
                <w:szCs w:val="24"/>
              </w:rPr>
              <w:br w:type="textWrapping"/>
            </w:r>
            <w:r>
              <w:rPr>
                <w:rFonts w:hint="eastAsia" w:ascii="宋体" w:hAnsi="宋体" w:cs="宋体"/>
                <w:b/>
                <w:bCs/>
                <w:sz w:val="24"/>
                <w:szCs w:val="24"/>
              </w:rPr>
              <w:t>#2.系统支持记录接报案室内所有人员活动的视音频、将视音频信息与相应的业务编号进行精确关联、将关联后的信息传输至特定系统</w:t>
            </w:r>
            <w:ins w:id="70" w:author="Mikl " w:date="2025-11-22T07:37:03Z">
              <w:r>
                <w:rPr>
                  <w:rFonts w:hint="eastAsia" w:ascii="宋体" w:hAnsi="宋体" w:cs="宋体"/>
                  <w:b/>
                  <w:bCs/>
                  <w:sz w:val="24"/>
                  <w:szCs w:val="24"/>
                  <w:lang w:eastAsia="zh-CN"/>
                </w:rPr>
                <w:t>，</w:t>
              </w:r>
            </w:ins>
            <w:ins w:id="71" w:author="Mikl " w:date="2025-11-22T07:37:04Z">
              <w:r>
                <w:rPr>
                  <w:rFonts w:hint="eastAsia" w:ascii="宋体" w:hAnsi="宋体" w:cs="宋体"/>
                  <w:b/>
                  <w:bCs/>
                  <w:sz w:val="24"/>
                  <w:szCs w:val="24"/>
                </w:rPr>
                <w:t>提供功能截图</w:t>
              </w:r>
            </w:ins>
            <w:del w:id="72" w:author="XX X" w:date="2025-10-29T23:11:00Z">
              <w:r>
                <w:rPr>
                  <w:rFonts w:hint="eastAsia" w:ascii="宋体" w:hAnsi="宋体" w:cs="宋体"/>
                  <w:b/>
                  <w:bCs/>
                  <w:sz w:val="24"/>
                  <w:szCs w:val="24"/>
                </w:rPr>
                <w:delText>，需提供“视音频关联系统”计算机软件著作权登记证书复印件加盖公章</w:delText>
              </w:r>
            </w:del>
            <w:r>
              <w:rPr>
                <w:rFonts w:hint="eastAsia" w:ascii="宋体" w:hAnsi="宋体" w:cs="宋体"/>
                <w:b/>
                <w:bCs/>
                <w:sz w:val="24"/>
                <w:szCs w:val="24"/>
              </w:rPr>
              <w:t>。</w:t>
            </w:r>
            <w:r>
              <w:rPr>
                <w:rFonts w:hint="eastAsia" w:ascii="宋体" w:hAnsi="宋体" w:cs="宋体"/>
                <w:b/>
                <w:bCs/>
                <w:sz w:val="24"/>
                <w:szCs w:val="24"/>
              </w:rPr>
              <w:br w:type="textWrapping"/>
            </w:r>
            <w:r>
              <w:rPr>
                <w:rFonts w:hint="eastAsia" w:ascii="宋体" w:hAnsi="宋体" w:cs="宋体"/>
                <w:b/>
                <w:bCs/>
                <w:sz w:val="24"/>
                <w:szCs w:val="24"/>
              </w:rPr>
              <w:t>#3.系统需支持对所有接报案记录的全量检查，实现对接报案工作的全面监督，视音频记录会定期传输至市局系统进行存档和审查</w:t>
            </w:r>
            <w:ins w:id="73" w:author="Mikl " w:date="2025-11-22T07:37:16Z">
              <w:r>
                <w:rPr>
                  <w:rFonts w:hint="eastAsia" w:ascii="宋体" w:hAnsi="宋体" w:cs="宋体"/>
                  <w:b/>
                  <w:bCs/>
                  <w:sz w:val="24"/>
                  <w:szCs w:val="24"/>
                  <w:lang w:eastAsia="zh-CN"/>
                </w:rPr>
                <w:t>，</w:t>
              </w:r>
            </w:ins>
            <w:ins w:id="74" w:author="Mikl " w:date="2025-11-22T07:37:16Z">
              <w:r>
                <w:rPr>
                  <w:rFonts w:hint="eastAsia" w:ascii="宋体" w:hAnsi="宋体" w:cs="宋体"/>
                  <w:b/>
                  <w:bCs/>
                  <w:sz w:val="24"/>
                  <w:szCs w:val="24"/>
                </w:rPr>
                <w:t>提供功能截图</w:t>
              </w:r>
            </w:ins>
            <w:del w:id="75" w:author="XX X" w:date="2025-10-29T23:11:00Z">
              <w:r>
                <w:rPr>
                  <w:rFonts w:hint="eastAsia" w:ascii="宋体" w:hAnsi="宋体" w:cs="宋体"/>
                  <w:b/>
                  <w:bCs/>
                  <w:sz w:val="24"/>
                  <w:szCs w:val="24"/>
                </w:rPr>
                <w:delText>，需提供“视音频审查系统”计算机软件著作权登记证书复印件加盖公章</w:delText>
              </w:r>
            </w:del>
            <w:r>
              <w:rPr>
                <w:rFonts w:hint="eastAsia" w:ascii="宋体" w:hAnsi="宋体" w:cs="宋体"/>
                <w:b/>
                <w:bCs/>
                <w:sz w:val="24"/>
                <w:szCs w:val="24"/>
              </w:rPr>
              <w:t>。</w:t>
            </w:r>
            <w:r>
              <w:rPr>
                <w:rFonts w:hint="eastAsia" w:ascii="宋体" w:hAnsi="宋体" w:cs="宋体"/>
                <w:b/>
                <w:bCs/>
                <w:sz w:val="24"/>
                <w:szCs w:val="24"/>
              </w:rPr>
              <w:br w:type="textWrapping"/>
            </w:r>
            <w:r>
              <w:rPr>
                <w:rFonts w:hint="eastAsia" w:ascii="宋体" w:hAnsi="宋体" w:cs="宋体"/>
                <w:b/>
                <w:bCs/>
                <w:sz w:val="24"/>
                <w:szCs w:val="24"/>
              </w:rPr>
              <w:t>#4.系统能够实现文字记录、视频片段、报案信息等数据证据资料的统一管理，确保数据的完整性和一致性</w:t>
            </w:r>
            <w:ins w:id="76" w:author="Mikl " w:date="2025-11-22T07:37:22Z">
              <w:r>
                <w:rPr>
                  <w:rFonts w:hint="eastAsia" w:ascii="宋体" w:hAnsi="宋体" w:cs="宋体"/>
                  <w:b/>
                  <w:bCs/>
                  <w:sz w:val="24"/>
                  <w:szCs w:val="24"/>
                  <w:lang w:eastAsia="zh-CN"/>
                </w:rPr>
                <w:t>，</w:t>
              </w:r>
            </w:ins>
            <w:ins w:id="77" w:author="Mikl " w:date="2025-11-22T07:37:22Z">
              <w:r>
                <w:rPr>
                  <w:rFonts w:hint="eastAsia" w:ascii="宋体" w:hAnsi="宋体" w:cs="宋体"/>
                  <w:b/>
                  <w:bCs/>
                  <w:sz w:val="24"/>
                  <w:szCs w:val="24"/>
                </w:rPr>
                <w:t>提供功能截图</w:t>
              </w:r>
            </w:ins>
            <w:del w:id="78" w:author="XX X" w:date="2025-10-29T23:11:00Z">
              <w:r>
                <w:rPr>
                  <w:rFonts w:hint="eastAsia" w:ascii="宋体" w:hAnsi="宋体" w:cs="宋体"/>
                  <w:b/>
                  <w:bCs/>
                  <w:sz w:val="24"/>
                  <w:szCs w:val="24"/>
                </w:rPr>
                <w:delText>，需提供“执法视音频证据资料智能管理系统”计算机软件著作权登记证书复印件加盖公章</w:delText>
              </w:r>
            </w:del>
            <w:r>
              <w:rPr>
                <w:rFonts w:hint="eastAsia" w:ascii="宋体" w:hAnsi="宋体" w:cs="宋体"/>
                <w:b/>
                <w:bCs/>
                <w:sz w:val="24"/>
                <w:szCs w:val="24"/>
              </w:rPr>
              <w:t>。</w:t>
            </w:r>
            <w:r>
              <w:rPr>
                <w:rFonts w:hint="eastAsia" w:ascii="宋体" w:hAnsi="宋体" w:cs="宋体"/>
                <w:b/>
                <w:bCs/>
                <w:sz w:val="24"/>
                <w:szCs w:val="24"/>
              </w:rPr>
              <w:br w:type="textWrapping"/>
            </w:r>
            <w:del w:id="79" w:author="XX X" w:date="2025-10-29T23:11:00Z">
              <w:r>
                <w:rPr>
                  <w:rFonts w:hint="eastAsia" w:ascii="宋体" w:hAnsi="宋体" w:cs="宋体"/>
                  <w:b/>
                  <w:bCs/>
                  <w:sz w:val="24"/>
                  <w:szCs w:val="24"/>
                </w:rPr>
                <w:delText>#5.需提供“执法视音频媒体资源管理系统”计算机软件著作权登记证书复印件加盖公章。</w:delText>
              </w:r>
            </w:del>
          </w:p>
          <w:p w14:paraId="57F27EE1">
            <w:pPr>
              <w:pStyle w:val="2"/>
              <w:numPr>
                <w:ilvl w:val="255"/>
                <w:numId w:val="0"/>
              </w:numPr>
              <w:spacing w:line="360" w:lineRule="auto"/>
              <w:rPr>
                <w:rFonts w:hint="eastAsia" w:ascii="宋体" w:hAnsi="宋体" w:cs="宋体"/>
                <w:sz w:val="24"/>
              </w:rPr>
            </w:pPr>
            <w:del w:id="80" w:author="bwtc" w:date="2025-10-28T15:13:00Z">
              <w:r>
                <w:rPr>
                  <w:rFonts w:hint="eastAsia" w:ascii="宋体" w:hAnsi="宋体" w:cs="宋体"/>
                  <w:b/>
                  <w:bCs/>
                  <w:sz w:val="24"/>
                </w:rPr>
                <w:delText>#6.需提供原厂针对该项目的加盖公章的授权书及售后服务承诺原件。</w:delText>
              </w:r>
            </w:del>
          </w:p>
        </w:tc>
        <w:tc>
          <w:tcPr>
            <w:tcW w:w="638" w:type="dxa"/>
            <w:tcBorders>
              <w:tl2br w:val="nil"/>
              <w:tr2bl w:val="nil"/>
            </w:tcBorders>
            <w:vAlign w:val="center"/>
          </w:tcPr>
          <w:p w14:paraId="2C3D635E">
            <w:pPr>
              <w:widowControl/>
              <w:spacing w:line="360" w:lineRule="auto"/>
              <w:jc w:val="center"/>
              <w:textAlignment w:val="center"/>
              <w:rPr>
                <w:rFonts w:hint="eastAsia" w:ascii="宋体" w:hAnsi="宋体" w:cs="宋体"/>
                <w:sz w:val="24"/>
                <w:szCs w:val="24"/>
              </w:rPr>
            </w:pPr>
            <w:r>
              <w:rPr>
                <w:rFonts w:hint="eastAsia" w:ascii="宋体" w:hAnsi="宋体" w:cs="宋体"/>
                <w:kern w:val="0"/>
                <w:sz w:val="24"/>
                <w:szCs w:val="24"/>
                <w:lang w:bidi="ar"/>
              </w:rPr>
              <w:t>1</w:t>
            </w:r>
          </w:p>
        </w:tc>
      </w:tr>
      <w:tr w14:paraId="332505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38" w:type="dxa"/>
            <w:tcBorders>
              <w:tl2br w:val="nil"/>
              <w:tr2bl w:val="nil"/>
            </w:tcBorders>
            <w:vAlign w:val="center"/>
          </w:tcPr>
          <w:p w14:paraId="40E8845D">
            <w:pPr>
              <w:widowControl/>
              <w:spacing w:line="360" w:lineRule="auto"/>
              <w:jc w:val="center"/>
              <w:textAlignment w:val="center"/>
              <w:rPr>
                <w:rFonts w:hint="eastAsia" w:ascii="宋体" w:hAnsi="宋体" w:cs="宋体"/>
                <w:sz w:val="24"/>
                <w:szCs w:val="24"/>
              </w:rPr>
            </w:pPr>
            <w:r>
              <w:rPr>
                <w:rFonts w:hint="eastAsia" w:ascii="宋体" w:hAnsi="宋体" w:cs="宋体"/>
                <w:kern w:val="0"/>
                <w:sz w:val="24"/>
                <w:szCs w:val="24"/>
                <w:lang w:bidi="ar"/>
              </w:rPr>
              <w:t>3</w:t>
            </w:r>
          </w:p>
        </w:tc>
        <w:tc>
          <w:tcPr>
            <w:tcW w:w="1177" w:type="dxa"/>
            <w:tcBorders>
              <w:tl2br w:val="nil"/>
              <w:tr2bl w:val="nil"/>
            </w:tcBorders>
            <w:vAlign w:val="center"/>
          </w:tcPr>
          <w:p w14:paraId="18F55367">
            <w:pPr>
              <w:widowControl/>
              <w:spacing w:line="360" w:lineRule="auto"/>
              <w:jc w:val="center"/>
              <w:textAlignment w:val="center"/>
              <w:rPr>
                <w:rFonts w:hint="eastAsia" w:ascii="宋体" w:hAnsi="宋体" w:cs="宋体"/>
                <w:sz w:val="24"/>
                <w:szCs w:val="24"/>
              </w:rPr>
            </w:pPr>
            <w:r>
              <w:rPr>
                <w:rFonts w:hint="eastAsia" w:ascii="宋体" w:hAnsi="宋体" w:cs="宋体"/>
                <w:kern w:val="0"/>
                <w:sz w:val="24"/>
                <w:szCs w:val="24"/>
                <w:lang w:bidi="ar"/>
              </w:rPr>
              <w:t>文本处理系统</w:t>
            </w:r>
          </w:p>
        </w:tc>
        <w:tc>
          <w:tcPr>
            <w:tcW w:w="6357" w:type="dxa"/>
            <w:tcBorders>
              <w:tl2br w:val="nil"/>
              <w:tr2bl w:val="nil"/>
            </w:tcBorders>
            <w:vAlign w:val="center"/>
          </w:tcPr>
          <w:p w14:paraId="744980F5">
            <w:pPr>
              <w:widowControl/>
              <w:numPr>
                <w:ilvl w:val="0"/>
                <w:numId w:val="0"/>
              </w:numPr>
              <w:spacing w:line="360" w:lineRule="auto"/>
              <w:jc w:val="left"/>
              <w:textAlignment w:val="center"/>
              <w:rPr>
                <w:ins w:id="82" w:author="Mikl " w:date="2025-11-22T07:53:15Z"/>
                <w:rFonts w:hint="eastAsia" w:ascii="宋体" w:hAnsi="宋体" w:cs="宋体"/>
                <w:sz w:val="24"/>
                <w:szCs w:val="24"/>
              </w:rPr>
              <w:pPrChange w:id="81" w:author="Mikl " w:date="2025-11-22T07:37:33Z">
                <w:pPr>
                  <w:widowControl/>
                  <w:spacing w:line="360" w:lineRule="auto"/>
                  <w:jc w:val="left"/>
                  <w:textAlignment w:val="center"/>
                </w:pPr>
              </w:pPrChange>
            </w:pPr>
            <w:r>
              <w:rPr>
                <w:rFonts w:hint="eastAsia" w:ascii="宋体" w:hAnsi="宋体" w:cs="宋体"/>
                <w:sz w:val="24"/>
                <w:szCs w:val="24"/>
              </w:rPr>
              <w:t>1.系统具备关键字检索和异常提醒功能，方便监督人员快速定位关键信息。</w:t>
            </w:r>
            <w:r>
              <w:rPr>
                <w:rFonts w:hint="eastAsia" w:ascii="宋体" w:hAnsi="宋体" w:cs="宋体"/>
                <w:sz w:val="24"/>
                <w:szCs w:val="24"/>
              </w:rPr>
              <w:br w:type="textWrapping"/>
            </w:r>
            <w:r>
              <w:rPr>
                <w:rFonts w:hint="eastAsia" w:ascii="宋体" w:hAnsi="宋体" w:cs="宋体"/>
                <w:sz w:val="24"/>
                <w:szCs w:val="24"/>
              </w:rPr>
              <w:t>2.系统对接报案流程进行智能监督，识别查询违规用语（如态度恶劣、流程缺失等）并预警。</w:t>
            </w:r>
            <w:r>
              <w:rPr>
                <w:rFonts w:hint="eastAsia" w:ascii="宋体" w:hAnsi="宋体" w:cs="宋体"/>
                <w:sz w:val="24"/>
                <w:szCs w:val="24"/>
              </w:rPr>
              <w:br w:type="textWrapping"/>
            </w:r>
            <w:r>
              <w:rPr>
                <w:rFonts w:hint="eastAsia" w:ascii="宋体" w:hAnsi="宋体" w:cs="宋体"/>
                <w:sz w:val="24"/>
                <w:szCs w:val="24"/>
              </w:rPr>
              <w:t>3.系统具备“以音搜音”的相关音频技术，以便更好的支持历史数据检索、统计分析功能，如案件类型分布、处理效率评估等，为警务管理提供决策支持。</w:t>
            </w:r>
            <w:r>
              <w:rPr>
                <w:rFonts w:hint="eastAsia" w:ascii="宋体" w:hAnsi="宋体" w:cs="宋体"/>
                <w:sz w:val="24"/>
                <w:szCs w:val="24"/>
              </w:rPr>
              <w:br w:type="textWrapping"/>
            </w:r>
            <w:r>
              <w:rPr>
                <w:rFonts w:hint="eastAsia" w:ascii="宋体" w:hAnsi="宋体" w:cs="宋体"/>
                <w:sz w:val="24"/>
                <w:szCs w:val="24"/>
              </w:rPr>
              <w:t>4.系统可自动生成市局红线分析报告，帮助发现和解决执法中的问题。</w:t>
            </w:r>
            <w:r>
              <w:rPr>
                <w:rFonts w:hint="eastAsia" w:ascii="宋体" w:hAnsi="宋体" w:cs="宋体"/>
                <w:sz w:val="24"/>
                <w:szCs w:val="24"/>
              </w:rPr>
              <w:br w:type="textWrapping"/>
            </w:r>
            <w:r>
              <w:rPr>
                <w:rFonts w:hint="eastAsia" w:ascii="宋体" w:hAnsi="宋体" w:cs="宋体"/>
                <w:sz w:val="24"/>
                <w:szCs w:val="24"/>
              </w:rPr>
              <w:t>5.执法视音频文字化：支持提供“执法视音频文字化”功能，文字记录可搭配关键视频截图进行长期留存。</w:t>
            </w:r>
            <w:r>
              <w:rPr>
                <w:rFonts w:hint="eastAsia" w:ascii="宋体" w:hAnsi="宋体" w:cs="宋体"/>
                <w:sz w:val="24"/>
                <w:szCs w:val="24"/>
              </w:rPr>
              <w:br w:type="textWrapping"/>
            </w:r>
            <w:r>
              <w:rPr>
                <w:rFonts w:hint="eastAsia" w:ascii="宋体" w:hAnsi="宋体" w:cs="宋体"/>
                <w:sz w:val="24"/>
                <w:szCs w:val="24"/>
              </w:rPr>
              <w:t>6.提供判决文书及不予诉讼意见文书识别、物品信息提取，及与随身财物系统相关联的功能。</w:t>
            </w:r>
          </w:p>
          <w:p w14:paraId="37275486">
            <w:pPr>
              <w:widowControl/>
              <w:numPr>
                <w:ilvl w:val="-1"/>
                <w:numId w:val="0"/>
              </w:numPr>
              <w:spacing w:line="360" w:lineRule="auto"/>
              <w:jc w:val="left"/>
              <w:textAlignment w:val="center"/>
              <w:rPr>
                <w:ins w:id="84" w:author="Mikl " w:date="2025-11-22T07:37:33Z"/>
                <w:rFonts w:hint="default" w:ascii="宋体" w:hAnsi="宋体" w:eastAsia="宋体" w:cs="宋体"/>
                <w:sz w:val="24"/>
                <w:szCs w:val="24"/>
                <w:lang w:val="en-US" w:eastAsia="zh-CN"/>
              </w:rPr>
              <w:pPrChange w:id="83" w:author="Mikl " w:date="2025-11-22T07:53:16Z">
                <w:pPr>
                  <w:widowControl/>
                  <w:spacing w:line="360" w:lineRule="auto"/>
                  <w:jc w:val="left"/>
                  <w:textAlignment w:val="center"/>
                </w:pPr>
              </w:pPrChange>
            </w:pPr>
            <w:ins w:id="85" w:author="Mikl " w:date="2025-11-22T07:53:18Z">
              <w:r>
                <w:rPr>
                  <w:rFonts w:hint="eastAsia" w:ascii="宋体" w:hAnsi="宋体" w:cs="宋体"/>
                  <w:sz w:val="24"/>
                  <w:szCs w:val="24"/>
                  <w:lang w:val="en-US" w:eastAsia="zh-CN"/>
                </w:rPr>
                <w:t>7.</w:t>
              </w:r>
            </w:ins>
            <w:ins w:id="86" w:author="Mikl " w:date="2025-11-22T07:53:23Z">
              <w:r>
                <w:rPr>
                  <w:rFonts w:hint="eastAsia" w:ascii="宋体" w:hAnsi="宋体" w:cs="宋体"/>
                  <w:sz w:val="24"/>
                  <w:szCs w:val="24"/>
                  <w:lang w:val="en-US" w:eastAsia="zh-CN"/>
                </w:rPr>
                <w:t>提</w:t>
              </w:r>
            </w:ins>
            <w:ins w:id="87" w:author="Mikl " w:date="2025-11-22T07:53:24Z">
              <w:r>
                <w:rPr>
                  <w:rFonts w:hint="eastAsia" w:ascii="宋体" w:hAnsi="宋体" w:cs="宋体"/>
                  <w:sz w:val="24"/>
                  <w:szCs w:val="24"/>
                  <w:lang w:val="en-US" w:eastAsia="zh-CN"/>
                </w:rPr>
                <w:t>供</w:t>
              </w:r>
            </w:ins>
            <w:ins w:id="88" w:author="Mikl " w:date="2025-11-22T07:53:26Z">
              <w:r>
                <w:rPr>
                  <w:rFonts w:hint="eastAsia" w:ascii="宋体" w:hAnsi="宋体" w:cs="宋体"/>
                  <w:sz w:val="24"/>
                  <w:szCs w:val="24"/>
                  <w:lang w:val="en-US" w:eastAsia="zh-CN"/>
                </w:rPr>
                <w:t>与</w:t>
              </w:r>
            </w:ins>
            <w:ins w:id="89" w:author="Mikl " w:date="2025-11-22T07:53:30Z">
              <w:r>
                <w:rPr>
                  <w:rFonts w:hint="eastAsia" w:ascii="宋体" w:hAnsi="宋体" w:cs="宋体"/>
                  <w:sz w:val="24"/>
                  <w:szCs w:val="24"/>
                  <w:lang w:val="en-US" w:eastAsia="zh-CN"/>
                </w:rPr>
                <w:t>分局</w:t>
              </w:r>
            </w:ins>
            <w:ins w:id="90" w:author="Mikl " w:date="2025-11-22T07:53:35Z">
              <w:r>
                <w:rPr>
                  <w:rFonts w:hint="eastAsia" w:ascii="宋体" w:hAnsi="宋体" w:cs="宋体"/>
                  <w:sz w:val="24"/>
                  <w:szCs w:val="24"/>
                </w:rPr>
                <w:t>随身财物系统</w:t>
              </w:r>
            </w:ins>
            <w:ins w:id="91" w:author="Mikl " w:date="2025-11-22T07:53:38Z">
              <w:r>
                <w:rPr>
                  <w:rFonts w:hint="eastAsia" w:ascii="宋体" w:hAnsi="宋体" w:cs="宋体"/>
                  <w:sz w:val="24"/>
                  <w:szCs w:val="24"/>
                  <w:lang w:val="en-US" w:eastAsia="zh-CN"/>
                </w:rPr>
                <w:t>无缝</w:t>
              </w:r>
            </w:ins>
            <w:ins w:id="92" w:author="Mikl " w:date="2025-11-22T07:53:39Z">
              <w:r>
                <w:rPr>
                  <w:rFonts w:hint="eastAsia" w:ascii="宋体" w:hAnsi="宋体" w:cs="宋体"/>
                  <w:sz w:val="24"/>
                  <w:szCs w:val="24"/>
                  <w:lang w:val="en-US" w:eastAsia="zh-CN"/>
                </w:rPr>
                <w:t>对接</w:t>
              </w:r>
            </w:ins>
            <w:ins w:id="93" w:author="Mikl " w:date="2025-11-22T07:53:41Z">
              <w:r>
                <w:rPr>
                  <w:rFonts w:hint="eastAsia" w:ascii="宋体" w:hAnsi="宋体" w:cs="宋体"/>
                  <w:sz w:val="24"/>
                  <w:szCs w:val="24"/>
                  <w:lang w:val="en-US" w:eastAsia="zh-CN"/>
                </w:rPr>
                <w:t>承诺书</w:t>
              </w:r>
            </w:ins>
            <w:ins w:id="94" w:author="Mikl " w:date="2025-11-22T07:53:42Z">
              <w:r>
                <w:rPr>
                  <w:rFonts w:hint="eastAsia" w:ascii="宋体" w:hAnsi="宋体" w:cs="宋体"/>
                  <w:sz w:val="24"/>
                  <w:szCs w:val="24"/>
                  <w:lang w:val="en-US" w:eastAsia="zh-CN"/>
                </w:rPr>
                <w:t>。</w:t>
              </w:r>
            </w:ins>
          </w:p>
          <w:p w14:paraId="12734F0B">
            <w:pPr>
              <w:pStyle w:val="2"/>
              <w:widowControl/>
              <w:numPr>
                <w:ilvl w:val="-1"/>
                <w:numId w:val="0"/>
              </w:numPr>
              <w:jc w:val="left"/>
              <w:textAlignment w:val="center"/>
              <w:rPr>
                <w:rFonts w:hint="eastAsia" w:ascii="宋体" w:hAnsi="宋体" w:cs="宋体"/>
                <w:b/>
                <w:bCs/>
                <w:sz w:val="24"/>
                <w:szCs w:val="24"/>
              </w:rPr>
              <w:pPrChange w:id="95" w:author="Mikl " w:date="2025-11-22T07:37:34Z">
                <w:pPr>
                  <w:widowControl/>
                  <w:spacing w:line="360" w:lineRule="auto"/>
                  <w:jc w:val="left"/>
                  <w:textAlignment w:val="center"/>
                </w:pPr>
              </w:pPrChange>
            </w:pPr>
            <w:ins w:id="96" w:author="Mikl " w:date="2025-11-22T07:53:21Z">
              <w:r>
                <w:rPr>
                  <w:rFonts w:hint="eastAsia" w:ascii="宋体" w:hAnsi="宋体" w:cs="宋体"/>
                  <w:sz w:val="24"/>
                  <w:szCs w:val="24"/>
                  <w:lang w:val="en-US" w:eastAsia="zh-CN"/>
                </w:rPr>
                <w:t>8</w:t>
              </w:r>
            </w:ins>
            <w:ins w:id="97" w:author="Mikl " w:date="2025-11-22T07:37:35Z">
              <w:r>
                <w:rPr>
                  <w:rFonts w:hint="eastAsia" w:ascii="宋体" w:hAnsi="宋体" w:cs="宋体"/>
                  <w:sz w:val="24"/>
                  <w:szCs w:val="24"/>
                  <w:lang w:val="en-US" w:eastAsia="zh-CN"/>
                </w:rPr>
                <w:t>.</w:t>
              </w:r>
            </w:ins>
            <w:ins w:id="98" w:author="Mikl " w:date="2025-11-22T07:37:42Z">
              <w:r>
                <w:rPr>
                  <w:rFonts w:hint="eastAsia" w:ascii="宋体" w:hAnsi="宋体" w:cs="宋体"/>
                  <w:sz w:val="24"/>
                  <w:szCs w:val="24"/>
                  <w:lang w:val="en-US" w:eastAsia="zh-CN"/>
                </w:rPr>
                <w:t>#</w:t>
              </w:r>
            </w:ins>
            <w:ins w:id="99" w:author="Mikl " w:date="2025-11-22T07:37:42Z">
              <w:r>
                <w:rPr>
                  <w:rFonts w:ascii="宋体" w:hAnsi="宋体" w:eastAsia="宋体" w:cs="宋体"/>
                  <w:sz w:val="24"/>
                  <w:szCs w:val="24"/>
                </w:rPr>
                <w:t>供应商需具备自主研发能力，</w:t>
              </w:r>
            </w:ins>
            <w:ins w:id="100" w:author="Mikl " w:date="2025-11-22T07:37:42Z">
              <w:r>
                <w:rPr>
                  <w:rFonts w:hint="eastAsia" w:ascii="宋体" w:hAnsi="宋体" w:cs="宋体"/>
                  <w:sz w:val="24"/>
                  <w:szCs w:val="24"/>
                  <w:lang w:val="en-US" w:eastAsia="zh-CN"/>
                </w:rPr>
                <w:t>需</w:t>
              </w:r>
            </w:ins>
            <w:ins w:id="101" w:author="Mikl " w:date="2025-11-22T07:37:42Z">
              <w:r>
                <w:rPr>
                  <w:rFonts w:ascii="宋体" w:hAnsi="宋体" w:eastAsia="宋体" w:cs="宋体"/>
                  <w:sz w:val="24"/>
                  <w:szCs w:val="24"/>
                </w:rPr>
                <w:t>提供相关算法研发文档、平台结构设计、模型训练资料或知识产权材料作为证明。</w:t>
              </w:r>
            </w:ins>
            <w:r>
              <w:rPr>
                <w:rFonts w:hint="eastAsia" w:ascii="宋体" w:hAnsi="宋体" w:cs="宋体"/>
                <w:sz w:val="24"/>
                <w:szCs w:val="24"/>
              </w:rPr>
              <w:br w:type="textWrapping"/>
            </w:r>
            <w:del w:id="102" w:author="XX X" w:date="2025-10-29T23:11:00Z">
              <w:r>
                <w:rPr>
                  <w:rFonts w:hint="eastAsia" w:ascii="宋体" w:hAnsi="宋体" w:cs="宋体"/>
                  <w:b/>
                  <w:bCs/>
                  <w:sz w:val="24"/>
                  <w:szCs w:val="24"/>
                </w:rPr>
                <w:delText>#7.需提供“基于小样本学习的以音搜音信息系统”计算机软件著作权登记证书复印件加盖公章。</w:delText>
              </w:r>
            </w:del>
          </w:p>
          <w:p w14:paraId="60CFEEC4">
            <w:pPr>
              <w:pStyle w:val="2"/>
              <w:numPr>
                <w:ilvl w:val="255"/>
                <w:numId w:val="0"/>
              </w:numPr>
              <w:spacing w:line="360" w:lineRule="auto"/>
              <w:rPr>
                <w:rFonts w:hint="eastAsia" w:ascii="宋体" w:hAnsi="宋体" w:cs="宋体"/>
                <w:sz w:val="24"/>
              </w:rPr>
            </w:pPr>
            <w:del w:id="103" w:author="bwtc" w:date="2025-10-28T15:14:00Z">
              <w:r>
                <w:rPr>
                  <w:rFonts w:hint="eastAsia" w:ascii="宋体" w:hAnsi="宋体" w:cs="宋体"/>
                  <w:b/>
                  <w:bCs/>
                  <w:sz w:val="24"/>
                </w:rPr>
                <w:delText>#8.需提供原厂针对该项目的加盖公章的授权书及售后服务承诺原件。</w:delText>
              </w:r>
            </w:del>
          </w:p>
        </w:tc>
        <w:tc>
          <w:tcPr>
            <w:tcW w:w="638" w:type="dxa"/>
            <w:tcBorders>
              <w:tl2br w:val="nil"/>
              <w:tr2bl w:val="nil"/>
            </w:tcBorders>
            <w:vAlign w:val="center"/>
          </w:tcPr>
          <w:p w14:paraId="783E70D5">
            <w:pPr>
              <w:widowControl/>
              <w:spacing w:line="360" w:lineRule="auto"/>
              <w:jc w:val="center"/>
              <w:textAlignment w:val="center"/>
              <w:rPr>
                <w:rFonts w:hint="eastAsia" w:ascii="宋体" w:hAnsi="宋体" w:cs="宋体"/>
                <w:sz w:val="24"/>
                <w:szCs w:val="24"/>
              </w:rPr>
            </w:pPr>
            <w:r>
              <w:rPr>
                <w:rFonts w:hint="eastAsia" w:ascii="宋体" w:hAnsi="宋体" w:cs="宋体"/>
                <w:kern w:val="0"/>
                <w:sz w:val="24"/>
                <w:szCs w:val="24"/>
                <w:lang w:bidi="ar"/>
              </w:rPr>
              <w:t>1</w:t>
            </w:r>
          </w:p>
        </w:tc>
      </w:tr>
    </w:tbl>
    <w:p w14:paraId="1ACC6D55">
      <w:pPr>
        <w:keepNext/>
        <w:keepLines/>
        <w:widowControl/>
        <w:adjustRightInd w:val="0"/>
        <w:spacing w:after="0" w:line="360" w:lineRule="auto"/>
        <w:textAlignment w:val="baseline"/>
        <w:rPr>
          <w:rFonts w:hint="eastAsia" w:ascii="宋体" w:hAnsi="宋体" w:cs="宋体"/>
          <w:bCs/>
          <w:kern w:val="0"/>
          <w:sz w:val="24"/>
          <w:szCs w:val="24"/>
        </w:rPr>
      </w:pPr>
    </w:p>
    <w:p w14:paraId="29F38C7C">
      <w:pPr>
        <w:pStyle w:val="2"/>
        <w:ind w:firstLine="560"/>
        <w:rPr>
          <w:ins w:id="104" w:author="bwtc" w:date="2025-10-30T10:25:47Z"/>
        </w:rPr>
      </w:pPr>
    </w:p>
    <w:p w14:paraId="567734D5">
      <w:pPr>
        <w:pStyle w:val="2"/>
        <w:ind w:firstLine="560"/>
        <w:rPr>
          <w:ins w:id="105" w:author="bwtc" w:date="2025-10-30T10:25:47Z"/>
        </w:rPr>
      </w:pPr>
    </w:p>
    <w:p w14:paraId="5816CF87">
      <w:pPr>
        <w:pStyle w:val="2"/>
        <w:ind w:firstLine="560"/>
        <w:rPr>
          <w:ins w:id="106" w:author="bwtc" w:date="2025-10-30T10:25:48Z"/>
        </w:rPr>
      </w:pPr>
    </w:p>
    <w:p w14:paraId="3895EE5E">
      <w:pPr>
        <w:pStyle w:val="2"/>
        <w:ind w:firstLine="560"/>
      </w:pPr>
    </w:p>
    <w:p w14:paraId="1EEC33D6">
      <w:pPr>
        <w:widowControl/>
        <w:numPr>
          <w:ilvl w:val="0"/>
          <w:numId w:val="8"/>
        </w:numPr>
        <w:spacing w:line="360" w:lineRule="auto"/>
        <w:ind w:left="422" w:leftChars="201"/>
        <w:outlineLvl w:val="2"/>
        <w:rPr>
          <w:rFonts w:hint="eastAsia" w:ascii="宋体" w:hAnsi="宋体" w:cs="宋体"/>
          <w:b/>
          <w:bCs/>
          <w:sz w:val="24"/>
          <w:szCs w:val="24"/>
          <w:lang w:bidi="ar"/>
        </w:rPr>
      </w:pPr>
      <w:r>
        <w:rPr>
          <w:rFonts w:hint="eastAsia" w:ascii="宋体" w:hAnsi="宋体" w:cs="宋体"/>
          <w:b/>
          <w:bCs/>
          <w:sz w:val="24"/>
          <w:szCs w:val="24"/>
          <w:lang w:bidi="ar"/>
        </w:rPr>
        <w:t>接报案室采购部分</w:t>
      </w:r>
    </w:p>
    <w:tbl>
      <w:tblPr>
        <w:tblStyle w:val="45"/>
        <w:tblW w:w="9024" w:type="dxa"/>
        <w:tblInd w:w="0" w:type="dxa"/>
        <w:tblLayout w:type="fixed"/>
        <w:tblCellMar>
          <w:top w:w="0" w:type="dxa"/>
          <w:left w:w="108" w:type="dxa"/>
          <w:bottom w:w="0" w:type="dxa"/>
          <w:right w:w="108" w:type="dxa"/>
        </w:tblCellMar>
      </w:tblPr>
      <w:tblGrid>
        <w:gridCol w:w="582"/>
        <w:gridCol w:w="1847"/>
        <w:gridCol w:w="5959"/>
        <w:gridCol w:w="636"/>
      </w:tblGrid>
      <w:tr w14:paraId="36B1DCE4">
        <w:tblPrEx>
          <w:tblCellMar>
            <w:top w:w="0" w:type="dxa"/>
            <w:left w:w="108" w:type="dxa"/>
            <w:bottom w:w="0" w:type="dxa"/>
            <w:right w:w="108" w:type="dxa"/>
          </w:tblCellMar>
        </w:tblPrEx>
        <w:trPr>
          <w:trHeight w:val="622" w:hRule="atLeast"/>
        </w:trPr>
        <w:tc>
          <w:tcPr>
            <w:tcW w:w="582" w:type="dxa"/>
            <w:tcBorders>
              <w:top w:val="single" w:color="000000" w:sz="4" w:space="0"/>
              <w:left w:val="single" w:color="000000" w:sz="4" w:space="0"/>
              <w:bottom w:val="single" w:color="000000" w:sz="4" w:space="0"/>
              <w:right w:val="single" w:color="000000" w:sz="4" w:space="0"/>
            </w:tcBorders>
            <w:vAlign w:val="center"/>
          </w:tcPr>
          <w:p w14:paraId="780E3265">
            <w:pPr>
              <w:widowControl/>
              <w:spacing w:line="240" w:lineRule="auto"/>
              <w:jc w:val="center"/>
              <w:textAlignment w:val="center"/>
              <w:rPr>
                <w:rFonts w:hint="eastAsia" w:ascii="宋体" w:hAnsi="宋体" w:cs="宋体"/>
                <w:b/>
                <w:bCs/>
                <w:color w:val="000000"/>
                <w:sz w:val="24"/>
                <w:szCs w:val="24"/>
              </w:rPr>
            </w:pPr>
            <w:r>
              <w:rPr>
                <w:rFonts w:hint="eastAsia" w:ascii="宋体" w:hAnsi="宋体" w:cs="宋体"/>
                <w:b/>
                <w:bCs/>
                <w:color w:val="000000"/>
                <w:kern w:val="0"/>
                <w:sz w:val="24"/>
                <w:szCs w:val="24"/>
                <w:lang w:bidi="ar"/>
              </w:rPr>
              <w:t>序号</w:t>
            </w:r>
          </w:p>
        </w:tc>
        <w:tc>
          <w:tcPr>
            <w:tcW w:w="1847" w:type="dxa"/>
            <w:tcBorders>
              <w:top w:val="single" w:color="000000" w:sz="4" w:space="0"/>
              <w:left w:val="single" w:color="000000" w:sz="4" w:space="0"/>
              <w:bottom w:val="single" w:color="000000" w:sz="4" w:space="0"/>
              <w:right w:val="single" w:color="000000" w:sz="4" w:space="0"/>
            </w:tcBorders>
            <w:vAlign w:val="center"/>
          </w:tcPr>
          <w:p w14:paraId="05AC4C02">
            <w:pPr>
              <w:widowControl/>
              <w:spacing w:line="240" w:lineRule="auto"/>
              <w:jc w:val="center"/>
              <w:textAlignment w:val="center"/>
              <w:rPr>
                <w:rFonts w:hint="eastAsia" w:ascii="宋体" w:hAnsi="宋体" w:cs="宋体"/>
                <w:b/>
                <w:bCs/>
                <w:color w:val="000000"/>
                <w:sz w:val="24"/>
                <w:szCs w:val="24"/>
              </w:rPr>
            </w:pPr>
            <w:r>
              <w:rPr>
                <w:rFonts w:hint="eastAsia" w:ascii="宋体" w:hAnsi="宋体" w:cs="宋体"/>
                <w:b/>
                <w:bCs/>
                <w:color w:val="000000"/>
                <w:kern w:val="0"/>
                <w:sz w:val="24"/>
                <w:szCs w:val="24"/>
                <w:lang w:bidi="ar"/>
              </w:rPr>
              <w:t>标的名称</w:t>
            </w:r>
          </w:p>
        </w:tc>
        <w:tc>
          <w:tcPr>
            <w:tcW w:w="5959" w:type="dxa"/>
            <w:tcBorders>
              <w:top w:val="single" w:color="000000" w:sz="4" w:space="0"/>
              <w:left w:val="single" w:color="000000" w:sz="4" w:space="0"/>
              <w:bottom w:val="single" w:color="000000" w:sz="4" w:space="0"/>
              <w:right w:val="single" w:color="000000" w:sz="4" w:space="0"/>
            </w:tcBorders>
            <w:vAlign w:val="center"/>
          </w:tcPr>
          <w:p w14:paraId="3A1D4035">
            <w:pPr>
              <w:widowControl/>
              <w:spacing w:line="240" w:lineRule="auto"/>
              <w:jc w:val="center"/>
              <w:textAlignment w:val="center"/>
              <w:rPr>
                <w:rFonts w:hint="eastAsia" w:ascii="宋体" w:hAnsi="宋体" w:cs="宋体"/>
                <w:b/>
                <w:bCs/>
                <w:color w:val="000000"/>
                <w:sz w:val="24"/>
                <w:szCs w:val="24"/>
              </w:rPr>
            </w:pPr>
            <w:r>
              <w:rPr>
                <w:rFonts w:hint="eastAsia" w:ascii="宋体" w:hAnsi="宋体" w:cs="宋体"/>
                <w:b/>
                <w:bCs/>
                <w:color w:val="000000"/>
                <w:kern w:val="0"/>
                <w:sz w:val="24"/>
                <w:szCs w:val="24"/>
                <w:lang w:bidi="ar"/>
              </w:rPr>
              <w:t>主要性能指标</w:t>
            </w:r>
          </w:p>
        </w:tc>
        <w:tc>
          <w:tcPr>
            <w:tcW w:w="636" w:type="dxa"/>
            <w:tcBorders>
              <w:top w:val="single" w:color="000000" w:sz="4" w:space="0"/>
              <w:left w:val="single" w:color="000000" w:sz="4" w:space="0"/>
              <w:bottom w:val="single" w:color="000000" w:sz="4" w:space="0"/>
              <w:right w:val="single" w:color="000000" w:sz="4" w:space="0"/>
            </w:tcBorders>
            <w:vAlign w:val="center"/>
          </w:tcPr>
          <w:p w14:paraId="255C8520">
            <w:pPr>
              <w:widowControl/>
              <w:spacing w:line="240" w:lineRule="auto"/>
              <w:jc w:val="center"/>
              <w:textAlignment w:val="center"/>
              <w:rPr>
                <w:rFonts w:hint="eastAsia" w:ascii="宋体" w:hAnsi="宋体" w:cs="宋体"/>
                <w:b/>
                <w:bCs/>
                <w:color w:val="000000"/>
                <w:sz w:val="24"/>
                <w:szCs w:val="24"/>
              </w:rPr>
            </w:pPr>
            <w:r>
              <w:rPr>
                <w:rFonts w:hint="eastAsia" w:ascii="宋体" w:hAnsi="宋体" w:cs="宋体"/>
                <w:b/>
                <w:bCs/>
                <w:color w:val="000000"/>
                <w:kern w:val="0"/>
                <w:sz w:val="24"/>
                <w:szCs w:val="24"/>
                <w:lang w:bidi="ar"/>
              </w:rPr>
              <w:t>数量</w:t>
            </w:r>
          </w:p>
        </w:tc>
      </w:tr>
      <w:tr w14:paraId="40CA08F6">
        <w:tblPrEx>
          <w:tblCellMar>
            <w:top w:w="0" w:type="dxa"/>
            <w:left w:w="108" w:type="dxa"/>
            <w:bottom w:w="0" w:type="dxa"/>
            <w:right w:w="108" w:type="dxa"/>
          </w:tblCellMar>
        </w:tblPrEx>
        <w:trPr>
          <w:trHeight w:val="450" w:hRule="atLeast"/>
        </w:trPr>
        <w:tc>
          <w:tcPr>
            <w:tcW w:w="582" w:type="dxa"/>
            <w:tcBorders>
              <w:top w:val="single" w:color="000000" w:sz="4" w:space="0"/>
              <w:left w:val="single" w:color="000000" w:sz="4" w:space="0"/>
              <w:bottom w:val="single" w:color="000000" w:sz="4" w:space="0"/>
              <w:right w:val="single" w:color="000000" w:sz="4" w:space="0"/>
            </w:tcBorders>
            <w:vAlign w:val="center"/>
          </w:tcPr>
          <w:p w14:paraId="6453017D">
            <w:pPr>
              <w:widowControl/>
              <w:spacing w:line="360" w:lineRule="auto"/>
              <w:jc w:val="center"/>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1</w:t>
            </w:r>
          </w:p>
        </w:tc>
        <w:tc>
          <w:tcPr>
            <w:tcW w:w="1847" w:type="dxa"/>
            <w:tcBorders>
              <w:top w:val="single" w:color="000000" w:sz="4" w:space="0"/>
              <w:left w:val="single" w:color="000000" w:sz="4" w:space="0"/>
              <w:bottom w:val="single" w:color="000000" w:sz="4" w:space="0"/>
              <w:right w:val="single" w:color="000000" w:sz="4" w:space="0"/>
            </w:tcBorders>
            <w:vAlign w:val="center"/>
          </w:tcPr>
          <w:p w14:paraId="1BBF9D16">
            <w:pPr>
              <w:widowControl/>
              <w:spacing w:line="360" w:lineRule="auto"/>
              <w:jc w:val="center"/>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半球型POE摄像机</w:t>
            </w:r>
          </w:p>
        </w:tc>
        <w:tc>
          <w:tcPr>
            <w:tcW w:w="5959" w:type="dxa"/>
            <w:tcBorders>
              <w:top w:val="single" w:color="000000" w:sz="4" w:space="0"/>
              <w:left w:val="single" w:color="000000" w:sz="4" w:space="0"/>
              <w:bottom w:val="single" w:color="000000" w:sz="4" w:space="0"/>
              <w:right w:val="single" w:color="000000" w:sz="4" w:space="0"/>
            </w:tcBorders>
            <w:vAlign w:val="center"/>
          </w:tcPr>
          <w:p w14:paraId="72AE5C55">
            <w:pPr>
              <w:widowControl/>
              <w:spacing w:line="360" w:lineRule="auto"/>
              <w:jc w:val="left"/>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1.网络摄像机像素≥400万，分辨率</w:t>
            </w:r>
            <w:ins w:id="107" w:author="XX X" w:date="2025-10-29T23:12:00Z">
              <w:r>
                <w:rPr>
                  <w:rStyle w:val="203"/>
                  <w:rFonts w:ascii="宋体" w:hAnsi="宋体" w:eastAsia="宋体" w:cs="宋体"/>
                  <w:color w:val="auto"/>
                  <w:sz w:val="24"/>
                  <w:szCs w:val="24"/>
                  <w:lang w:bidi="ar"/>
                </w:rPr>
                <w:t>≥</w:t>
              </w:r>
            </w:ins>
            <w:r>
              <w:rPr>
                <w:rFonts w:hint="eastAsia" w:ascii="宋体" w:hAnsi="宋体" w:cs="宋体"/>
                <w:color w:val="000000"/>
                <w:kern w:val="0"/>
                <w:sz w:val="24"/>
                <w:szCs w:val="24"/>
                <w:lang w:bidi="ar"/>
              </w:rPr>
              <w:t>2688×1520</w:t>
            </w:r>
            <w:ins w:id="108" w:author="XX X" w:date="2025-10-29T23:12:00Z">
              <w:r>
                <w:rPr>
                  <w:rFonts w:hint="eastAsia" w:ascii="宋体" w:hAnsi="宋体" w:cs="宋体"/>
                  <w:color w:val="000000"/>
                  <w:kern w:val="0"/>
                  <w:sz w:val="24"/>
                  <w:szCs w:val="24"/>
                  <w:lang w:bidi="ar"/>
                </w:rPr>
                <w:t>像素</w:t>
              </w:r>
            </w:ins>
            <w:r>
              <w:rPr>
                <w:rFonts w:hint="eastAsia" w:ascii="宋体" w:hAnsi="宋体" w:cs="宋体"/>
                <w:color w:val="000000"/>
                <w:kern w:val="0"/>
                <w:sz w:val="24"/>
                <w:szCs w:val="24"/>
                <w:lang w:bidi="ar"/>
              </w:rPr>
              <w:t xml:space="preserve"> @25 fps，可在该分辨率下输出实时图像。</w:t>
            </w:r>
            <w:r>
              <w:rPr>
                <w:rFonts w:hint="eastAsia" w:ascii="宋体" w:hAnsi="宋体" w:cs="宋体"/>
                <w:color w:val="000000"/>
                <w:kern w:val="0"/>
                <w:sz w:val="24"/>
                <w:szCs w:val="24"/>
                <w:lang w:bidi="ar"/>
              </w:rPr>
              <w:br w:type="textWrapping"/>
            </w:r>
            <w:r>
              <w:rPr>
                <w:rFonts w:hint="eastAsia" w:ascii="宋体" w:hAnsi="宋体" w:cs="宋体"/>
                <w:color w:val="000000"/>
                <w:kern w:val="0"/>
                <w:sz w:val="24"/>
                <w:szCs w:val="24"/>
                <w:lang w:bidi="ar"/>
              </w:rPr>
              <w:t>2.支持越界侦测、区域入侵侦测、进入区域侦测和离开区域侦测，支持联动声音报警。</w:t>
            </w:r>
            <w:r>
              <w:rPr>
                <w:rFonts w:hint="eastAsia" w:ascii="宋体" w:hAnsi="宋体" w:cs="宋体"/>
                <w:color w:val="000000"/>
                <w:kern w:val="0"/>
                <w:sz w:val="24"/>
                <w:szCs w:val="24"/>
                <w:lang w:bidi="ar"/>
              </w:rPr>
              <w:br w:type="textWrapping"/>
            </w:r>
            <w:r>
              <w:rPr>
                <w:rFonts w:hint="eastAsia" w:ascii="宋体" w:hAnsi="宋体" w:cs="宋体"/>
                <w:color w:val="000000"/>
                <w:kern w:val="0"/>
                <w:sz w:val="24"/>
                <w:szCs w:val="24"/>
                <w:lang w:bidi="ar"/>
              </w:rPr>
              <w:t>3.支持背光补偿，强光抑制，3D数字降噪，</w:t>
            </w:r>
            <w:ins w:id="109" w:author="XX X" w:date="2025-10-29T23:12:00Z">
              <w:r>
                <w:rPr>
                  <w:rStyle w:val="203"/>
                  <w:rFonts w:ascii="宋体" w:hAnsi="宋体" w:eastAsia="宋体" w:cs="宋体"/>
                  <w:color w:val="auto"/>
                  <w:sz w:val="24"/>
                  <w:szCs w:val="24"/>
                  <w:lang w:bidi="ar"/>
                </w:rPr>
                <w:t>≥</w:t>
              </w:r>
            </w:ins>
            <w:r>
              <w:rPr>
                <w:rFonts w:hint="eastAsia" w:ascii="宋体" w:hAnsi="宋体" w:cs="宋体"/>
                <w:color w:val="000000"/>
                <w:kern w:val="0"/>
                <w:sz w:val="24"/>
                <w:szCs w:val="24"/>
                <w:lang w:bidi="ar"/>
              </w:rPr>
              <w:t>120 dB宽动态。</w:t>
            </w:r>
            <w:r>
              <w:rPr>
                <w:rFonts w:hint="eastAsia" w:ascii="宋体" w:hAnsi="宋体" w:cs="宋体"/>
                <w:color w:val="000000"/>
                <w:kern w:val="0"/>
                <w:sz w:val="24"/>
                <w:szCs w:val="24"/>
                <w:lang w:bidi="ar"/>
              </w:rPr>
              <w:br w:type="textWrapping"/>
            </w:r>
            <w:r>
              <w:rPr>
                <w:rFonts w:hint="eastAsia" w:ascii="宋体" w:hAnsi="宋体" w:cs="宋体"/>
                <w:color w:val="000000"/>
                <w:kern w:val="0"/>
                <w:sz w:val="24"/>
                <w:szCs w:val="24"/>
                <w:lang w:bidi="ar"/>
              </w:rPr>
              <w:t>4.支持ROI感兴趣区域增强编码，支持Smart265/264编码，可根据场景情况自适应调整码率分配。</w:t>
            </w:r>
            <w:r>
              <w:rPr>
                <w:rFonts w:hint="eastAsia" w:ascii="宋体" w:hAnsi="宋体" w:cs="宋体"/>
                <w:color w:val="000000"/>
                <w:kern w:val="0"/>
                <w:sz w:val="24"/>
                <w:szCs w:val="24"/>
                <w:lang w:bidi="ar"/>
              </w:rPr>
              <w:br w:type="textWrapping"/>
            </w:r>
            <w:r>
              <w:rPr>
                <w:rFonts w:hint="eastAsia" w:ascii="宋体" w:hAnsi="宋体" w:cs="宋体"/>
                <w:color w:val="000000"/>
                <w:kern w:val="0"/>
                <w:sz w:val="24"/>
                <w:szCs w:val="24"/>
                <w:lang w:bidi="ar"/>
              </w:rPr>
              <w:t>5.内置麦克风≥1个，内置扬声器≥1个，支持双向语音对讲。</w:t>
            </w:r>
            <w:r>
              <w:rPr>
                <w:rFonts w:hint="eastAsia" w:ascii="宋体" w:hAnsi="宋体" w:cs="宋体"/>
                <w:color w:val="000000"/>
                <w:kern w:val="0"/>
                <w:sz w:val="24"/>
                <w:szCs w:val="24"/>
                <w:lang w:bidi="ar"/>
              </w:rPr>
              <w:br w:type="textWrapping"/>
            </w:r>
            <w:r>
              <w:rPr>
                <w:rFonts w:hint="eastAsia" w:ascii="宋体" w:hAnsi="宋体" w:cs="宋体"/>
                <w:color w:val="000000"/>
                <w:kern w:val="0"/>
                <w:sz w:val="24"/>
                <w:szCs w:val="24"/>
                <w:lang w:bidi="ar"/>
              </w:rPr>
              <w:t>6.网络：1个RJ45 10 M/100 M自适应以太网口。</w:t>
            </w:r>
            <w:r>
              <w:rPr>
                <w:rFonts w:hint="eastAsia" w:ascii="宋体" w:hAnsi="宋体" w:cs="宋体"/>
                <w:color w:val="000000"/>
                <w:kern w:val="0"/>
                <w:sz w:val="24"/>
                <w:szCs w:val="24"/>
                <w:lang w:bidi="ar"/>
              </w:rPr>
              <w:br w:type="textWrapping"/>
            </w:r>
            <w:r>
              <w:rPr>
                <w:rFonts w:hint="eastAsia" w:ascii="宋体" w:hAnsi="宋体" w:cs="宋体"/>
                <w:color w:val="000000"/>
                <w:kern w:val="0"/>
                <w:sz w:val="24"/>
                <w:szCs w:val="24"/>
                <w:lang w:bidi="ar"/>
              </w:rPr>
              <w:t>7.支持</w:t>
            </w:r>
            <w:ins w:id="110" w:author="XX X" w:date="2025-10-29T23:12:00Z">
              <w:r>
                <w:rPr>
                  <w:rStyle w:val="203"/>
                  <w:rFonts w:ascii="宋体" w:hAnsi="宋体" w:eastAsia="宋体" w:cs="宋体"/>
                  <w:color w:val="auto"/>
                  <w:sz w:val="24"/>
                  <w:szCs w:val="24"/>
                  <w:lang w:bidi="ar"/>
                </w:rPr>
                <w:t>≥</w:t>
              </w:r>
            </w:ins>
            <w:r>
              <w:rPr>
                <w:rFonts w:hint="eastAsia" w:ascii="宋体" w:hAnsi="宋体" w:cs="宋体"/>
                <w:color w:val="000000"/>
                <w:kern w:val="0"/>
                <w:sz w:val="24"/>
                <w:szCs w:val="24"/>
                <w:lang w:bidi="ar"/>
              </w:rPr>
              <w:t>256 GB MicroSD/MicroSDHC/MicroSDXC卡本地存储。</w:t>
            </w:r>
            <w:r>
              <w:rPr>
                <w:rFonts w:hint="eastAsia" w:ascii="宋体" w:hAnsi="宋体" w:cs="宋体"/>
                <w:color w:val="000000"/>
                <w:kern w:val="0"/>
                <w:sz w:val="24"/>
                <w:szCs w:val="24"/>
                <w:lang w:bidi="ar"/>
              </w:rPr>
              <w:br w:type="textWrapping"/>
            </w:r>
            <w:r>
              <w:rPr>
                <w:rFonts w:hint="eastAsia" w:ascii="宋体" w:hAnsi="宋体" w:cs="宋体"/>
                <w:color w:val="000000"/>
                <w:kern w:val="0"/>
                <w:sz w:val="24"/>
                <w:szCs w:val="24"/>
                <w:lang w:bidi="ar"/>
              </w:rPr>
              <w:t>8.支持</w:t>
            </w:r>
            <w:ins w:id="111" w:author="XX X" w:date="2025-10-29T23:12:00Z">
              <w:r>
                <w:rPr>
                  <w:rFonts w:hint="eastAsia" w:ascii="宋体" w:hAnsi="宋体" w:cs="宋体"/>
                  <w:color w:val="000000"/>
                  <w:kern w:val="0"/>
                  <w:sz w:val="24"/>
                  <w:szCs w:val="24"/>
                  <w:lang w:bidi="ar"/>
                </w:rPr>
                <w:t>不少于</w:t>
              </w:r>
            </w:ins>
            <w:r>
              <w:rPr>
                <w:rFonts w:hint="eastAsia" w:ascii="宋体" w:hAnsi="宋体" w:cs="宋体"/>
                <w:color w:val="000000"/>
                <w:kern w:val="0"/>
                <w:sz w:val="24"/>
                <w:szCs w:val="24"/>
                <w:lang w:bidi="ar"/>
              </w:rPr>
              <w:t>1路报警输入，1路报警输出，1路音频输入，1路音频输出。</w:t>
            </w:r>
            <w:r>
              <w:rPr>
                <w:rFonts w:hint="eastAsia" w:ascii="宋体" w:hAnsi="宋体" w:cs="宋体"/>
                <w:color w:val="000000"/>
                <w:kern w:val="0"/>
                <w:sz w:val="24"/>
                <w:szCs w:val="24"/>
                <w:lang w:bidi="ar"/>
              </w:rPr>
              <w:br w:type="textWrapping"/>
            </w:r>
            <w:r>
              <w:rPr>
                <w:rFonts w:hint="eastAsia" w:ascii="宋体" w:hAnsi="宋体" w:cs="宋体"/>
                <w:color w:val="000000"/>
                <w:kern w:val="0"/>
                <w:sz w:val="24"/>
                <w:szCs w:val="24"/>
                <w:lang w:bidi="ar"/>
              </w:rPr>
              <w:t>9.电源输出：DC12 V，100 mA，可用于拾音器供电。</w:t>
            </w:r>
            <w:r>
              <w:rPr>
                <w:rFonts w:hint="eastAsia" w:ascii="宋体" w:hAnsi="宋体" w:cs="宋体"/>
                <w:color w:val="000000"/>
                <w:kern w:val="0"/>
                <w:sz w:val="24"/>
                <w:szCs w:val="24"/>
                <w:lang w:bidi="ar"/>
              </w:rPr>
              <w:br w:type="textWrapping"/>
            </w:r>
            <w:r>
              <w:rPr>
                <w:rFonts w:hint="eastAsia" w:ascii="宋体" w:hAnsi="宋体" w:cs="宋体"/>
                <w:color w:val="000000"/>
                <w:kern w:val="0"/>
                <w:sz w:val="24"/>
                <w:szCs w:val="24"/>
                <w:lang w:bidi="ar"/>
              </w:rPr>
              <w:t>10.补光灯类型：智能补光，可切换白光灯、红外灯，红外</w:t>
            </w:r>
            <w:ins w:id="112" w:author="XX X" w:date="2025-10-29T23:12:00Z">
              <w:r>
                <w:rPr>
                  <w:rStyle w:val="203"/>
                  <w:rFonts w:ascii="宋体" w:hAnsi="宋体" w:eastAsia="宋体" w:cs="宋体"/>
                  <w:color w:val="auto"/>
                  <w:sz w:val="24"/>
                  <w:szCs w:val="24"/>
                  <w:lang w:bidi="ar"/>
                </w:rPr>
                <w:t>≥</w:t>
              </w:r>
            </w:ins>
            <w:del w:id="113" w:author="XX X" w:date="2025-10-29T23:12:00Z">
              <w:r>
                <w:rPr>
                  <w:rFonts w:hint="eastAsia" w:ascii="宋体" w:hAnsi="宋体" w:cs="宋体"/>
                  <w:color w:val="000000"/>
                  <w:kern w:val="0"/>
                  <w:sz w:val="24"/>
                  <w:szCs w:val="24"/>
                  <w:lang w:bidi="ar"/>
                </w:rPr>
                <w:delText>可达</w:delText>
              </w:r>
            </w:del>
            <w:r>
              <w:rPr>
                <w:rFonts w:hint="eastAsia" w:ascii="宋体" w:hAnsi="宋体" w:cs="宋体"/>
                <w:color w:val="000000"/>
                <w:kern w:val="0"/>
                <w:sz w:val="24"/>
                <w:szCs w:val="24"/>
                <w:lang w:bidi="ar"/>
              </w:rPr>
              <w:t>30 m，白光</w:t>
            </w:r>
            <w:ins w:id="114" w:author="XX X" w:date="2025-10-29T23:12:00Z">
              <w:r>
                <w:rPr>
                  <w:rStyle w:val="203"/>
                  <w:rFonts w:ascii="宋体" w:hAnsi="宋体" w:eastAsia="宋体" w:cs="宋体"/>
                  <w:color w:val="auto"/>
                  <w:sz w:val="24"/>
                  <w:szCs w:val="24"/>
                  <w:lang w:bidi="ar"/>
                </w:rPr>
                <w:t>≥</w:t>
              </w:r>
            </w:ins>
            <w:del w:id="115" w:author="XX X" w:date="2025-10-29T23:12:00Z">
              <w:r>
                <w:rPr>
                  <w:rFonts w:hint="eastAsia" w:ascii="宋体" w:hAnsi="宋体" w:cs="宋体"/>
                  <w:color w:val="000000"/>
                  <w:kern w:val="0"/>
                  <w:sz w:val="24"/>
                  <w:szCs w:val="24"/>
                  <w:lang w:bidi="ar"/>
                </w:rPr>
                <w:delText>可达</w:delText>
              </w:r>
            </w:del>
            <w:r>
              <w:rPr>
                <w:rFonts w:hint="eastAsia" w:ascii="宋体" w:hAnsi="宋体" w:cs="宋体"/>
                <w:color w:val="000000"/>
                <w:kern w:val="0"/>
                <w:sz w:val="24"/>
                <w:szCs w:val="24"/>
                <w:lang w:bidi="ar"/>
              </w:rPr>
              <w:t>20 m。</w:t>
            </w:r>
            <w:r>
              <w:rPr>
                <w:rFonts w:hint="eastAsia" w:ascii="宋体" w:hAnsi="宋体" w:cs="宋体"/>
                <w:color w:val="000000"/>
                <w:kern w:val="0"/>
                <w:sz w:val="24"/>
                <w:szCs w:val="24"/>
                <w:lang w:bidi="ar"/>
              </w:rPr>
              <w:br w:type="textWrapping"/>
            </w:r>
            <w:r>
              <w:rPr>
                <w:rFonts w:hint="eastAsia" w:ascii="宋体" w:hAnsi="宋体" w:cs="宋体"/>
                <w:color w:val="000000"/>
                <w:kern w:val="0"/>
                <w:sz w:val="24"/>
                <w:szCs w:val="24"/>
                <w:lang w:bidi="ar"/>
              </w:rPr>
              <w:t>11.</w:t>
            </w:r>
            <w:ins w:id="116" w:author="XX X" w:date="2025-10-29T23:12:00Z">
              <w:r>
                <w:rPr>
                  <w:rStyle w:val="203"/>
                  <w:rFonts w:hint="default" w:ascii="宋体" w:hAnsi="宋体" w:eastAsia="宋体" w:cs="宋体"/>
                  <w:color w:val="auto"/>
                  <w:sz w:val="24"/>
                  <w:szCs w:val="24"/>
                  <w:lang w:bidi="ar"/>
                </w:rPr>
                <w:t xml:space="preserve"> </w:t>
              </w:r>
            </w:ins>
            <w:ins w:id="117" w:author="XX X" w:date="2025-10-29T23:12:00Z">
              <w:r>
                <w:rPr>
                  <w:rStyle w:val="203"/>
                  <w:rFonts w:ascii="宋体" w:hAnsi="宋体" w:eastAsia="宋体" w:cs="宋体"/>
                  <w:color w:val="auto"/>
                  <w:sz w:val="24"/>
                  <w:szCs w:val="24"/>
                  <w:lang w:bidi="ar"/>
                </w:rPr>
                <w:t>≥</w:t>
              </w:r>
            </w:ins>
            <w:del w:id="118" w:author="XX X" w:date="2025-10-29T23:12:00Z">
              <w:r>
                <w:rPr>
                  <w:rFonts w:hint="eastAsia" w:ascii="宋体" w:hAnsi="宋体" w:cs="宋体"/>
                  <w:color w:val="000000"/>
                  <w:kern w:val="0"/>
                  <w:sz w:val="24"/>
                  <w:szCs w:val="24"/>
                  <w:lang w:bidi="ar"/>
                </w:rPr>
                <w:delText>符合</w:delText>
              </w:r>
            </w:del>
            <w:r>
              <w:rPr>
                <w:rFonts w:hint="eastAsia" w:ascii="宋体" w:hAnsi="宋体" w:cs="宋体"/>
                <w:color w:val="000000"/>
                <w:kern w:val="0"/>
                <w:sz w:val="24"/>
                <w:szCs w:val="24"/>
                <w:lang w:bidi="ar"/>
              </w:rPr>
              <w:t>IP66防尘防水设计。</w:t>
            </w:r>
          </w:p>
        </w:tc>
        <w:tc>
          <w:tcPr>
            <w:tcW w:w="636" w:type="dxa"/>
            <w:tcBorders>
              <w:top w:val="single" w:color="000000" w:sz="4" w:space="0"/>
              <w:left w:val="single" w:color="000000" w:sz="4" w:space="0"/>
              <w:bottom w:val="single" w:color="000000" w:sz="4" w:space="0"/>
              <w:right w:val="single" w:color="000000" w:sz="4" w:space="0"/>
            </w:tcBorders>
            <w:vAlign w:val="center"/>
          </w:tcPr>
          <w:p w14:paraId="4EDDB6B4">
            <w:pPr>
              <w:widowControl/>
              <w:spacing w:line="360" w:lineRule="auto"/>
              <w:jc w:val="center"/>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34</w:t>
            </w:r>
          </w:p>
        </w:tc>
      </w:tr>
      <w:tr w14:paraId="72B6FE9A">
        <w:tblPrEx>
          <w:tblCellMar>
            <w:top w:w="0" w:type="dxa"/>
            <w:left w:w="108" w:type="dxa"/>
            <w:bottom w:w="0" w:type="dxa"/>
            <w:right w:w="108" w:type="dxa"/>
          </w:tblCellMar>
        </w:tblPrEx>
        <w:trPr>
          <w:trHeight w:val="450" w:hRule="atLeast"/>
        </w:trPr>
        <w:tc>
          <w:tcPr>
            <w:tcW w:w="582" w:type="dxa"/>
            <w:tcBorders>
              <w:top w:val="single" w:color="000000" w:sz="4" w:space="0"/>
              <w:left w:val="single" w:color="000000" w:sz="4" w:space="0"/>
              <w:bottom w:val="single" w:color="000000" w:sz="4" w:space="0"/>
              <w:right w:val="single" w:color="000000" w:sz="4" w:space="0"/>
            </w:tcBorders>
            <w:vAlign w:val="center"/>
          </w:tcPr>
          <w:p w14:paraId="1615F861">
            <w:pPr>
              <w:widowControl/>
              <w:spacing w:line="360" w:lineRule="auto"/>
              <w:jc w:val="center"/>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2</w:t>
            </w:r>
          </w:p>
        </w:tc>
        <w:tc>
          <w:tcPr>
            <w:tcW w:w="1847" w:type="dxa"/>
            <w:tcBorders>
              <w:top w:val="single" w:color="000000" w:sz="4" w:space="0"/>
              <w:left w:val="single" w:color="000000" w:sz="4" w:space="0"/>
              <w:bottom w:val="single" w:color="000000" w:sz="4" w:space="0"/>
              <w:right w:val="single" w:color="000000" w:sz="4" w:space="0"/>
            </w:tcBorders>
            <w:vAlign w:val="center"/>
          </w:tcPr>
          <w:p w14:paraId="14599658">
            <w:pPr>
              <w:widowControl/>
              <w:spacing w:line="360" w:lineRule="auto"/>
              <w:jc w:val="center"/>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拾音器</w:t>
            </w:r>
          </w:p>
        </w:tc>
        <w:tc>
          <w:tcPr>
            <w:tcW w:w="5959" w:type="dxa"/>
            <w:tcBorders>
              <w:top w:val="single" w:color="000000" w:sz="4" w:space="0"/>
              <w:left w:val="single" w:color="000000" w:sz="4" w:space="0"/>
              <w:bottom w:val="single" w:color="000000" w:sz="4" w:space="0"/>
              <w:right w:val="single" w:color="000000" w:sz="4" w:space="0"/>
            </w:tcBorders>
            <w:vAlign w:val="center"/>
          </w:tcPr>
          <w:p w14:paraId="289B6A45">
            <w:pPr>
              <w:widowControl/>
              <w:spacing w:line="360" w:lineRule="auto"/>
              <w:jc w:val="left"/>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1.麦克风：高灵敏度全指向驻极体麦1个。</w:t>
            </w:r>
            <w:r>
              <w:rPr>
                <w:rFonts w:hint="eastAsia" w:ascii="宋体" w:hAnsi="宋体" w:cs="宋体"/>
                <w:color w:val="000000"/>
                <w:kern w:val="0"/>
                <w:sz w:val="24"/>
                <w:szCs w:val="24"/>
                <w:lang w:bidi="ar"/>
              </w:rPr>
              <w:br w:type="textWrapping"/>
            </w:r>
            <w:r>
              <w:rPr>
                <w:rFonts w:hint="eastAsia" w:ascii="宋体" w:hAnsi="宋体" w:cs="宋体"/>
                <w:color w:val="000000"/>
                <w:kern w:val="0"/>
                <w:sz w:val="24"/>
                <w:szCs w:val="24"/>
                <w:lang w:bidi="ar"/>
              </w:rPr>
              <w:t>2.指向特性：全指向。</w:t>
            </w:r>
            <w:r>
              <w:rPr>
                <w:rFonts w:hint="eastAsia" w:ascii="宋体" w:hAnsi="宋体" w:cs="宋体"/>
                <w:color w:val="000000"/>
                <w:kern w:val="0"/>
                <w:sz w:val="24"/>
                <w:szCs w:val="24"/>
                <w:lang w:bidi="ar"/>
              </w:rPr>
              <w:br w:type="textWrapping"/>
            </w:r>
            <w:r>
              <w:rPr>
                <w:rFonts w:hint="eastAsia" w:ascii="宋体" w:hAnsi="宋体" w:cs="宋体"/>
                <w:color w:val="000000"/>
                <w:kern w:val="0"/>
                <w:sz w:val="24"/>
                <w:szCs w:val="24"/>
                <w:lang w:bidi="ar"/>
              </w:rPr>
              <w:t>3.灵敏度：-32 dB。</w:t>
            </w:r>
            <w:r>
              <w:rPr>
                <w:rFonts w:hint="eastAsia" w:ascii="宋体" w:hAnsi="宋体" w:cs="宋体"/>
                <w:color w:val="000000"/>
                <w:kern w:val="0"/>
                <w:sz w:val="24"/>
                <w:szCs w:val="24"/>
                <w:lang w:bidi="ar"/>
              </w:rPr>
              <w:br w:type="textWrapping"/>
            </w:r>
            <w:r>
              <w:rPr>
                <w:rFonts w:hint="eastAsia" w:ascii="宋体" w:hAnsi="宋体" w:cs="宋体"/>
                <w:color w:val="000000"/>
                <w:kern w:val="0"/>
                <w:sz w:val="24"/>
                <w:szCs w:val="24"/>
                <w:lang w:bidi="ar"/>
              </w:rPr>
              <w:t>4.动态范围：0 dB~90 dB。</w:t>
            </w:r>
            <w:r>
              <w:rPr>
                <w:rFonts w:hint="eastAsia" w:ascii="宋体" w:hAnsi="宋体" w:cs="宋体"/>
                <w:color w:val="000000"/>
                <w:kern w:val="0"/>
                <w:sz w:val="24"/>
                <w:szCs w:val="24"/>
                <w:lang w:bidi="ar"/>
              </w:rPr>
              <w:br w:type="textWrapping"/>
            </w:r>
            <w:r>
              <w:rPr>
                <w:rFonts w:hint="eastAsia" w:ascii="宋体" w:hAnsi="宋体" w:cs="宋体"/>
                <w:color w:val="000000"/>
                <w:kern w:val="0"/>
                <w:sz w:val="24"/>
                <w:szCs w:val="24"/>
                <w:lang w:bidi="ar"/>
              </w:rPr>
              <w:t>5.最大承受音压：120 dBSPL。</w:t>
            </w:r>
            <w:r>
              <w:rPr>
                <w:rFonts w:hint="eastAsia" w:ascii="宋体" w:hAnsi="宋体" w:cs="宋体"/>
                <w:color w:val="000000"/>
                <w:kern w:val="0"/>
                <w:sz w:val="24"/>
                <w:szCs w:val="24"/>
                <w:lang w:bidi="ar"/>
              </w:rPr>
              <w:br w:type="textWrapping"/>
            </w:r>
            <w:r>
              <w:rPr>
                <w:rFonts w:hint="eastAsia" w:ascii="宋体" w:hAnsi="宋体" w:cs="宋体"/>
                <w:color w:val="000000"/>
                <w:kern w:val="0"/>
                <w:sz w:val="24"/>
                <w:szCs w:val="24"/>
                <w:lang w:bidi="ar"/>
              </w:rPr>
              <w:t>6.拾音范围：0 m~5 m。</w:t>
            </w:r>
            <w:r>
              <w:rPr>
                <w:rFonts w:hint="eastAsia" w:ascii="宋体" w:hAnsi="宋体" w:cs="宋体"/>
                <w:color w:val="000000"/>
                <w:kern w:val="0"/>
                <w:sz w:val="24"/>
                <w:szCs w:val="24"/>
                <w:lang w:bidi="ar"/>
              </w:rPr>
              <w:br w:type="textWrapping"/>
            </w:r>
            <w:r>
              <w:rPr>
                <w:rFonts w:hint="eastAsia" w:ascii="宋体" w:hAnsi="宋体" w:cs="宋体"/>
                <w:color w:val="000000"/>
                <w:kern w:val="0"/>
                <w:sz w:val="24"/>
                <w:szCs w:val="24"/>
                <w:lang w:bidi="ar"/>
              </w:rPr>
              <w:t>7.输出信号幅度：2.5 Vpp。</w:t>
            </w:r>
            <w:r>
              <w:rPr>
                <w:rFonts w:hint="eastAsia" w:ascii="宋体" w:hAnsi="宋体" w:cs="宋体"/>
                <w:color w:val="000000"/>
                <w:kern w:val="0"/>
                <w:sz w:val="24"/>
                <w:szCs w:val="24"/>
                <w:lang w:bidi="ar"/>
              </w:rPr>
              <w:br w:type="textWrapping"/>
            </w:r>
            <w:r>
              <w:rPr>
                <w:rFonts w:hint="eastAsia" w:ascii="宋体" w:hAnsi="宋体" w:cs="宋体"/>
                <w:color w:val="000000"/>
                <w:kern w:val="0"/>
                <w:sz w:val="24"/>
                <w:szCs w:val="24"/>
                <w:lang w:bidi="ar"/>
              </w:rPr>
              <w:t>8.音频传输距离：≥500 m。</w:t>
            </w:r>
            <w:r>
              <w:rPr>
                <w:rFonts w:hint="eastAsia" w:ascii="宋体" w:hAnsi="宋体" w:cs="宋体"/>
                <w:color w:val="000000"/>
                <w:kern w:val="0"/>
                <w:sz w:val="24"/>
                <w:szCs w:val="24"/>
                <w:lang w:bidi="ar"/>
              </w:rPr>
              <w:br w:type="textWrapping"/>
            </w:r>
            <w:r>
              <w:rPr>
                <w:rFonts w:hint="eastAsia" w:ascii="宋体" w:hAnsi="宋体" w:cs="宋体"/>
                <w:color w:val="000000"/>
                <w:kern w:val="0"/>
                <w:sz w:val="24"/>
                <w:szCs w:val="24"/>
                <w:lang w:bidi="ar"/>
              </w:rPr>
              <w:t>9.自带拾音距离调节旋钮，可根据现场需要调节音量，与主机级联后可通过后台软件切换通道并调节音量。</w:t>
            </w:r>
            <w:r>
              <w:rPr>
                <w:rFonts w:hint="eastAsia" w:ascii="宋体" w:hAnsi="宋体" w:cs="宋体"/>
                <w:color w:val="000000"/>
                <w:kern w:val="0"/>
                <w:sz w:val="24"/>
                <w:szCs w:val="24"/>
                <w:lang w:bidi="ar"/>
              </w:rPr>
              <w:br w:type="textWrapping"/>
            </w:r>
            <w:r>
              <w:rPr>
                <w:rFonts w:hint="eastAsia" w:ascii="宋体" w:hAnsi="宋体" w:cs="宋体"/>
                <w:color w:val="000000"/>
                <w:kern w:val="0"/>
                <w:sz w:val="24"/>
                <w:szCs w:val="24"/>
                <w:lang w:bidi="ar"/>
              </w:rPr>
              <w:t>10.拾音头内置雷击保护、电源极性反转保护和电源保护模块。</w:t>
            </w:r>
            <w:r>
              <w:rPr>
                <w:rFonts w:hint="eastAsia" w:ascii="宋体" w:hAnsi="宋体" w:cs="宋体"/>
                <w:color w:val="000000"/>
                <w:kern w:val="0"/>
                <w:sz w:val="24"/>
                <w:szCs w:val="24"/>
                <w:lang w:bidi="ar"/>
              </w:rPr>
              <w:br w:type="textWrapping"/>
            </w:r>
            <w:r>
              <w:rPr>
                <w:rFonts w:hint="eastAsia" w:ascii="宋体" w:hAnsi="宋体" w:cs="宋体"/>
                <w:color w:val="000000"/>
                <w:kern w:val="0"/>
                <w:sz w:val="24"/>
                <w:szCs w:val="24"/>
                <w:lang w:bidi="ar"/>
              </w:rPr>
              <w:t>11.支持集中供电、摄像机供电、直流电源供电，无需专用电源。</w:t>
            </w:r>
          </w:p>
        </w:tc>
        <w:tc>
          <w:tcPr>
            <w:tcW w:w="636" w:type="dxa"/>
            <w:tcBorders>
              <w:top w:val="single" w:color="000000" w:sz="4" w:space="0"/>
              <w:left w:val="single" w:color="000000" w:sz="4" w:space="0"/>
              <w:bottom w:val="single" w:color="000000" w:sz="4" w:space="0"/>
              <w:right w:val="single" w:color="000000" w:sz="4" w:space="0"/>
            </w:tcBorders>
            <w:vAlign w:val="center"/>
          </w:tcPr>
          <w:p w14:paraId="2B633727">
            <w:pPr>
              <w:widowControl/>
              <w:spacing w:line="360" w:lineRule="auto"/>
              <w:jc w:val="center"/>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12</w:t>
            </w:r>
          </w:p>
        </w:tc>
      </w:tr>
      <w:tr w14:paraId="0058CE58">
        <w:tblPrEx>
          <w:tblCellMar>
            <w:top w:w="0" w:type="dxa"/>
            <w:left w:w="108" w:type="dxa"/>
            <w:bottom w:w="0" w:type="dxa"/>
            <w:right w:w="108" w:type="dxa"/>
          </w:tblCellMar>
        </w:tblPrEx>
        <w:trPr>
          <w:trHeight w:val="450" w:hRule="atLeast"/>
        </w:trPr>
        <w:tc>
          <w:tcPr>
            <w:tcW w:w="582" w:type="dxa"/>
            <w:tcBorders>
              <w:top w:val="single" w:color="000000" w:sz="4" w:space="0"/>
              <w:left w:val="single" w:color="000000" w:sz="4" w:space="0"/>
              <w:bottom w:val="single" w:color="000000" w:sz="4" w:space="0"/>
              <w:right w:val="single" w:color="000000" w:sz="4" w:space="0"/>
            </w:tcBorders>
            <w:vAlign w:val="center"/>
          </w:tcPr>
          <w:p w14:paraId="6BD9A60F">
            <w:pPr>
              <w:widowControl/>
              <w:spacing w:line="360" w:lineRule="auto"/>
              <w:jc w:val="center"/>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3</w:t>
            </w:r>
          </w:p>
        </w:tc>
        <w:tc>
          <w:tcPr>
            <w:tcW w:w="1847" w:type="dxa"/>
            <w:tcBorders>
              <w:top w:val="single" w:color="000000" w:sz="4" w:space="0"/>
              <w:left w:val="single" w:color="000000" w:sz="4" w:space="0"/>
              <w:bottom w:val="single" w:color="000000" w:sz="4" w:space="0"/>
              <w:right w:val="single" w:color="000000" w:sz="4" w:space="0"/>
            </w:tcBorders>
            <w:vAlign w:val="center"/>
          </w:tcPr>
          <w:p w14:paraId="56AF95CA">
            <w:pPr>
              <w:widowControl/>
              <w:spacing w:line="360" w:lineRule="auto"/>
              <w:jc w:val="center"/>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硬盘录像机</w:t>
            </w:r>
          </w:p>
        </w:tc>
        <w:tc>
          <w:tcPr>
            <w:tcW w:w="5959" w:type="dxa"/>
            <w:tcBorders>
              <w:top w:val="single" w:color="000000" w:sz="4" w:space="0"/>
              <w:left w:val="single" w:color="000000" w:sz="4" w:space="0"/>
              <w:bottom w:val="single" w:color="000000" w:sz="4" w:space="0"/>
              <w:right w:val="single" w:color="000000" w:sz="4" w:space="0"/>
            </w:tcBorders>
            <w:vAlign w:val="center"/>
          </w:tcPr>
          <w:p w14:paraId="00B5ECFF">
            <w:pPr>
              <w:widowControl/>
              <w:spacing w:line="360" w:lineRule="auto"/>
              <w:jc w:val="left"/>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1.存储接口：1个SATA接口，可满配</w:t>
            </w:r>
            <w:ins w:id="119" w:author="XX X" w:date="2025-10-29T23:12:00Z">
              <w:r>
                <w:rPr>
                  <w:rStyle w:val="203"/>
                  <w:rFonts w:ascii="宋体" w:hAnsi="宋体" w:eastAsia="宋体" w:cs="宋体"/>
                  <w:color w:val="auto"/>
                  <w:sz w:val="24"/>
                  <w:szCs w:val="24"/>
                  <w:lang w:bidi="ar"/>
                </w:rPr>
                <w:t>≥</w:t>
              </w:r>
            </w:ins>
            <w:r>
              <w:rPr>
                <w:rFonts w:hint="eastAsia" w:ascii="宋体" w:hAnsi="宋体" w:cs="宋体"/>
                <w:color w:val="000000"/>
                <w:kern w:val="0"/>
                <w:sz w:val="24"/>
                <w:szCs w:val="24"/>
                <w:lang w:bidi="ar"/>
              </w:rPr>
              <w:t>8TB硬盘。</w:t>
            </w:r>
            <w:r>
              <w:rPr>
                <w:rFonts w:hint="eastAsia" w:ascii="宋体" w:hAnsi="宋体" w:cs="宋体"/>
                <w:color w:val="000000"/>
                <w:kern w:val="0"/>
                <w:sz w:val="24"/>
                <w:szCs w:val="24"/>
                <w:lang w:bidi="ar"/>
              </w:rPr>
              <w:br w:type="textWrapping"/>
            </w:r>
            <w:r>
              <w:rPr>
                <w:rFonts w:hint="eastAsia" w:ascii="宋体" w:hAnsi="宋体" w:cs="宋体"/>
                <w:color w:val="000000"/>
                <w:kern w:val="0"/>
                <w:sz w:val="24"/>
                <w:szCs w:val="24"/>
                <w:lang w:bidi="ar"/>
              </w:rPr>
              <w:t>2.视频接口：1×HDMI，1×VGA。</w:t>
            </w:r>
            <w:r>
              <w:rPr>
                <w:rFonts w:hint="eastAsia" w:ascii="宋体" w:hAnsi="宋体" w:cs="宋体"/>
                <w:color w:val="000000"/>
                <w:kern w:val="0"/>
                <w:sz w:val="24"/>
                <w:szCs w:val="24"/>
                <w:lang w:bidi="ar"/>
              </w:rPr>
              <w:br w:type="textWrapping"/>
            </w:r>
            <w:r>
              <w:rPr>
                <w:rFonts w:hint="eastAsia" w:ascii="宋体" w:hAnsi="宋体" w:cs="宋体"/>
                <w:color w:val="000000"/>
                <w:kern w:val="0"/>
                <w:sz w:val="24"/>
                <w:szCs w:val="24"/>
                <w:lang w:bidi="ar"/>
              </w:rPr>
              <w:t>3.网络接口：2×RJ45 10/100Mbps自适应以太网口。</w:t>
            </w:r>
            <w:r>
              <w:rPr>
                <w:rFonts w:hint="eastAsia" w:ascii="宋体" w:hAnsi="宋体" w:cs="宋体"/>
                <w:color w:val="000000"/>
                <w:kern w:val="0"/>
                <w:sz w:val="24"/>
                <w:szCs w:val="24"/>
                <w:lang w:bidi="ar"/>
              </w:rPr>
              <w:br w:type="textWrapping"/>
            </w:r>
            <w:r>
              <w:rPr>
                <w:rFonts w:hint="eastAsia" w:ascii="宋体" w:hAnsi="宋体" w:cs="宋体"/>
                <w:color w:val="000000"/>
                <w:kern w:val="0"/>
                <w:sz w:val="24"/>
                <w:szCs w:val="24"/>
                <w:lang w:bidi="ar"/>
              </w:rPr>
              <w:t>4.报警接口：4路报警输入，1路报警输出。</w:t>
            </w:r>
            <w:r>
              <w:rPr>
                <w:rFonts w:hint="eastAsia" w:ascii="宋体" w:hAnsi="宋体" w:cs="宋体"/>
                <w:color w:val="000000"/>
                <w:kern w:val="0"/>
                <w:sz w:val="24"/>
                <w:szCs w:val="24"/>
                <w:lang w:bidi="ar"/>
              </w:rPr>
              <w:br w:type="textWrapping"/>
            </w:r>
            <w:r>
              <w:rPr>
                <w:rFonts w:hint="eastAsia" w:ascii="宋体" w:hAnsi="宋体" w:cs="宋体"/>
                <w:color w:val="000000"/>
                <w:kern w:val="0"/>
                <w:sz w:val="24"/>
                <w:szCs w:val="24"/>
                <w:lang w:bidi="ar"/>
              </w:rPr>
              <w:t>5.USB接口：2×USB 2.0。</w:t>
            </w:r>
            <w:r>
              <w:rPr>
                <w:rFonts w:hint="eastAsia" w:ascii="宋体" w:hAnsi="宋体" w:cs="宋体"/>
                <w:color w:val="000000"/>
                <w:kern w:val="0"/>
                <w:sz w:val="24"/>
                <w:szCs w:val="24"/>
                <w:lang w:bidi="ar"/>
              </w:rPr>
              <w:br w:type="textWrapping"/>
            </w:r>
            <w:r>
              <w:rPr>
                <w:rFonts w:hint="eastAsia" w:ascii="宋体" w:hAnsi="宋体" w:cs="宋体"/>
                <w:color w:val="000000"/>
                <w:kern w:val="0"/>
                <w:sz w:val="24"/>
                <w:szCs w:val="24"/>
                <w:lang w:bidi="ar"/>
              </w:rPr>
              <w:t>6.输入带宽：</w:t>
            </w:r>
            <w:ins w:id="120" w:author="XX X" w:date="2025-10-29T23:12:00Z">
              <w:r>
                <w:rPr>
                  <w:rStyle w:val="203"/>
                  <w:rFonts w:ascii="宋体" w:hAnsi="宋体" w:eastAsia="宋体" w:cs="宋体"/>
                  <w:color w:val="auto"/>
                  <w:sz w:val="24"/>
                  <w:szCs w:val="24"/>
                  <w:lang w:bidi="ar"/>
                </w:rPr>
                <w:t>≥</w:t>
              </w:r>
            </w:ins>
            <w:r>
              <w:rPr>
                <w:rFonts w:hint="eastAsia" w:ascii="宋体" w:hAnsi="宋体" w:cs="宋体"/>
                <w:color w:val="000000"/>
                <w:kern w:val="0"/>
                <w:sz w:val="24"/>
                <w:szCs w:val="24"/>
                <w:lang w:bidi="ar"/>
              </w:rPr>
              <w:t>40Mbps。</w:t>
            </w:r>
            <w:r>
              <w:rPr>
                <w:rFonts w:hint="eastAsia" w:ascii="宋体" w:hAnsi="宋体" w:cs="宋体"/>
                <w:color w:val="000000"/>
                <w:kern w:val="0"/>
                <w:sz w:val="24"/>
                <w:szCs w:val="24"/>
                <w:lang w:bidi="ar"/>
              </w:rPr>
              <w:br w:type="textWrapping"/>
            </w:r>
            <w:r>
              <w:rPr>
                <w:rFonts w:hint="eastAsia" w:ascii="宋体" w:hAnsi="宋体" w:cs="宋体"/>
                <w:color w:val="000000"/>
                <w:kern w:val="0"/>
                <w:sz w:val="24"/>
                <w:szCs w:val="24"/>
                <w:lang w:bidi="ar"/>
              </w:rPr>
              <w:t>7.输出带宽：</w:t>
            </w:r>
            <w:ins w:id="121" w:author="XX X" w:date="2025-10-29T23:12:00Z">
              <w:r>
                <w:rPr>
                  <w:rStyle w:val="203"/>
                  <w:rFonts w:ascii="宋体" w:hAnsi="宋体" w:eastAsia="宋体" w:cs="宋体"/>
                  <w:color w:val="auto"/>
                  <w:sz w:val="24"/>
                  <w:szCs w:val="24"/>
                  <w:lang w:bidi="ar"/>
                </w:rPr>
                <w:t>≥</w:t>
              </w:r>
            </w:ins>
            <w:r>
              <w:rPr>
                <w:rFonts w:hint="eastAsia" w:ascii="宋体" w:hAnsi="宋体" w:cs="宋体"/>
                <w:color w:val="000000"/>
                <w:kern w:val="0"/>
                <w:sz w:val="24"/>
                <w:szCs w:val="24"/>
                <w:lang w:bidi="ar"/>
              </w:rPr>
              <w:t>80Mbps。</w:t>
            </w:r>
            <w:r>
              <w:rPr>
                <w:rFonts w:hint="eastAsia" w:ascii="宋体" w:hAnsi="宋体" w:cs="宋体"/>
                <w:color w:val="000000"/>
                <w:kern w:val="0"/>
                <w:sz w:val="24"/>
                <w:szCs w:val="24"/>
                <w:lang w:bidi="ar"/>
              </w:rPr>
              <w:br w:type="textWrapping"/>
            </w:r>
            <w:r>
              <w:rPr>
                <w:rFonts w:hint="eastAsia" w:ascii="宋体" w:hAnsi="宋体" w:cs="宋体"/>
                <w:color w:val="000000"/>
                <w:kern w:val="0"/>
                <w:sz w:val="24"/>
                <w:szCs w:val="24"/>
                <w:lang w:bidi="ar"/>
              </w:rPr>
              <w:t>8.接入能力：4路H.264、H.265格式高清码流接入。</w:t>
            </w:r>
            <w:r>
              <w:rPr>
                <w:rFonts w:hint="eastAsia" w:ascii="宋体" w:hAnsi="宋体" w:cs="宋体"/>
                <w:color w:val="000000"/>
                <w:kern w:val="0"/>
                <w:sz w:val="24"/>
                <w:szCs w:val="24"/>
                <w:lang w:bidi="ar"/>
              </w:rPr>
              <w:br w:type="textWrapping"/>
            </w:r>
            <w:r>
              <w:rPr>
                <w:rFonts w:hint="eastAsia" w:ascii="宋体" w:hAnsi="宋体" w:cs="宋体"/>
                <w:color w:val="000000"/>
                <w:kern w:val="0"/>
                <w:sz w:val="24"/>
                <w:szCs w:val="24"/>
                <w:lang w:bidi="ar"/>
              </w:rPr>
              <w:t>9.解码能力：支持6×1080P。</w:t>
            </w:r>
            <w:r>
              <w:rPr>
                <w:rFonts w:hint="eastAsia" w:ascii="宋体" w:hAnsi="宋体" w:cs="宋体"/>
                <w:color w:val="000000"/>
                <w:kern w:val="0"/>
                <w:sz w:val="24"/>
                <w:szCs w:val="24"/>
                <w:lang w:bidi="ar"/>
              </w:rPr>
              <w:br w:type="textWrapping"/>
            </w:r>
            <w:r>
              <w:rPr>
                <w:rFonts w:hint="eastAsia" w:ascii="宋体" w:hAnsi="宋体" w:cs="宋体"/>
                <w:color w:val="000000"/>
                <w:kern w:val="0"/>
                <w:sz w:val="24"/>
                <w:szCs w:val="24"/>
                <w:lang w:bidi="ar"/>
              </w:rPr>
              <w:t>10.显示能力：支持</w:t>
            </w:r>
            <w:ins w:id="122" w:author="XX X" w:date="2025-10-29T23:12:00Z">
              <w:r>
                <w:rPr>
                  <w:rStyle w:val="203"/>
                  <w:rFonts w:ascii="宋体" w:hAnsi="宋体" w:eastAsia="宋体" w:cs="宋体"/>
                  <w:color w:val="auto"/>
                  <w:sz w:val="24"/>
                  <w:szCs w:val="24"/>
                  <w:lang w:bidi="ar"/>
                </w:rPr>
                <w:t>≥</w:t>
              </w:r>
            </w:ins>
            <w:r>
              <w:rPr>
                <w:rFonts w:hint="eastAsia" w:ascii="宋体" w:hAnsi="宋体" w:cs="宋体"/>
                <w:color w:val="000000"/>
                <w:kern w:val="0"/>
                <w:sz w:val="24"/>
                <w:szCs w:val="24"/>
                <w:lang w:bidi="ar"/>
              </w:rPr>
              <w:t>4K输出。</w:t>
            </w:r>
          </w:p>
        </w:tc>
        <w:tc>
          <w:tcPr>
            <w:tcW w:w="636" w:type="dxa"/>
            <w:tcBorders>
              <w:top w:val="single" w:color="000000" w:sz="4" w:space="0"/>
              <w:left w:val="single" w:color="000000" w:sz="4" w:space="0"/>
              <w:bottom w:val="single" w:color="000000" w:sz="4" w:space="0"/>
              <w:right w:val="single" w:color="000000" w:sz="4" w:space="0"/>
            </w:tcBorders>
            <w:vAlign w:val="center"/>
          </w:tcPr>
          <w:p w14:paraId="064A3856">
            <w:pPr>
              <w:widowControl/>
              <w:spacing w:line="360" w:lineRule="auto"/>
              <w:jc w:val="center"/>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11</w:t>
            </w:r>
          </w:p>
        </w:tc>
      </w:tr>
      <w:tr w14:paraId="42F95836">
        <w:tblPrEx>
          <w:tblCellMar>
            <w:top w:w="0" w:type="dxa"/>
            <w:left w:w="108" w:type="dxa"/>
            <w:bottom w:w="0" w:type="dxa"/>
            <w:right w:w="108" w:type="dxa"/>
          </w:tblCellMar>
        </w:tblPrEx>
        <w:trPr>
          <w:trHeight w:val="450" w:hRule="atLeast"/>
        </w:trPr>
        <w:tc>
          <w:tcPr>
            <w:tcW w:w="582" w:type="dxa"/>
            <w:tcBorders>
              <w:top w:val="single" w:color="000000" w:sz="4" w:space="0"/>
              <w:left w:val="single" w:color="000000" w:sz="4" w:space="0"/>
              <w:bottom w:val="single" w:color="000000" w:sz="4" w:space="0"/>
              <w:right w:val="single" w:color="000000" w:sz="4" w:space="0"/>
            </w:tcBorders>
            <w:vAlign w:val="center"/>
          </w:tcPr>
          <w:p w14:paraId="5B5654B5">
            <w:pPr>
              <w:widowControl/>
              <w:spacing w:line="360" w:lineRule="auto"/>
              <w:jc w:val="center"/>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4</w:t>
            </w:r>
          </w:p>
        </w:tc>
        <w:tc>
          <w:tcPr>
            <w:tcW w:w="1847" w:type="dxa"/>
            <w:tcBorders>
              <w:top w:val="single" w:color="000000" w:sz="4" w:space="0"/>
              <w:left w:val="single" w:color="000000" w:sz="4" w:space="0"/>
              <w:bottom w:val="single" w:color="000000" w:sz="4" w:space="0"/>
              <w:right w:val="single" w:color="000000" w:sz="4" w:space="0"/>
            </w:tcBorders>
            <w:vAlign w:val="center"/>
          </w:tcPr>
          <w:p w14:paraId="35C4CBA1">
            <w:pPr>
              <w:widowControl/>
              <w:spacing w:line="360" w:lineRule="auto"/>
              <w:jc w:val="center"/>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硬盘</w:t>
            </w:r>
          </w:p>
        </w:tc>
        <w:tc>
          <w:tcPr>
            <w:tcW w:w="5959" w:type="dxa"/>
            <w:tcBorders>
              <w:top w:val="single" w:color="000000" w:sz="4" w:space="0"/>
              <w:left w:val="single" w:color="000000" w:sz="4" w:space="0"/>
              <w:bottom w:val="single" w:color="000000" w:sz="4" w:space="0"/>
              <w:right w:val="single" w:color="000000" w:sz="4" w:space="0"/>
            </w:tcBorders>
            <w:vAlign w:val="center"/>
          </w:tcPr>
          <w:p w14:paraId="77574BA9">
            <w:pPr>
              <w:widowControl/>
              <w:spacing w:line="360" w:lineRule="auto"/>
              <w:jc w:val="left"/>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1.容量：</w:t>
            </w:r>
            <w:ins w:id="123" w:author="XX X" w:date="2025-10-29T23:13:00Z">
              <w:r>
                <w:rPr>
                  <w:rStyle w:val="203"/>
                  <w:rFonts w:ascii="宋体" w:hAnsi="宋体" w:eastAsia="宋体" w:cs="宋体"/>
                  <w:color w:val="auto"/>
                  <w:sz w:val="24"/>
                  <w:szCs w:val="24"/>
                  <w:lang w:bidi="ar"/>
                </w:rPr>
                <w:t>≥</w:t>
              </w:r>
            </w:ins>
            <w:r>
              <w:rPr>
                <w:rFonts w:hint="eastAsia" w:ascii="宋体" w:hAnsi="宋体" w:cs="宋体"/>
                <w:color w:val="000000"/>
                <w:kern w:val="0"/>
                <w:sz w:val="24"/>
                <w:szCs w:val="24"/>
                <w:lang w:bidi="ar"/>
              </w:rPr>
              <w:t>8TB。</w:t>
            </w:r>
            <w:r>
              <w:rPr>
                <w:rFonts w:hint="eastAsia" w:ascii="宋体" w:hAnsi="宋体" w:cs="宋体"/>
                <w:color w:val="000000"/>
                <w:kern w:val="0"/>
                <w:sz w:val="24"/>
                <w:szCs w:val="24"/>
                <w:lang w:bidi="ar"/>
              </w:rPr>
              <w:br w:type="textWrapping"/>
            </w:r>
            <w:r>
              <w:rPr>
                <w:rFonts w:hint="eastAsia" w:ascii="宋体" w:hAnsi="宋体" w:cs="宋体"/>
                <w:color w:val="000000"/>
                <w:kern w:val="0"/>
                <w:sz w:val="24"/>
                <w:szCs w:val="24"/>
                <w:lang w:bidi="ar"/>
              </w:rPr>
              <w:t>2.尺寸：3.5英寸。</w:t>
            </w:r>
            <w:r>
              <w:rPr>
                <w:rFonts w:hint="eastAsia" w:ascii="宋体" w:hAnsi="宋体" w:cs="宋体"/>
                <w:color w:val="000000"/>
                <w:kern w:val="0"/>
                <w:sz w:val="24"/>
                <w:szCs w:val="24"/>
                <w:lang w:bidi="ar"/>
              </w:rPr>
              <w:br w:type="textWrapping"/>
            </w:r>
            <w:r>
              <w:rPr>
                <w:rFonts w:hint="eastAsia" w:ascii="宋体" w:hAnsi="宋体" w:cs="宋体"/>
                <w:color w:val="000000"/>
                <w:kern w:val="0"/>
                <w:sz w:val="24"/>
                <w:szCs w:val="24"/>
                <w:lang w:bidi="ar"/>
              </w:rPr>
              <w:t>3.接口：SATA3.0接口，接口传输速率（最大值）≥5.0Gb/s。</w:t>
            </w:r>
            <w:r>
              <w:rPr>
                <w:rFonts w:hint="eastAsia" w:ascii="宋体" w:hAnsi="宋体" w:cs="宋体"/>
                <w:color w:val="000000"/>
                <w:kern w:val="0"/>
                <w:sz w:val="24"/>
                <w:szCs w:val="24"/>
                <w:lang w:bidi="ar"/>
              </w:rPr>
              <w:br w:type="textWrapping"/>
            </w:r>
            <w:r>
              <w:rPr>
                <w:rFonts w:hint="eastAsia" w:ascii="宋体" w:hAnsi="宋体" w:cs="宋体"/>
                <w:color w:val="000000"/>
                <w:kern w:val="0"/>
                <w:sz w:val="24"/>
                <w:szCs w:val="24"/>
                <w:lang w:bidi="ar"/>
              </w:rPr>
              <w:t>4.磁记录技术：CMR传统磁记录。</w:t>
            </w:r>
            <w:r>
              <w:rPr>
                <w:rFonts w:hint="eastAsia" w:ascii="宋体" w:hAnsi="宋体" w:cs="宋体"/>
                <w:color w:val="000000"/>
                <w:kern w:val="0"/>
                <w:sz w:val="24"/>
                <w:szCs w:val="24"/>
                <w:lang w:bidi="ar"/>
              </w:rPr>
              <w:br w:type="textWrapping"/>
            </w:r>
            <w:r>
              <w:rPr>
                <w:rFonts w:hint="eastAsia" w:ascii="宋体" w:hAnsi="宋体" w:cs="宋体"/>
                <w:color w:val="000000"/>
                <w:kern w:val="0"/>
                <w:sz w:val="24"/>
                <w:szCs w:val="24"/>
                <w:lang w:bidi="ar"/>
              </w:rPr>
              <w:t>5.转速：</w:t>
            </w:r>
            <w:ins w:id="124" w:author="XX X" w:date="2025-10-29T23:13:00Z">
              <w:r>
                <w:rPr>
                  <w:rStyle w:val="203"/>
                  <w:rFonts w:ascii="宋体" w:hAnsi="宋体" w:eastAsia="宋体" w:cs="宋体"/>
                  <w:color w:val="auto"/>
                  <w:sz w:val="24"/>
                  <w:szCs w:val="24"/>
                  <w:lang w:bidi="ar"/>
                </w:rPr>
                <w:t>≥</w:t>
              </w:r>
            </w:ins>
            <w:r>
              <w:rPr>
                <w:rFonts w:hint="eastAsia" w:ascii="宋体" w:hAnsi="宋体" w:cs="宋体"/>
                <w:color w:val="000000"/>
                <w:kern w:val="0"/>
                <w:sz w:val="24"/>
                <w:szCs w:val="24"/>
                <w:lang w:bidi="ar"/>
              </w:rPr>
              <w:t>5400RPM。</w:t>
            </w:r>
            <w:r>
              <w:rPr>
                <w:rFonts w:hint="eastAsia" w:ascii="宋体" w:hAnsi="宋体" w:cs="宋体"/>
                <w:color w:val="000000"/>
                <w:kern w:val="0"/>
                <w:sz w:val="24"/>
                <w:szCs w:val="24"/>
                <w:lang w:bidi="ar"/>
              </w:rPr>
              <w:br w:type="textWrapping"/>
            </w:r>
            <w:r>
              <w:rPr>
                <w:rFonts w:hint="eastAsia" w:ascii="宋体" w:hAnsi="宋体" w:cs="宋体"/>
                <w:color w:val="000000"/>
                <w:kern w:val="0"/>
                <w:sz w:val="24"/>
                <w:szCs w:val="24"/>
                <w:lang w:bidi="ar"/>
              </w:rPr>
              <w:t>6.缓存：</w:t>
            </w:r>
            <w:ins w:id="125" w:author="XX X" w:date="2025-10-29T23:13:00Z">
              <w:r>
                <w:rPr>
                  <w:rStyle w:val="203"/>
                  <w:rFonts w:ascii="宋体" w:hAnsi="宋体" w:eastAsia="宋体" w:cs="宋体"/>
                  <w:color w:val="auto"/>
                  <w:sz w:val="24"/>
                  <w:szCs w:val="24"/>
                  <w:lang w:bidi="ar"/>
                </w:rPr>
                <w:t>≥</w:t>
              </w:r>
            </w:ins>
            <w:r>
              <w:rPr>
                <w:rFonts w:hint="eastAsia" w:ascii="宋体" w:hAnsi="宋体" w:cs="宋体"/>
                <w:color w:val="000000"/>
                <w:kern w:val="0"/>
                <w:sz w:val="24"/>
                <w:szCs w:val="24"/>
                <w:lang w:bidi="ar"/>
              </w:rPr>
              <w:t>256MB。</w:t>
            </w:r>
            <w:r>
              <w:rPr>
                <w:rFonts w:hint="eastAsia" w:ascii="宋体" w:hAnsi="宋体" w:cs="宋体"/>
                <w:color w:val="000000"/>
                <w:kern w:val="0"/>
                <w:sz w:val="24"/>
                <w:szCs w:val="24"/>
                <w:lang w:bidi="ar"/>
              </w:rPr>
              <w:br w:type="textWrapping"/>
            </w:r>
            <w:del w:id="126" w:author="XX X" w:date="2025-10-29T23:13:00Z">
              <w:r>
                <w:rPr>
                  <w:rFonts w:hint="eastAsia" w:ascii="宋体" w:hAnsi="宋体" w:cs="宋体"/>
                  <w:color w:val="000000"/>
                  <w:kern w:val="0"/>
                  <w:sz w:val="24"/>
                  <w:szCs w:val="24"/>
                  <w:lang w:bidi="ar"/>
                </w:rPr>
                <w:delText>7.满足数据严苛的7*24小时运行可靠性、安全性的需求。</w:delText>
              </w:r>
            </w:del>
            <w:r>
              <w:rPr>
                <w:rFonts w:hint="eastAsia" w:ascii="宋体" w:hAnsi="宋体" w:cs="宋体"/>
                <w:color w:val="000000"/>
                <w:kern w:val="0"/>
                <w:sz w:val="24"/>
                <w:szCs w:val="24"/>
                <w:lang w:bidi="ar"/>
              </w:rPr>
              <w:br w:type="textWrapping"/>
            </w:r>
            <w:r>
              <w:rPr>
                <w:rFonts w:hint="eastAsia" w:ascii="宋体" w:hAnsi="宋体" w:cs="宋体"/>
                <w:color w:val="000000"/>
                <w:kern w:val="0"/>
                <w:sz w:val="24"/>
                <w:szCs w:val="24"/>
                <w:lang w:val="en-US" w:eastAsia="zh-CN" w:bidi="ar"/>
              </w:rPr>
              <w:t>7</w:t>
            </w:r>
            <w:r>
              <w:rPr>
                <w:rFonts w:hint="eastAsia" w:ascii="宋体" w:hAnsi="宋体" w:cs="宋体"/>
                <w:color w:val="000000"/>
                <w:kern w:val="0"/>
                <w:sz w:val="24"/>
                <w:szCs w:val="24"/>
                <w:lang w:bidi="ar"/>
              </w:rPr>
              <w:t>.平均读写功率（W）：</w:t>
            </w:r>
            <w:ins w:id="127" w:author="XX X" w:date="2025-10-29T23:13:00Z">
              <w:r>
                <w:rPr>
                  <w:rFonts w:hint="eastAsia" w:ascii="宋体" w:hAnsi="宋体" w:cs="宋体"/>
                  <w:color w:val="000000"/>
                  <w:kern w:val="0"/>
                  <w:sz w:val="24"/>
                  <w:szCs w:val="24"/>
                  <w:lang w:bidi="ar"/>
                </w:rPr>
                <w:t>≤</w:t>
              </w:r>
            </w:ins>
            <w:r>
              <w:rPr>
                <w:rFonts w:hint="eastAsia" w:ascii="宋体" w:hAnsi="宋体" w:cs="宋体"/>
                <w:color w:val="000000"/>
                <w:kern w:val="0"/>
                <w:sz w:val="24"/>
                <w:szCs w:val="24"/>
                <w:lang w:bidi="ar"/>
              </w:rPr>
              <w:t>5.3W。</w:t>
            </w:r>
          </w:p>
        </w:tc>
        <w:tc>
          <w:tcPr>
            <w:tcW w:w="636" w:type="dxa"/>
            <w:tcBorders>
              <w:top w:val="single" w:color="000000" w:sz="4" w:space="0"/>
              <w:left w:val="single" w:color="000000" w:sz="4" w:space="0"/>
              <w:bottom w:val="single" w:color="000000" w:sz="4" w:space="0"/>
              <w:right w:val="single" w:color="000000" w:sz="4" w:space="0"/>
            </w:tcBorders>
            <w:vAlign w:val="center"/>
          </w:tcPr>
          <w:p w14:paraId="7375813D">
            <w:pPr>
              <w:widowControl/>
              <w:spacing w:line="360" w:lineRule="auto"/>
              <w:jc w:val="center"/>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25</w:t>
            </w:r>
          </w:p>
        </w:tc>
      </w:tr>
      <w:tr w14:paraId="47139961">
        <w:tblPrEx>
          <w:tblCellMar>
            <w:top w:w="0" w:type="dxa"/>
            <w:left w:w="108" w:type="dxa"/>
            <w:bottom w:w="0" w:type="dxa"/>
            <w:right w:w="108" w:type="dxa"/>
          </w:tblCellMar>
        </w:tblPrEx>
        <w:trPr>
          <w:trHeight w:val="450" w:hRule="atLeast"/>
        </w:trPr>
        <w:tc>
          <w:tcPr>
            <w:tcW w:w="582" w:type="dxa"/>
            <w:tcBorders>
              <w:top w:val="single" w:color="000000" w:sz="4" w:space="0"/>
              <w:left w:val="single" w:color="000000" w:sz="4" w:space="0"/>
              <w:bottom w:val="single" w:color="000000" w:sz="4" w:space="0"/>
              <w:right w:val="single" w:color="000000" w:sz="4" w:space="0"/>
            </w:tcBorders>
            <w:vAlign w:val="center"/>
          </w:tcPr>
          <w:p w14:paraId="30755FEF">
            <w:pPr>
              <w:widowControl/>
              <w:spacing w:line="360" w:lineRule="auto"/>
              <w:jc w:val="center"/>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5</w:t>
            </w:r>
          </w:p>
        </w:tc>
        <w:tc>
          <w:tcPr>
            <w:tcW w:w="1847" w:type="dxa"/>
            <w:tcBorders>
              <w:top w:val="single" w:color="000000" w:sz="4" w:space="0"/>
              <w:left w:val="single" w:color="000000" w:sz="4" w:space="0"/>
              <w:bottom w:val="single" w:color="000000" w:sz="4" w:space="0"/>
              <w:right w:val="single" w:color="000000" w:sz="4" w:space="0"/>
            </w:tcBorders>
            <w:vAlign w:val="center"/>
          </w:tcPr>
          <w:p w14:paraId="15417874">
            <w:pPr>
              <w:widowControl/>
              <w:spacing w:line="360" w:lineRule="auto"/>
              <w:jc w:val="center"/>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网线</w:t>
            </w:r>
          </w:p>
        </w:tc>
        <w:tc>
          <w:tcPr>
            <w:tcW w:w="5959" w:type="dxa"/>
            <w:tcBorders>
              <w:top w:val="single" w:color="000000" w:sz="4" w:space="0"/>
              <w:left w:val="single" w:color="000000" w:sz="4" w:space="0"/>
              <w:bottom w:val="single" w:color="000000" w:sz="4" w:space="0"/>
              <w:right w:val="single" w:color="000000" w:sz="4" w:space="0"/>
            </w:tcBorders>
            <w:vAlign w:val="center"/>
          </w:tcPr>
          <w:p w14:paraId="67677036">
            <w:pPr>
              <w:widowControl/>
              <w:numPr>
                <w:ilvl w:val="0"/>
                <w:numId w:val="0"/>
              </w:numPr>
              <w:spacing w:line="360" w:lineRule="auto"/>
              <w:jc w:val="left"/>
              <w:textAlignment w:val="center"/>
              <w:rPr>
                <w:rFonts w:hint="eastAsia" w:ascii="宋体" w:hAnsi="宋体" w:cs="宋体"/>
                <w:color w:val="000000"/>
                <w:sz w:val="24"/>
                <w:szCs w:val="24"/>
              </w:rPr>
            </w:pPr>
            <w:r>
              <w:rPr>
                <w:rFonts w:hint="eastAsia" w:ascii="宋体" w:hAnsi="宋体" w:eastAsia="宋体" w:cs="宋体"/>
                <w:color w:val="000000"/>
                <w:kern w:val="0"/>
                <w:sz w:val="24"/>
                <w:szCs w:val="24"/>
                <w:lang w:val="en-US" w:eastAsia="zh-CN" w:bidi="ar"/>
              </w:rPr>
              <w:t>1.</w:t>
            </w:r>
            <w:r>
              <w:rPr>
                <w:rFonts w:hint="eastAsia" w:ascii="宋体" w:hAnsi="宋体" w:cs="宋体"/>
                <w:color w:val="000000"/>
                <w:kern w:val="0"/>
                <w:sz w:val="24"/>
                <w:szCs w:val="24"/>
                <w:lang w:bidi="ar"/>
              </w:rPr>
              <w:t>六类网线，无氧铜线芯，千兆非屏蔽双绞线。</w:t>
            </w:r>
          </w:p>
        </w:tc>
        <w:tc>
          <w:tcPr>
            <w:tcW w:w="636" w:type="dxa"/>
            <w:tcBorders>
              <w:top w:val="single" w:color="000000" w:sz="4" w:space="0"/>
              <w:left w:val="single" w:color="000000" w:sz="4" w:space="0"/>
              <w:bottom w:val="single" w:color="000000" w:sz="4" w:space="0"/>
              <w:right w:val="single" w:color="000000" w:sz="4" w:space="0"/>
            </w:tcBorders>
            <w:vAlign w:val="center"/>
          </w:tcPr>
          <w:p w14:paraId="55308942">
            <w:pPr>
              <w:widowControl/>
              <w:spacing w:line="360" w:lineRule="auto"/>
              <w:jc w:val="center"/>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3580</w:t>
            </w:r>
          </w:p>
        </w:tc>
      </w:tr>
      <w:tr w14:paraId="4B9F087F">
        <w:tblPrEx>
          <w:tblCellMar>
            <w:top w:w="0" w:type="dxa"/>
            <w:left w:w="108" w:type="dxa"/>
            <w:bottom w:w="0" w:type="dxa"/>
            <w:right w:w="108" w:type="dxa"/>
          </w:tblCellMar>
        </w:tblPrEx>
        <w:trPr>
          <w:trHeight w:val="450" w:hRule="atLeast"/>
        </w:trPr>
        <w:tc>
          <w:tcPr>
            <w:tcW w:w="582" w:type="dxa"/>
            <w:tcBorders>
              <w:top w:val="single" w:color="000000" w:sz="4" w:space="0"/>
              <w:left w:val="single" w:color="000000" w:sz="4" w:space="0"/>
              <w:bottom w:val="single" w:color="000000" w:sz="4" w:space="0"/>
              <w:right w:val="single" w:color="000000" w:sz="4" w:space="0"/>
            </w:tcBorders>
            <w:vAlign w:val="center"/>
          </w:tcPr>
          <w:p w14:paraId="10083564">
            <w:pPr>
              <w:widowControl/>
              <w:spacing w:line="360" w:lineRule="auto"/>
              <w:jc w:val="center"/>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6</w:t>
            </w:r>
          </w:p>
        </w:tc>
        <w:tc>
          <w:tcPr>
            <w:tcW w:w="1847" w:type="dxa"/>
            <w:tcBorders>
              <w:top w:val="single" w:color="000000" w:sz="4" w:space="0"/>
              <w:left w:val="single" w:color="000000" w:sz="4" w:space="0"/>
              <w:bottom w:val="single" w:color="000000" w:sz="4" w:space="0"/>
              <w:right w:val="single" w:color="000000" w:sz="4" w:space="0"/>
            </w:tcBorders>
            <w:vAlign w:val="center"/>
          </w:tcPr>
          <w:p w14:paraId="166DD22E">
            <w:pPr>
              <w:widowControl/>
              <w:spacing w:line="360" w:lineRule="auto"/>
              <w:jc w:val="center"/>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PVC线槽</w:t>
            </w:r>
          </w:p>
        </w:tc>
        <w:tc>
          <w:tcPr>
            <w:tcW w:w="5959" w:type="dxa"/>
            <w:tcBorders>
              <w:top w:val="single" w:color="000000" w:sz="4" w:space="0"/>
              <w:left w:val="single" w:color="000000" w:sz="4" w:space="0"/>
              <w:bottom w:val="single" w:color="000000" w:sz="4" w:space="0"/>
              <w:right w:val="single" w:color="000000" w:sz="4" w:space="0"/>
            </w:tcBorders>
            <w:vAlign w:val="center"/>
          </w:tcPr>
          <w:p w14:paraId="33DB4160">
            <w:pPr>
              <w:widowControl/>
              <w:spacing w:line="360" w:lineRule="auto"/>
              <w:jc w:val="left"/>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1.20mm*10mm，不带胶。</w:t>
            </w:r>
          </w:p>
        </w:tc>
        <w:tc>
          <w:tcPr>
            <w:tcW w:w="636" w:type="dxa"/>
            <w:tcBorders>
              <w:top w:val="single" w:color="000000" w:sz="4" w:space="0"/>
              <w:left w:val="single" w:color="000000" w:sz="4" w:space="0"/>
              <w:bottom w:val="single" w:color="000000" w:sz="4" w:space="0"/>
              <w:right w:val="single" w:color="000000" w:sz="4" w:space="0"/>
            </w:tcBorders>
            <w:vAlign w:val="center"/>
          </w:tcPr>
          <w:p w14:paraId="70692490">
            <w:pPr>
              <w:widowControl/>
              <w:spacing w:line="360" w:lineRule="auto"/>
              <w:jc w:val="center"/>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2100</w:t>
            </w:r>
          </w:p>
        </w:tc>
      </w:tr>
      <w:tr w14:paraId="362D2B59">
        <w:tblPrEx>
          <w:tblCellMar>
            <w:top w:w="0" w:type="dxa"/>
            <w:left w:w="108" w:type="dxa"/>
            <w:bottom w:w="0" w:type="dxa"/>
            <w:right w:w="108" w:type="dxa"/>
          </w:tblCellMar>
        </w:tblPrEx>
        <w:trPr>
          <w:trHeight w:val="450" w:hRule="atLeast"/>
        </w:trPr>
        <w:tc>
          <w:tcPr>
            <w:tcW w:w="582" w:type="dxa"/>
            <w:tcBorders>
              <w:top w:val="single" w:color="000000" w:sz="4" w:space="0"/>
              <w:left w:val="single" w:color="000000" w:sz="4" w:space="0"/>
              <w:bottom w:val="single" w:color="000000" w:sz="4" w:space="0"/>
              <w:right w:val="single" w:color="000000" w:sz="4" w:space="0"/>
            </w:tcBorders>
            <w:vAlign w:val="center"/>
          </w:tcPr>
          <w:p w14:paraId="020281CD">
            <w:pPr>
              <w:widowControl/>
              <w:spacing w:line="360" w:lineRule="auto"/>
              <w:jc w:val="center"/>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7</w:t>
            </w:r>
          </w:p>
        </w:tc>
        <w:tc>
          <w:tcPr>
            <w:tcW w:w="1847" w:type="dxa"/>
            <w:tcBorders>
              <w:top w:val="single" w:color="000000" w:sz="4" w:space="0"/>
              <w:left w:val="single" w:color="000000" w:sz="4" w:space="0"/>
              <w:bottom w:val="single" w:color="000000" w:sz="4" w:space="0"/>
              <w:right w:val="single" w:color="000000" w:sz="4" w:space="0"/>
            </w:tcBorders>
            <w:vAlign w:val="center"/>
          </w:tcPr>
          <w:p w14:paraId="4BBF670D">
            <w:pPr>
              <w:widowControl/>
              <w:spacing w:line="360" w:lineRule="auto"/>
              <w:jc w:val="center"/>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电源插排</w:t>
            </w:r>
          </w:p>
        </w:tc>
        <w:tc>
          <w:tcPr>
            <w:tcW w:w="5959" w:type="dxa"/>
            <w:tcBorders>
              <w:top w:val="single" w:color="000000" w:sz="4" w:space="0"/>
              <w:left w:val="single" w:color="000000" w:sz="4" w:space="0"/>
              <w:bottom w:val="single" w:color="000000" w:sz="4" w:space="0"/>
              <w:right w:val="single" w:color="000000" w:sz="4" w:space="0"/>
            </w:tcBorders>
            <w:vAlign w:val="center"/>
          </w:tcPr>
          <w:p w14:paraId="36B15CFE">
            <w:pPr>
              <w:widowControl/>
              <w:spacing w:line="360" w:lineRule="auto"/>
              <w:jc w:val="left"/>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1.8位总控开关全长3米。</w:t>
            </w:r>
          </w:p>
        </w:tc>
        <w:tc>
          <w:tcPr>
            <w:tcW w:w="636" w:type="dxa"/>
            <w:tcBorders>
              <w:top w:val="single" w:color="000000" w:sz="4" w:space="0"/>
              <w:left w:val="single" w:color="000000" w:sz="4" w:space="0"/>
              <w:bottom w:val="single" w:color="000000" w:sz="4" w:space="0"/>
              <w:right w:val="single" w:color="000000" w:sz="4" w:space="0"/>
            </w:tcBorders>
            <w:vAlign w:val="center"/>
          </w:tcPr>
          <w:p w14:paraId="07BA1D45">
            <w:pPr>
              <w:widowControl/>
              <w:spacing w:line="360" w:lineRule="auto"/>
              <w:jc w:val="center"/>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25</w:t>
            </w:r>
          </w:p>
        </w:tc>
      </w:tr>
      <w:tr w14:paraId="42C12F32">
        <w:tblPrEx>
          <w:tblCellMar>
            <w:top w:w="0" w:type="dxa"/>
            <w:left w:w="108" w:type="dxa"/>
            <w:bottom w:w="0" w:type="dxa"/>
            <w:right w:w="108" w:type="dxa"/>
          </w:tblCellMar>
        </w:tblPrEx>
        <w:trPr>
          <w:trHeight w:val="450" w:hRule="atLeast"/>
        </w:trPr>
        <w:tc>
          <w:tcPr>
            <w:tcW w:w="582" w:type="dxa"/>
            <w:tcBorders>
              <w:top w:val="single" w:color="000000" w:sz="4" w:space="0"/>
              <w:left w:val="single" w:color="000000" w:sz="4" w:space="0"/>
              <w:bottom w:val="single" w:color="000000" w:sz="4" w:space="0"/>
              <w:right w:val="single" w:color="000000" w:sz="4" w:space="0"/>
            </w:tcBorders>
            <w:vAlign w:val="center"/>
          </w:tcPr>
          <w:p w14:paraId="0FFFD8B6">
            <w:pPr>
              <w:widowControl/>
              <w:spacing w:line="360" w:lineRule="auto"/>
              <w:jc w:val="center"/>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8</w:t>
            </w:r>
          </w:p>
        </w:tc>
        <w:tc>
          <w:tcPr>
            <w:tcW w:w="1847" w:type="dxa"/>
            <w:tcBorders>
              <w:top w:val="single" w:color="000000" w:sz="4" w:space="0"/>
              <w:left w:val="single" w:color="000000" w:sz="4" w:space="0"/>
              <w:bottom w:val="single" w:color="000000" w:sz="4" w:space="0"/>
              <w:right w:val="single" w:color="000000" w:sz="4" w:space="0"/>
            </w:tcBorders>
            <w:vAlign w:val="center"/>
          </w:tcPr>
          <w:p w14:paraId="40D125AE">
            <w:pPr>
              <w:widowControl/>
              <w:spacing w:line="360" w:lineRule="auto"/>
              <w:jc w:val="center"/>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内存卡</w:t>
            </w:r>
          </w:p>
        </w:tc>
        <w:tc>
          <w:tcPr>
            <w:tcW w:w="5959" w:type="dxa"/>
            <w:tcBorders>
              <w:top w:val="single" w:color="000000" w:sz="4" w:space="0"/>
              <w:left w:val="single" w:color="000000" w:sz="4" w:space="0"/>
              <w:bottom w:val="single" w:color="000000" w:sz="4" w:space="0"/>
              <w:right w:val="single" w:color="000000" w:sz="4" w:space="0"/>
            </w:tcBorders>
            <w:vAlign w:val="center"/>
          </w:tcPr>
          <w:p w14:paraId="06805FFA">
            <w:pPr>
              <w:widowControl/>
              <w:spacing w:line="360" w:lineRule="auto"/>
              <w:jc w:val="left"/>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1.监控摄像头录像内存卡SD卡，内存</w:t>
            </w:r>
            <w:ins w:id="128" w:author="XX X" w:date="2025-10-29T23:13:00Z">
              <w:r>
                <w:rPr>
                  <w:rStyle w:val="203"/>
                  <w:rFonts w:ascii="宋体" w:hAnsi="宋体" w:eastAsia="宋体" w:cs="宋体"/>
                  <w:color w:val="auto"/>
                  <w:sz w:val="24"/>
                  <w:szCs w:val="24"/>
                  <w:lang w:bidi="ar"/>
                </w:rPr>
                <w:t>≥</w:t>
              </w:r>
            </w:ins>
            <w:r>
              <w:rPr>
                <w:rFonts w:hint="eastAsia" w:ascii="宋体" w:hAnsi="宋体" w:cs="宋体"/>
                <w:color w:val="000000"/>
                <w:kern w:val="0"/>
                <w:sz w:val="24"/>
                <w:szCs w:val="24"/>
                <w:lang w:bidi="ar"/>
              </w:rPr>
              <w:t>128G。</w:t>
            </w:r>
          </w:p>
        </w:tc>
        <w:tc>
          <w:tcPr>
            <w:tcW w:w="636" w:type="dxa"/>
            <w:tcBorders>
              <w:top w:val="single" w:color="000000" w:sz="4" w:space="0"/>
              <w:left w:val="single" w:color="000000" w:sz="4" w:space="0"/>
              <w:bottom w:val="single" w:color="000000" w:sz="4" w:space="0"/>
              <w:right w:val="single" w:color="000000" w:sz="4" w:space="0"/>
            </w:tcBorders>
            <w:vAlign w:val="center"/>
          </w:tcPr>
          <w:p w14:paraId="390D2E53">
            <w:pPr>
              <w:widowControl/>
              <w:spacing w:line="360" w:lineRule="auto"/>
              <w:jc w:val="center"/>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34</w:t>
            </w:r>
          </w:p>
        </w:tc>
      </w:tr>
      <w:tr w14:paraId="0A5CB3F5">
        <w:tblPrEx>
          <w:tblCellMar>
            <w:top w:w="0" w:type="dxa"/>
            <w:left w:w="108" w:type="dxa"/>
            <w:bottom w:w="0" w:type="dxa"/>
            <w:right w:w="108" w:type="dxa"/>
          </w:tblCellMar>
        </w:tblPrEx>
        <w:trPr>
          <w:trHeight w:val="450" w:hRule="atLeast"/>
        </w:trPr>
        <w:tc>
          <w:tcPr>
            <w:tcW w:w="582" w:type="dxa"/>
            <w:tcBorders>
              <w:top w:val="single" w:color="000000" w:sz="4" w:space="0"/>
              <w:left w:val="single" w:color="000000" w:sz="4" w:space="0"/>
              <w:bottom w:val="single" w:color="000000" w:sz="4" w:space="0"/>
              <w:right w:val="single" w:color="000000" w:sz="4" w:space="0"/>
            </w:tcBorders>
            <w:vAlign w:val="center"/>
          </w:tcPr>
          <w:p w14:paraId="02147B74">
            <w:pPr>
              <w:widowControl/>
              <w:spacing w:line="360" w:lineRule="auto"/>
              <w:jc w:val="center"/>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9</w:t>
            </w:r>
          </w:p>
        </w:tc>
        <w:tc>
          <w:tcPr>
            <w:tcW w:w="1847" w:type="dxa"/>
            <w:tcBorders>
              <w:top w:val="single" w:color="000000" w:sz="4" w:space="0"/>
              <w:left w:val="single" w:color="000000" w:sz="4" w:space="0"/>
              <w:bottom w:val="single" w:color="000000" w:sz="4" w:space="0"/>
              <w:right w:val="single" w:color="000000" w:sz="4" w:space="0"/>
            </w:tcBorders>
            <w:vAlign w:val="center"/>
          </w:tcPr>
          <w:p w14:paraId="273F2788">
            <w:pPr>
              <w:widowControl/>
              <w:spacing w:line="360" w:lineRule="auto"/>
              <w:jc w:val="center"/>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POE网络交换机</w:t>
            </w:r>
          </w:p>
        </w:tc>
        <w:tc>
          <w:tcPr>
            <w:tcW w:w="5959" w:type="dxa"/>
            <w:tcBorders>
              <w:top w:val="single" w:color="000000" w:sz="4" w:space="0"/>
              <w:left w:val="single" w:color="000000" w:sz="4" w:space="0"/>
              <w:bottom w:val="single" w:color="000000" w:sz="4" w:space="0"/>
              <w:right w:val="single" w:color="000000" w:sz="4" w:space="0"/>
            </w:tcBorders>
            <w:vAlign w:val="center"/>
          </w:tcPr>
          <w:p w14:paraId="1201CEF4">
            <w:pPr>
              <w:widowControl/>
              <w:spacing w:line="360" w:lineRule="auto"/>
              <w:jc w:val="left"/>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1.千兆POE交换机，企业网管管理交换机标准48伏POE供电，千兆交换器网络分线器网线分流器 8口，千兆POE/57W。</w:t>
            </w:r>
          </w:p>
        </w:tc>
        <w:tc>
          <w:tcPr>
            <w:tcW w:w="636" w:type="dxa"/>
            <w:tcBorders>
              <w:top w:val="single" w:color="000000" w:sz="4" w:space="0"/>
              <w:left w:val="single" w:color="000000" w:sz="4" w:space="0"/>
              <w:bottom w:val="single" w:color="000000" w:sz="4" w:space="0"/>
              <w:right w:val="single" w:color="000000" w:sz="4" w:space="0"/>
            </w:tcBorders>
            <w:vAlign w:val="center"/>
          </w:tcPr>
          <w:p w14:paraId="65FC51E2">
            <w:pPr>
              <w:widowControl/>
              <w:spacing w:line="360" w:lineRule="auto"/>
              <w:jc w:val="center"/>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23</w:t>
            </w:r>
          </w:p>
        </w:tc>
      </w:tr>
      <w:tr w14:paraId="4ADB2143">
        <w:tblPrEx>
          <w:tblCellMar>
            <w:top w:w="0" w:type="dxa"/>
            <w:left w:w="108" w:type="dxa"/>
            <w:bottom w:w="0" w:type="dxa"/>
            <w:right w:w="108" w:type="dxa"/>
          </w:tblCellMar>
        </w:tblPrEx>
        <w:trPr>
          <w:trHeight w:val="450" w:hRule="atLeast"/>
        </w:trPr>
        <w:tc>
          <w:tcPr>
            <w:tcW w:w="582" w:type="dxa"/>
            <w:tcBorders>
              <w:top w:val="single" w:color="000000" w:sz="4" w:space="0"/>
              <w:left w:val="single" w:color="000000" w:sz="4" w:space="0"/>
              <w:bottom w:val="single" w:color="000000" w:sz="4" w:space="0"/>
              <w:right w:val="single" w:color="000000" w:sz="4" w:space="0"/>
            </w:tcBorders>
            <w:vAlign w:val="center"/>
          </w:tcPr>
          <w:p w14:paraId="18FABF29">
            <w:pPr>
              <w:widowControl/>
              <w:spacing w:line="360" w:lineRule="auto"/>
              <w:jc w:val="center"/>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10</w:t>
            </w:r>
          </w:p>
        </w:tc>
        <w:tc>
          <w:tcPr>
            <w:tcW w:w="1847" w:type="dxa"/>
            <w:tcBorders>
              <w:top w:val="single" w:color="000000" w:sz="4" w:space="0"/>
              <w:left w:val="single" w:color="000000" w:sz="4" w:space="0"/>
              <w:bottom w:val="single" w:color="000000" w:sz="4" w:space="0"/>
              <w:right w:val="single" w:color="000000" w:sz="4" w:space="0"/>
            </w:tcBorders>
            <w:vAlign w:val="center"/>
          </w:tcPr>
          <w:p w14:paraId="7C328987">
            <w:pPr>
              <w:widowControl/>
              <w:spacing w:line="360" w:lineRule="auto"/>
              <w:jc w:val="center"/>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安装调试费</w:t>
            </w:r>
          </w:p>
        </w:tc>
        <w:tc>
          <w:tcPr>
            <w:tcW w:w="5959" w:type="dxa"/>
            <w:tcBorders>
              <w:top w:val="single" w:color="000000" w:sz="4" w:space="0"/>
              <w:left w:val="single" w:color="000000" w:sz="4" w:space="0"/>
              <w:bottom w:val="single" w:color="000000" w:sz="4" w:space="0"/>
              <w:right w:val="single" w:color="000000" w:sz="4" w:space="0"/>
            </w:tcBorders>
            <w:vAlign w:val="center"/>
          </w:tcPr>
          <w:p w14:paraId="3DD5F7BD">
            <w:pPr>
              <w:widowControl/>
              <w:spacing w:line="360" w:lineRule="auto"/>
              <w:jc w:val="left"/>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1.硬件安装及软硬件联调。</w:t>
            </w:r>
          </w:p>
        </w:tc>
        <w:tc>
          <w:tcPr>
            <w:tcW w:w="636" w:type="dxa"/>
            <w:tcBorders>
              <w:top w:val="single" w:color="000000" w:sz="4" w:space="0"/>
              <w:left w:val="single" w:color="000000" w:sz="4" w:space="0"/>
              <w:bottom w:val="single" w:color="000000" w:sz="4" w:space="0"/>
              <w:right w:val="single" w:color="000000" w:sz="4" w:space="0"/>
            </w:tcBorders>
            <w:vAlign w:val="center"/>
          </w:tcPr>
          <w:p w14:paraId="24E46325">
            <w:pPr>
              <w:widowControl/>
              <w:spacing w:line="360" w:lineRule="auto"/>
              <w:jc w:val="center"/>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1</w:t>
            </w:r>
          </w:p>
        </w:tc>
      </w:tr>
    </w:tbl>
    <w:p w14:paraId="7AA32513">
      <w:pPr>
        <w:pStyle w:val="2"/>
        <w:spacing w:line="360" w:lineRule="auto"/>
        <w:ind w:firstLine="480"/>
        <w:rPr>
          <w:rFonts w:hint="eastAsia" w:ascii="宋体" w:hAnsi="宋体" w:cs="宋体"/>
          <w:bCs/>
          <w:kern w:val="0"/>
          <w:sz w:val="24"/>
        </w:rPr>
      </w:pPr>
    </w:p>
    <w:p w14:paraId="465E1963">
      <w:pPr>
        <w:pStyle w:val="2"/>
        <w:spacing w:line="360" w:lineRule="auto"/>
        <w:ind w:firstLine="480"/>
        <w:rPr>
          <w:rFonts w:hint="eastAsia" w:ascii="宋体" w:hAnsi="宋体" w:cs="宋体"/>
          <w:bCs/>
          <w:kern w:val="0"/>
          <w:sz w:val="24"/>
        </w:rPr>
      </w:pPr>
    </w:p>
    <w:p w14:paraId="79E6B5CE">
      <w:pPr>
        <w:keepNext/>
        <w:keepLines/>
        <w:widowControl/>
        <w:numPr>
          <w:ilvl w:val="0"/>
          <w:numId w:val="6"/>
        </w:numPr>
        <w:adjustRightInd w:val="0"/>
        <w:spacing w:after="0" w:line="360" w:lineRule="auto"/>
        <w:ind w:firstLine="0"/>
        <w:textAlignment w:val="baseline"/>
        <w:outlineLvl w:val="1"/>
        <w:rPr>
          <w:rFonts w:hint="eastAsia" w:ascii="宋体" w:hAnsi="宋体" w:cs="宋体"/>
          <w:b/>
          <w:kern w:val="0"/>
          <w:sz w:val="24"/>
          <w:szCs w:val="24"/>
        </w:rPr>
      </w:pPr>
      <w:r>
        <w:rPr>
          <w:rFonts w:hint="eastAsia" w:ascii="宋体" w:hAnsi="宋体" w:cs="宋体"/>
          <w:b/>
          <w:kern w:val="0"/>
          <w:sz w:val="24"/>
          <w:szCs w:val="24"/>
          <w:lang w:bidi="ar"/>
        </w:rPr>
        <w:t>项目建设服务要求</w:t>
      </w:r>
    </w:p>
    <w:p w14:paraId="304C2747">
      <w:pPr>
        <w:widowControl/>
        <w:numPr>
          <w:ilvl w:val="0"/>
          <w:numId w:val="9"/>
        </w:numPr>
        <w:spacing w:after="0" w:line="360" w:lineRule="auto"/>
        <w:ind w:firstLine="482" w:firstLineChars="200"/>
        <w:outlineLvl w:val="2"/>
        <w:rPr>
          <w:rFonts w:hint="eastAsia" w:ascii="宋体" w:hAnsi="宋体" w:cs="宋体"/>
          <w:b/>
          <w:bCs/>
          <w:sz w:val="24"/>
          <w:szCs w:val="24"/>
          <w:lang w:bidi="ar"/>
        </w:rPr>
      </w:pPr>
      <w:r>
        <w:rPr>
          <w:rFonts w:hint="eastAsia" w:ascii="宋体" w:hAnsi="宋体" w:cs="宋体"/>
          <w:b/>
          <w:bCs/>
          <w:sz w:val="24"/>
          <w:szCs w:val="24"/>
          <w:lang w:bidi="ar"/>
        </w:rPr>
        <w:t>总体服务要求</w:t>
      </w:r>
    </w:p>
    <w:p w14:paraId="5A5C4119">
      <w:pPr>
        <w:pStyle w:val="40"/>
        <w:spacing w:beforeAutospacing="0" w:afterAutospacing="0" w:line="360" w:lineRule="auto"/>
        <w:ind w:firstLine="480" w:firstLineChars="200"/>
        <w:textAlignment w:val="baseline"/>
        <w:rPr>
          <w:rFonts w:hint="eastAsia" w:cs="宋体"/>
          <w:color w:val="auto"/>
        </w:rPr>
      </w:pPr>
      <w:r>
        <w:rPr>
          <w:rFonts w:hint="eastAsia" w:cs="宋体"/>
          <w:color w:val="auto"/>
        </w:rPr>
        <w:t>1.1 工期要求：自合同签订之日起30个日历日内全部实施完毕并上线，进行项目验收。</w:t>
      </w:r>
    </w:p>
    <w:p w14:paraId="529FD293">
      <w:pPr>
        <w:spacing w:line="360" w:lineRule="auto"/>
        <w:ind w:firstLine="480" w:firstLineChars="200"/>
        <w:rPr>
          <w:rFonts w:hint="eastAsia" w:ascii="宋体" w:hAnsi="宋体" w:cs="宋体"/>
          <w:sz w:val="24"/>
          <w:szCs w:val="24"/>
        </w:rPr>
      </w:pPr>
      <w:r>
        <w:rPr>
          <w:rFonts w:hint="eastAsia" w:ascii="宋体" w:hAnsi="宋体" w:cs="宋体"/>
          <w:sz w:val="24"/>
          <w:szCs w:val="24"/>
        </w:rPr>
        <w:t>1.2 交付地点:采购人指定地点。</w:t>
      </w:r>
    </w:p>
    <w:p w14:paraId="589B0469">
      <w:pPr>
        <w:pStyle w:val="40"/>
        <w:spacing w:beforeAutospacing="0" w:afterAutospacing="0" w:line="360" w:lineRule="auto"/>
        <w:ind w:firstLine="480" w:firstLineChars="200"/>
        <w:textAlignment w:val="baseline"/>
        <w:rPr>
          <w:rFonts w:hint="eastAsia" w:cs="宋体"/>
          <w:color w:val="auto"/>
        </w:rPr>
      </w:pPr>
      <w:r>
        <w:rPr>
          <w:rFonts w:hint="eastAsia" w:cs="宋体"/>
          <w:color w:val="auto"/>
          <w:lang w:bidi="ar"/>
        </w:rPr>
        <w:t xml:space="preserve">1.3 </w:t>
      </w:r>
      <w:r>
        <w:rPr>
          <w:rFonts w:hint="eastAsia" w:cs="宋体"/>
          <w:color w:val="auto"/>
        </w:rPr>
        <w:t>服务要求：</w:t>
      </w:r>
    </w:p>
    <w:p w14:paraId="14AB084D">
      <w:pPr>
        <w:pStyle w:val="40"/>
        <w:spacing w:beforeAutospacing="0" w:afterAutospacing="0" w:line="360" w:lineRule="auto"/>
        <w:ind w:firstLine="480" w:firstLineChars="200"/>
        <w:textAlignment w:val="baseline"/>
        <w:rPr>
          <w:rFonts w:hint="eastAsia" w:cs="宋体"/>
          <w:color w:val="auto"/>
        </w:rPr>
      </w:pPr>
      <w:r>
        <w:rPr>
          <w:rFonts w:hint="eastAsia" w:cs="宋体"/>
          <w:color w:val="auto"/>
        </w:rPr>
        <w:t>北京市公安局昌平分局基层所队接报案室升级改造项目总体建设服务要求如下：</w:t>
      </w:r>
    </w:p>
    <w:p w14:paraId="6910A46B">
      <w:pPr>
        <w:pStyle w:val="40"/>
        <w:numPr>
          <w:ilvl w:val="255"/>
          <w:numId w:val="0"/>
        </w:numPr>
        <w:spacing w:beforeAutospacing="0" w:afterAutospacing="0" w:line="360" w:lineRule="auto"/>
        <w:ind w:firstLine="480" w:firstLineChars="200"/>
        <w:textAlignment w:val="baseline"/>
        <w:rPr>
          <w:rFonts w:hint="eastAsia" w:cs="宋体"/>
          <w:color w:val="auto"/>
        </w:rPr>
      </w:pPr>
      <w:r>
        <w:rPr>
          <w:rFonts w:hint="eastAsia" w:cs="宋体"/>
          <w:color w:val="auto"/>
        </w:rPr>
        <w:t>软件上，实现实时转录接报案对话内容，普通话识别率达85%以上，次日完成前一日内容转录，具备关键字检索、异常提醒、人工智能模型分析及支持执法视音频文字化功能，文字记录可搭配关键视频截图长期留存。</w:t>
      </w:r>
    </w:p>
    <w:p w14:paraId="3703027F">
      <w:pPr>
        <w:pStyle w:val="40"/>
        <w:numPr>
          <w:ilvl w:val="255"/>
          <w:numId w:val="0"/>
        </w:numPr>
        <w:spacing w:beforeAutospacing="0" w:afterAutospacing="0" w:line="360" w:lineRule="auto"/>
        <w:ind w:firstLine="480" w:firstLineChars="200"/>
        <w:textAlignment w:val="baseline"/>
        <w:rPr>
          <w:rFonts w:hint="eastAsia" w:cs="宋体"/>
          <w:shd w:val="clear" w:color="auto" w:fill="FFFFFF"/>
        </w:rPr>
      </w:pPr>
      <w:r>
        <w:rPr>
          <w:rFonts w:hint="eastAsia" w:cs="宋体"/>
          <w:shd w:val="clear" w:color="auto" w:fill="FFFFFF"/>
        </w:rPr>
        <w:t>在本次建设中，要求是在执行相关业务处理过程中，必须进行全程视音频记录，并将记录内容与进行中的业务实时关联。包括自接警处理应关联接警编号，非嫌疑人询问应关联案件编号，文书送达应关联案件或人员编号，和随身财物系统相关联，极大缩减办公流程，提高民警办案效率。</w:t>
      </w:r>
    </w:p>
    <w:p w14:paraId="022A575F">
      <w:pPr>
        <w:pStyle w:val="40"/>
        <w:numPr>
          <w:ilvl w:val="255"/>
          <w:numId w:val="0"/>
        </w:numPr>
        <w:spacing w:beforeAutospacing="0" w:afterAutospacing="0" w:line="360" w:lineRule="auto"/>
        <w:ind w:firstLine="480" w:firstLineChars="200"/>
        <w:textAlignment w:val="baseline"/>
        <w:rPr>
          <w:rFonts w:hint="eastAsia" w:cs="宋体"/>
          <w:color w:val="auto"/>
        </w:rPr>
      </w:pPr>
      <w:r>
        <w:rPr>
          <w:rFonts w:hint="eastAsia" w:cs="宋体"/>
          <w:shd w:val="clear" w:color="auto" w:fill="FFFFFF"/>
        </w:rPr>
        <w:t>判决书等的处理需要通过分局的随身财物管理系统向市局业务单位传输，需要能够提供随身财物系统对接等相关能力，</w:t>
      </w:r>
      <w:r>
        <w:rPr>
          <w:rFonts w:hint="eastAsia" w:cs="宋体"/>
          <w:color w:val="auto"/>
        </w:rPr>
        <w:t>硬件配置方面，配备视音频转码关联一体化设备、语音转写工作站等，设备需支持国产操作系统，具备高性能计算、存储及数据备份能力。</w:t>
      </w:r>
    </w:p>
    <w:p w14:paraId="6DE969AB">
      <w:pPr>
        <w:pStyle w:val="40"/>
        <w:numPr>
          <w:ilvl w:val="255"/>
          <w:numId w:val="0"/>
        </w:numPr>
        <w:spacing w:beforeAutospacing="0" w:afterAutospacing="0" w:line="360" w:lineRule="auto"/>
        <w:ind w:firstLine="480" w:firstLineChars="200"/>
        <w:textAlignment w:val="baseline"/>
        <w:rPr>
          <w:rFonts w:hint="eastAsia" w:cs="宋体"/>
          <w:color w:val="auto"/>
        </w:rPr>
      </w:pPr>
      <w:r>
        <w:rPr>
          <w:rFonts w:hint="eastAsia" w:cs="宋体"/>
          <w:color w:val="auto"/>
        </w:rPr>
        <w:t>数据管理上，建立高效采集存储机制，实现与现有系统数据共享整合。安全保障是符合分局有关等保测评的要求。</w:t>
      </w:r>
    </w:p>
    <w:p w14:paraId="066E1CCD">
      <w:pPr>
        <w:pStyle w:val="40"/>
        <w:numPr>
          <w:ilvl w:val="255"/>
          <w:numId w:val="0"/>
        </w:numPr>
        <w:spacing w:beforeAutospacing="0" w:afterAutospacing="0" w:line="360" w:lineRule="auto"/>
        <w:ind w:firstLine="480" w:firstLineChars="200"/>
        <w:textAlignment w:val="baseline"/>
        <w:rPr>
          <w:rFonts w:hint="eastAsia" w:cs="宋体"/>
          <w:color w:val="auto"/>
        </w:rPr>
      </w:pPr>
      <w:r>
        <w:rPr>
          <w:rFonts w:hint="eastAsia" w:cs="宋体"/>
          <w:color w:val="auto"/>
        </w:rPr>
        <w:t>要求供应商丰富的音视频处理经验及相关的技术著作权，同时，提供培训服务及不少于三年的免费运维保修，确保系统稳定运行。</w:t>
      </w:r>
    </w:p>
    <w:p w14:paraId="20D45DEA">
      <w:pPr>
        <w:widowControl/>
        <w:numPr>
          <w:ilvl w:val="0"/>
          <w:numId w:val="9"/>
        </w:numPr>
        <w:spacing w:after="0" w:line="360" w:lineRule="auto"/>
        <w:ind w:firstLine="482" w:firstLineChars="200"/>
        <w:outlineLvl w:val="2"/>
        <w:rPr>
          <w:rFonts w:hint="eastAsia" w:ascii="宋体" w:hAnsi="宋体" w:cs="宋体"/>
          <w:b/>
          <w:bCs/>
          <w:sz w:val="24"/>
          <w:szCs w:val="24"/>
          <w:lang w:bidi="ar"/>
        </w:rPr>
      </w:pPr>
      <w:r>
        <w:rPr>
          <w:rFonts w:hint="eastAsia" w:ascii="宋体" w:hAnsi="宋体" w:cs="宋体"/>
          <w:b/>
          <w:bCs/>
          <w:sz w:val="24"/>
          <w:szCs w:val="24"/>
          <w:lang w:bidi="ar"/>
        </w:rPr>
        <w:t>项目实施服务要求</w:t>
      </w:r>
    </w:p>
    <w:p w14:paraId="59F679EF">
      <w:pPr>
        <w:pStyle w:val="40"/>
        <w:spacing w:beforeAutospacing="0" w:afterAutospacing="0" w:line="360" w:lineRule="auto"/>
        <w:ind w:firstLine="480" w:firstLineChars="200"/>
        <w:textAlignment w:val="baseline"/>
        <w:rPr>
          <w:rFonts w:hint="eastAsia" w:cs="宋体"/>
          <w:color w:val="auto"/>
        </w:rPr>
      </w:pPr>
      <w:r>
        <w:rPr>
          <w:rFonts w:hint="eastAsia" w:cs="宋体"/>
          <w:color w:val="auto"/>
        </w:rPr>
        <w:t>2.1 技术文档要求</w:t>
      </w:r>
    </w:p>
    <w:p w14:paraId="3814D09F">
      <w:pPr>
        <w:pStyle w:val="40"/>
        <w:spacing w:beforeAutospacing="0" w:afterAutospacing="0" w:line="360" w:lineRule="auto"/>
        <w:ind w:left="420" w:leftChars="200"/>
        <w:textAlignment w:val="baseline"/>
        <w:rPr>
          <w:rFonts w:hint="eastAsia" w:cs="宋体"/>
          <w:color w:val="auto"/>
        </w:rPr>
      </w:pPr>
      <w:r>
        <w:rPr>
          <w:rFonts w:hint="eastAsia" w:cs="宋体"/>
          <w:color w:val="auto"/>
        </w:rPr>
        <w:t>技术文档应包含且不限于以下内容:</w:t>
      </w:r>
    </w:p>
    <w:p w14:paraId="2F363077">
      <w:pPr>
        <w:pStyle w:val="40"/>
        <w:spacing w:beforeAutospacing="0" w:afterAutospacing="0" w:line="360" w:lineRule="auto"/>
        <w:ind w:left="420" w:leftChars="200"/>
        <w:textAlignment w:val="baseline"/>
        <w:rPr>
          <w:rFonts w:hint="eastAsia" w:cs="宋体"/>
          <w:color w:val="auto"/>
        </w:rPr>
      </w:pPr>
      <w:r>
        <w:rPr>
          <w:rFonts w:hint="eastAsia" w:cs="宋体"/>
          <w:color w:val="auto"/>
        </w:rPr>
        <w:t>（1）项目需求规格说明书；</w:t>
      </w:r>
    </w:p>
    <w:p w14:paraId="661CCD5F">
      <w:pPr>
        <w:pStyle w:val="40"/>
        <w:spacing w:beforeAutospacing="0" w:afterAutospacing="0" w:line="360" w:lineRule="auto"/>
        <w:ind w:left="420" w:leftChars="200"/>
        <w:textAlignment w:val="baseline"/>
        <w:rPr>
          <w:rFonts w:hint="eastAsia" w:cs="宋体"/>
          <w:color w:val="auto"/>
        </w:rPr>
      </w:pPr>
      <w:r>
        <w:rPr>
          <w:rFonts w:hint="eastAsia" w:cs="宋体"/>
          <w:color w:val="auto"/>
        </w:rPr>
        <w:t>（2）软件技术方案；</w:t>
      </w:r>
    </w:p>
    <w:p w14:paraId="0134CFB2">
      <w:pPr>
        <w:pStyle w:val="40"/>
        <w:spacing w:beforeAutospacing="0" w:afterAutospacing="0" w:line="360" w:lineRule="auto"/>
        <w:ind w:left="420" w:leftChars="200"/>
        <w:textAlignment w:val="baseline"/>
        <w:rPr>
          <w:rFonts w:hint="eastAsia" w:cs="宋体"/>
          <w:color w:val="auto"/>
        </w:rPr>
      </w:pPr>
      <w:r>
        <w:rPr>
          <w:rFonts w:hint="eastAsia" w:cs="宋体"/>
          <w:color w:val="auto"/>
        </w:rPr>
        <w:t>（3）用户使用手册及维护手册(应含用户操作手册)；</w:t>
      </w:r>
    </w:p>
    <w:p w14:paraId="391FFDB7">
      <w:pPr>
        <w:pStyle w:val="40"/>
        <w:spacing w:beforeAutospacing="0" w:afterAutospacing="0" w:line="360" w:lineRule="auto"/>
        <w:ind w:left="420" w:leftChars="200"/>
        <w:textAlignment w:val="baseline"/>
        <w:rPr>
          <w:rFonts w:hint="eastAsia" w:cs="宋体"/>
          <w:color w:val="auto"/>
        </w:rPr>
      </w:pPr>
      <w:r>
        <w:rPr>
          <w:rFonts w:hint="eastAsia" w:cs="宋体"/>
          <w:color w:val="auto"/>
        </w:rPr>
        <w:t>（4）软硬件交付清单。</w:t>
      </w:r>
    </w:p>
    <w:p w14:paraId="5328D710">
      <w:pPr>
        <w:pStyle w:val="40"/>
        <w:spacing w:beforeAutospacing="0" w:afterAutospacing="0" w:line="360" w:lineRule="auto"/>
        <w:ind w:left="420" w:leftChars="200"/>
        <w:textAlignment w:val="baseline"/>
        <w:rPr>
          <w:rFonts w:hint="eastAsia" w:cs="宋体"/>
          <w:color w:val="auto"/>
        </w:rPr>
      </w:pPr>
      <w:r>
        <w:rPr>
          <w:rFonts w:hint="eastAsia" w:cs="宋体"/>
          <w:color w:val="auto"/>
        </w:rPr>
        <w:t>2.2 实施人员要求</w:t>
      </w:r>
    </w:p>
    <w:p w14:paraId="11CADD13">
      <w:pPr>
        <w:pStyle w:val="40"/>
        <w:spacing w:beforeAutospacing="0" w:afterAutospacing="0" w:line="360" w:lineRule="auto"/>
        <w:ind w:firstLine="480" w:firstLineChars="200"/>
        <w:textAlignment w:val="baseline"/>
        <w:rPr>
          <w:rFonts w:hint="eastAsia" w:cs="宋体"/>
          <w:color w:val="auto"/>
        </w:rPr>
      </w:pPr>
      <w:r>
        <w:rPr>
          <w:rFonts w:hint="eastAsia" w:cs="宋体"/>
          <w:color w:val="auto"/>
        </w:rPr>
        <w:t>（1）参选人必须成立合理的组织机构，建立保障项目顺利实施的各项管理制度和质量保证体系，安排高素质人才参加本项目的建设，要有专门固定人员配合采购人协调项目建设。</w:t>
      </w:r>
    </w:p>
    <w:p w14:paraId="3A5C6EDE">
      <w:pPr>
        <w:pStyle w:val="40"/>
        <w:spacing w:beforeAutospacing="0" w:afterAutospacing="0" w:line="360" w:lineRule="auto"/>
        <w:ind w:firstLine="480" w:firstLineChars="200"/>
        <w:textAlignment w:val="baseline"/>
        <w:rPr>
          <w:rFonts w:hint="eastAsia" w:cs="宋体"/>
          <w:color w:val="auto"/>
        </w:rPr>
      </w:pPr>
      <w:r>
        <w:rPr>
          <w:rFonts w:hint="eastAsia" w:cs="宋体"/>
          <w:color w:val="auto"/>
        </w:rPr>
        <w:t>（2）项目经理及技术负责人必须经采购单位的同意才能变更。</w:t>
      </w:r>
    </w:p>
    <w:p w14:paraId="2C94D155">
      <w:pPr>
        <w:pStyle w:val="40"/>
        <w:spacing w:beforeAutospacing="0" w:afterAutospacing="0" w:line="360" w:lineRule="auto"/>
        <w:ind w:firstLine="480" w:firstLineChars="200"/>
        <w:textAlignment w:val="baseline"/>
        <w:rPr>
          <w:rFonts w:hint="eastAsia" w:cs="宋体"/>
          <w:color w:val="auto"/>
        </w:rPr>
      </w:pPr>
      <w:r>
        <w:rPr>
          <w:rFonts w:hint="eastAsia" w:cs="宋体"/>
          <w:color w:val="auto"/>
        </w:rPr>
        <w:t>（3）参与此项目的技术人员必须具有丰富产品实施经验，能够与用户进行良好的沟通，具有强烈的服务意识和高度的责任感。</w:t>
      </w:r>
    </w:p>
    <w:p w14:paraId="4745E788">
      <w:pPr>
        <w:pStyle w:val="40"/>
        <w:spacing w:beforeAutospacing="0" w:afterAutospacing="0" w:line="360" w:lineRule="auto"/>
        <w:ind w:left="420" w:leftChars="200"/>
        <w:textAlignment w:val="baseline"/>
        <w:rPr>
          <w:rFonts w:hint="eastAsia" w:cs="宋体"/>
          <w:color w:val="auto"/>
        </w:rPr>
      </w:pPr>
      <w:r>
        <w:rPr>
          <w:rFonts w:hint="eastAsia" w:cs="宋体"/>
          <w:color w:val="auto"/>
        </w:rPr>
        <w:t xml:space="preserve"> 2.3 系统运行环境</w:t>
      </w:r>
    </w:p>
    <w:p w14:paraId="437B2DAB">
      <w:pPr>
        <w:pStyle w:val="40"/>
        <w:spacing w:beforeAutospacing="0" w:afterAutospacing="0" w:line="360" w:lineRule="auto"/>
        <w:ind w:firstLine="480" w:firstLineChars="200"/>
        <w:textAlignment w:val="baseline"/>
        <w:rPr>
          <w:rFonts w:hint="eastAsia" w:cs="宋体"/>
          <w:color w:val="auto"/>
        </w:rPr>
      </w:pPr>
      <w:r>
        <w:rPr>
          <w:rFonts w:hint="eastAsia" w:cs="宋体"/>
          <w:color w:val="auto"/>
        </w:rPr>
        <w:t>（1）系统登录共涉及分局法制、派出所、看守所，系统用的均为公安网，不涉及其他网络。</w:t>
      </w:r>
    </w:p>
    <w:p w14:paraId="4A5B3585">
      <w:pPr>
        <w:pStyle w:val="40"/>
        <w:spacing w:beforeAutospacing="0" w:afterAutospacing="0" w:line="360" w:lineRule="auto"/>
        <w:ind w:left="420" w:leftChars="200"/>
        <w:textAlignment w:val="baseline"/>
        <w:rPr>
          <w:rFonts w:hint="eastAsia" w:cs="宋体"/>
          <w:color w:val="auto"/>
        </w:rPr>
      </w:pPr>
      <w:r>
        <w:rPr>
          <w:rFonts w:hint="eastAsia" w:cs="宋体"/>
          <w:color w:val="auto"/>
        </w:rPr>
        <w:t xml:space="preserve"> 2.4 项目培训要求</w:t>
      </w:r>
    </w:p>
    <w:p w14:paraId="10765299">
      <w:pPr>
        <w:pStyle w:val="40"/>
        <w:spacing w:beforeAutospacing="0" w:afterAutospacing="0" w:line="360" w:lineRule="auto"/>
        <w:ind w:firstLine="480" w:firstLineChars="200"/>
        <w:textAlignment w:val="baseline"/>
        <w:rPr>
          <w:rFonts w:hint="eastAsia" w:cs="宋体"/>
          <w:color w:val="auto"/>
        </w:rPr>
      </w:pPr>
      <w:r>
        <w:rPr>
          <w:rFonts w:hint="eastAsia" w:cs="宋体"/>
          <w:color w:val="auto"/>
        </w:rPr>
        <w:t>（1）本项目的培训除在日常项目进行中进行交流和指导外，还在本系统设计完成和系统上线前后，由参选人负责对才后人的技术人员和用户人员进行培训，包括系统功能、特点和必要的维护知识，培训完成需对参加培训人员进行测试，测试合格后，才可进行平台使用及维护，确保采购人具备平台使用能力和维护能力，保障平台长期稳定运行。培训可分为现场培训和集中培训，培训的对象是管理人员、操作人员、系统维护人员。</w:t>
      </w:r>
    </w:p>
    <w:p w14:paraId="1534411D">
      <w:pPr>
        <w:pStyle w:val="40"/>
        <w:spacing w:beforeAutospacing="0" w:afterAutospacing="0" w:line="360" w:lineRule="auto"/>
        <w:ind w:firstLine="480" w:firstLineChars="200"/>
        <w:textAlignment w:val="baseline"/>
        <w:rPr>
          <w:rFonts w:hint="eastAsia" w:cs="宋体"/>
          <w:color w:val="auto"/>
        </w:rPr>
      </w:pPr>
      <w:r>
        <w:rPr>
          <w:rFonts w:hint="eastAsia" w:cs="宋体"/>
          <w:color w:val="auto"/>
        </w:rPr>
        <w:t>（2）培训不少于50人次。</w:t>
      </w:r>
    </w:p>
    <w:p w14:paraId="2801605E">
      <w:pPr>
        <w:pStyle w:val="40"/>
        <w:spacing w:beforeAutospacing="0" w:afterAutospacing="0" w:line="360" w:lineRule="auto"/>
        <w:ind w:firstLine="480" w:firstLineChars="200"/>
        <w:textAlignment w:val="baseline"/>
        <w:rPr>
          <w:rFonts w:hint="eastAsia" w:cs="宋体"/>
          <w:color w:val="auto"/>
        </w:rPr>
      </w:pPr>
      <w:r>
        <w:rPr>
          <w:rFonts w:hint="eastAsia" w:cs="宋体"/>
          <w:color w:val="auto"/>
        </w:rPr>
        <w:t>（3）培训时投标方应提供有关中文培训资料。</w:t>
      </w:r>
    </w:p>
    <w:p w14:paraId="137FBA0C">
      <w:pPr>
        <w:pStyle w:val="40"/>
        <w:spacing w:beforeAutospacing="0" w:afterAutospacing="0" w:line="360" w:lineRule="auto"/>
        <w:ind w:firstLine="480" w:firstLineChars="200"/>
        <w:textAlignment w:val="baseline"/>
        <w:rPr>
          <w:rFonts w:hint="eastAsia" w:cs="宋体"/>
          <w:color w:val="auto"/>
        </w:rPr>
      </w:pPr>
      <w:r>
        <w:rPr>
          <w:rFonts w:hint="eastAsia" w:cs="宋体"/>
          <w:color w:val="auto"/>
        </w:rPr>
        <w:t>（4）培训工作完成条件:采购人参加培训的相关人员具备平台使用能力。</w:t>
      </w:r>
    </w:p>
    <w:p w14:paraId="1D993429">
      <w:pPr>
        <w:pStyle w:val="40"/>
        <w:spacing w:beforeAutospacing="0" w:afterAutospacing="0" w:line="360" w:lineRule="auto"/>
        <w:ind w:firstLine="480" w:firstLineChars="200"/>
        <w:textAlignment w:val="baseline"/>
        <w:rPr>
          <w:rFonts w:hint="eastAsia" w:cs="宋体"/>
          <w:color w:val="auto"/>
          <w:lang w:bidi="ar"/>
        </w:rPr>
      </w:pPr>
      <w:r>
        <w:rPr>
          <w:rFonts w:hint="eastAsia" w:cs="宋体"/>
          <w:color w:val="auto"/>
        </w:rPr>
        <w:t>（5）培训</w:t>
      </w:r>
      <w:r>
        <w:rPr>
          <w:rFonts w:hint="eastAsia" w:cs="宋体"/>
          <w:color w:val="auto"/>
          <w:lang w:bidi="ar"/>
        </w:rPr>
        <w:t>内容：操作培训（业务功能使用）、维护培训、安全培训（权限管理、事件上报）。</w:t>
      </w:r>
    </w:p>
    <w:p w14:paraId="4FE03541">
      <w:pPr>
        <w:pStyle w:val="201"/>
        <w:spacing w:after="0" w:line="360" w:lineRule="auto"/>
        <w:ind w:left="0" w:leftChars="0" w:firstLine="482" w:firstLineChars="0"/>
        <w:rPr>
          <w:rFonts w:hint="eastAsia" w:ascii="宋体" w:hAnsi="宋体" w:eastAsia="宋体" w:cs="宋体"/>
          <w:sz w:val="24"/>
          <w:szCs w:val="24"/>
          <w:lang w:bidi="ar"/>
        </w:rPr>
      </w:pPr>
      <w:r>
        <w:rPr>
          <w:rFonts w:hint="eastAsia" w:ascii="宋体" w:hAnsi="宋体" w:eastAsia="宋体" w:cs="宋体"/>
          <w:sz w:val="24"/>
          <w:szCs w:val="24"/>
          <w:lang w:bidi="ar"/>
        </w:rPr>
        <w:t>（6）培训方式：集中授课、现场实操、远程指导相结合，提供操作手册、培训资料。</w:t>
      </w:r>
    </w:p>
    <w:p w14:paraId="13B7111F">
      <w:pPr>
        <w:widowControl/>
        <w:numPr>
          <w:ilvl w:val="0"/>
          <w:numId w:val="9"/>
        </w:numPr>
        <w:spacing w:after="0" w:line="360" w:lineRule="auto"/>
        <w:ind w:firstLine="482" w:firstLineChars="200"/>
        <w:outlineLvl w:val="2"/>
        <w:rPr>
          <w:rFonts w:hint="eastAsia" w:ascii="宋体" w:hAnsi="宋体" w:cs="宋体"/>
          <w:b/>
          <w:bCs/>
          <w:sz w:val="24"/>
          <w:szCs w:val="24"/>
          <w:lang w:bidi="ar"/>
        </w:rPr>
      </w:pPr>
      <w:r>
        <w:rPr>
          <w:rFonts w:hint="eastAsia" w:ascii="宋体" w:hAnsi="宋体" w:cs="宋体"/>
          <w:b/>
          <w:bCs/>
          <w:sz w:val="24"/>
          <w:szCs w:val="24"/>
          <w:lang w:bidi="ar"/>
        </w:rPr>
        <w:t>运维服务要求</w:t>
      </w:r>
    </w:p>
    <w:p w14:paraId="0CEF548D">
      <w:pPr>
        <w:pStyle w:val="201"/>
        <w:spacing w:after="0" w:line="360" w:lineRule="auto"/>
        <w:ind w:left="0" w:leftChars="0" w:firstLine="480"/>
        <w:rPr>
          <w:rFonts w:hint="eastAsia" w:ascii="宋体" w:hAnsi="宋体" w:eastAsia="宋体" w:cs="宋体"/>
          <w:kern w:val="2"/>
          <w:sz w:val="24"/>
          <w:szCs w:val="24"/>
        </w:rPr>
      </w:pPr>
      <w:r>
        <w:rPr>
          <w:rFonts w:hint="eastAsia" w:ascii="宋体" w:hAnsi="宋体" w:eastAsia="宋体" w:cs="宋体"/>
          <w:kern w:val="2"/>
          <w:sz w:val="24"/>
          <w:szCs w:val="24"/>
        </w:rPr>
        <w:t>要具备适合公安的随需而动服务能力、流程和承诺，并按照以下进行运维服务。</w:t>
      </w:r>
    </w:p>
    <w:p w14:paraId="140A57DE">
      <w:pPr>
        <w:pStyle w:val="201"/>
        <w:spacing w:after="0" w:line="360" w:lineRule="auto"/>
        <w:ind w:left="0" w:leftChars="0" w:firstLine="480" w:firstLineChars="0"/>
        <w:rPr>
          <w:rFonts w:hint="eastAsia" w:ascii="宋体" w:hAnsi="宋体" w:eastAsia="宋体" w:cs="宋体"/>
          <w:sz w:val="24"/>
          <w:szCs w:val="24"/>
        </w:rPr>
      </w:pPr>
      <w:r>
        <w:rPr>
          <w:rFonts w:hint="eastAsia" w:ascii="宋体" w:hAnsi="宋体" w:eastAsia="宋体" w:cs="宋体"/>
          <w:kern w:val="2"/>
          <w:sz w:val="24"/>
          <w:szCs w:val="24"/>
        </w:rPr>
        <w:t>（1）组织与人员：设立专门运维团队，至少配备 1 名运维经理（3年以上经验）和1名运维人员，提供</w:t>
      </w:r>
      <w:ins w:id="129" w:author="XX X" w:date="2025-10-29T23:13:00Z">
        <w:r>
          <w:rPr>
            <w:rFonts w:hint="eastAsia" w:ascii="宋体" w:hAnsi="宋体" w:eastAsia="宋体" w:cs="宋体"/>
            <w:kern w:val="2"/>
            <w:sz w:val="24"/>
            <w:szCs w:val="24"/>
          </w:rPr>
          <w:t>每周</w:t>
        </w:r>
      </w:ins>
      <w:r>
        <w:rPr>
          <w:rFonts w:hint="eastAsia" w:ascii="宋体" w:hAnsi="宋体" w:eastAsia="宋体" w:cs="宋体"/>
          <w:kern w:val="2"/>
          <w:sz w:val="24"/>
          <w:szCs w:val="24"/>
        </w:rPr>
        <w:t>7×24小时热线及本地化现场服务。</w:t>
      </w:r>
    </w:p>
    <w:p w14:paraId="52FEA742">
      <w:pPr>
        <w:pStyle w:val="201"/>
        <w:spacing w:after="0" w:line="360" w:lineRule="auto"/>
        <w:ind w:left="0" w:leftChars="0" w:firstLine="480" w:firstLineChars="0"/>
        <w:rPr>
          <w:rFonts w:hint="eastAsia" w:ascii="宋体" w:hAnsi="宋体" w:eastAsia="宋体" w:cs="宋体"/>
          <w:kern w:val="2"/>
          <w:sz w:val="24"/>
          <w:szCs w:val="24"/>
        </w:rPr>
      </w:pPr>
      <w:r>
        <w:rPr>
          <w:rFonts w:hint="eastAsia" w:ascii="宋体" w:hAnsi="宋体" w:eastAsia="宋体" w:cs="宋体"/>
          <w:kern w:val="2"/>
          <w:sz w:val="24"/>
          <w:szCs w:val="24"/>
        </w:rPr>
        <w:t>（2）故障响应：按故障分级响应（I级 12小时修复、II级 24小时修复、III级 48小时修复、IV级 5个工作日解决），提供故障处理报告及回退预案。</w:t>
      </w:r>
    </w:p>
    <w:p w14:paraId="6BD2054C">
      <w:pPr>
        <w:pStyle w:val="201"/>
        <w:spacing w:after="0" w:line="360" w:lineRule="auto"/>
        <w:ind w:left="0" w:leftChars="0" w:firstLine="480" w:firstLineChars="0"/>
        <w:rPr>
          <w:rFonts w:hint="eastAsia" w:ascii="宋体" w:hAnsi="宋体" w:eastAsia="宋体" w:cs="宋体"/>
          <w:kern w:val="2"/>
          <w:sz w:val="24"/>
          <w:szCs w:val="24"/>
        </w:rPr>
      </w:pPr>
      <w:r>
        <w:rPr>
          <w:rFonts w:hint="eastAsia" w:ascii="宋体" w:hAnsi="宋体" w:eastAsia="宋体" w:cs="宋体"/>
          <w:kern w:val="2"/>
          <w:sz w:val="24"/>
          <w:szCs w:val="24"/>
        </w:rPr>
        <w:t>（3）日常维护：每周常规巡检、每月深度巡检，储备关键硬件备件，保修期外仅收成本费。</w:t>
      </w:r>
    </w:p>
    <w:p w14:paraId="41CBBF3C">
      <w:pPr>
        <w:pStyle w:val="201"/>
        <w:spacing w:after="0" w:line="360" w:lineRule="auto"/>
        <w:ind w:left="0" w:leftChars="0" w:firstLine="480" w:firstLineChars="0"/>
        <w:rPr>
          <w:rFonts w:hint="eastAsia" w:ascii="宋体" w:hAnsi="宋体" w:eastAsia="宋体" w:cs="宋体"/>
          <w:kern w:val="2"/>
          <w:sz w:val="24"/>
          <w:szCs w:val="24"/>
        </w:rPr>
      </w:pPr>
      <w:r>
        <w:rPr>
          <w:rFonts w:hint="eastAsia" w:ascii="宋体" w:hAnsi="宋体" w:eastAsia="宋体" w:cs="宋体"/>
          <w:kern w:val="2"/>
          <w:sz w:val="24"/>
          <w:szCs w:val="24"/>
        </w:rPr>
        <w:t>（4）文档管理：定期提交运维记录、巡检报告、故障处理报告，建立运维知识库。</w:t>
      </w:r>
    </w:p>
    <w:p w14:paraId="705EC734">
      <w:pPr>
        <w:widowControl/>
        <w:numPr>
          <w:ilvl w:val="0"/>
          <w:numId w:val="9"/>
        </w:numPr>
        <w:spacing w:after="0" w:line="360" w:lineRule="auto"/>
        <w:ind w:firstLine="482" w:firstLineChars="200"/>
        <w:outlineLvl w:val="2"/>
        <w:rPr>
          <w:rFonts w:hint="eastAsia" w:ascii="宋体" w:hAnsi="宋体" w:cs="宋体"/>
          <w:b/>
          <w:bCs/>
          <w:sz w:val="24"/>
          <w:szCs w:val="24"/>
          <w:lang w:bidi="ar"/>
        </w:rPr>
      </w:pPr>
      <w:r>
        <w:rPr>
          <w:rFonts w:hint="eastAsia" w:ascii="宋体" w:hAnsi="宋体" w:cs="宋体"/>
          <w:b/>
          <w:bCs/>
          <w:sz w:val="24"/>
          <w:szCs w:val="24"/>
          <w:lang w:bidi="ar"/>
        </w:rPr>
        <w:t>文档管理要求</w:t>
      </w:r>
    </w:p>
    <w:p w14:paraId="217491E1">
      <w:pPr>
        <w:pStyle w:val="201"/>
        <w:spacing w:line="360" w:lineRule="auto"/>
        <w:ind w:left="0" w:leftChars="0" w:firstLine="480" w:firstLineChars="0"/>
        <w:rPr>
          <w:rFonts w:hint="eastAsia" w:ascii="宋体" w:hAnsi="宋体" w:eastAsia="宋体" w:cs="宋体"/>
          <w:sz w:val="24"/>
          <w:szCs w:val="24"/>
          <w:lang w:bidi="ar"/>
        </w:rPr>
      </w:pPr>
      <w:r>
        <w:rPr>
          <w:rFonts w:hint="eastAsia" w:ascii="宋体" w:hAnsi="宋体" w:eastAsia="宋体" w:cs="宋体"/>
          <w:sz w:val="24"/>
          <w:szCs w:val="24"/>
          <w:lang w:bidi="ar"/>
        </w:rPr>
        <w:t>（1）交付文档：提供技术文档（架构图、接口规范）、操作文档（用户/维护手册）、运维文档（巡检/故障报告）。</w:t>
      </w:r>
    </w:p>
    <w:p w14:paraId="08AA2F41">
      <w:pPr>
        <w:pStyle w:val="201"/>
        <w:spacing w:line="360" w:lineRule="auto"/>
        <w:ind w:left="0" w:leftChars="0" w:firstLine="480" w:firstLineChars="0"/>
        <w:rPr>
          <w:rFonts w:hint="eastAsia" w:ascii="宋体" w:hAnsi="宋体" w:eastAsia="宋体" w:cs="宋体"/>
          <w:sz w:val="24"/>
          <w:szCs w:val="24"/>
          <w:lang w:bidi="ar"/>
        </w:rPr>
      </w:pPr>
      <w:r>
        <w:rPr>
          <w:rFonts w:hint="eastAsia" w:ascii="宋体" w:hAnsi="宋体" w:eastAsia="宋体" w:cs="宋体"/>
          <w:sz w:val="24"/>
          <w:szCs w:val="24"/>
          <w:lang w:bidi="ar"/>
        </w:rPr>
        <w:t>（2）更新要求：系统变更后10个工作日内更新文档，同时提供纸质版与电子版。</w:t>
      </w:r>
    </w:p>
    <w:p w14:paraId="5B0E7D4C">
      <w:pPr>
        <w:widowControl/>
        <w:numPr>
          <w:ilvl w:val="0"/>
          <w:numId w:val="9"/>
        </w:numPr>
        <w:spacing w:after="0" w:line="360" w:lineRule="auto"/>
        <w:ind w:firstLine="482" w:firstLineChars="200"/>
        <w:outlineLvl w:val="2"/>
        <w:rPr>
          <w:rFonts w:hint="eastAsia" w:ascii="宋体" w:hAnsi="宋体" w:cs="宋体"/>
          <w:b/>
          <w:bCs/>
          <w:sz w:val="24"/>
          <w:szCs w:val="24"/>
          <w:lang w:bidi="ar"/>
        </w:rPr>
      </w:pPr>
      <w:r>
        <w:rPr>
          <w:rFonts w:hint="eastAsia" w:ascii="宋体" w:hAnsi="宋体" w:cs="宋体"/>
          <w:b/>
          <w:bCs/>
          <w:sz w:val="24"/>
          <w:szCs w:val="24"/>
          <w:lang w:bidi="ar"/>
        </w:rPr>
        <w:t>其他要求</w:t>
      </w:r>
    </w:p>
    <w:p w14:paraId="6E546C6C">
      <w:pPr>
        <w:pStyle w:val="201"/>
        <w:spacing w:after="0" w:line="360" w:lineRule="auto"/>
        <w:ind w:left="0" w:leftChars="0" w:firstLine="482" w:firstLineChars="0"/>
        <w:rPr>
          <w:rFonts w:hint="eastAsia" w:ascii="宋体" w:hAnsi="宋体" w:eastAsia="宋体" w:cs="宋体"/>
          <w:sz w:val="24"/>
          <w:szCs w:val="24"/>
          <w:lang w:bidi="ar"/>
        </w:rPr>
      </w:pPr>
      <w:r>
        <w:rPr>
          <w:rFonts w:hint="eastAsia" w:ascii="宋体" w:hAnsi="宋体" w:eastAsia="宋体" w:cs="宋体"/>
          <w:sz w:val="24"/>
          <w:szCs w:val="24"/>
          <w:lang w:bidi="ar"/>
        </w:rPr>
        <w:t>（1）知识产权：项目成果归甲方所有，供应商确保不侵犯第三方知识产权。</w:t>
      </w:r>
    </w:p>
    <w:p w14:paraId="76060BD4">
      <w:pPr>
        <w:pStyle w:val="201"/>
        <w:spacing w:after="0" w:line="360" w:lineRule="auto"/>
        <w:ind w:left="0" w:leftChars="0" w:firstLine="480" w:firstLineChars="0"/>
        <w:rPr>
          <w:rFonts w:hint="eastAsia" w:ascii="宋体" w:hAnsi="宋体" w:eastAsia="宋体" w:cs="宋体"/>
          <w:sz w:val="24"/>
          <w:szCs w:val="24"/>
          <w:lang w:bidi="ar"/>
        </w:rPr>
      </w:pPr>
      <w:r>
        <w:rPr>
          <w:rFonts w:hint="eastAsia" w:ascii="宋体" w:hAnsi="宋体" w:eastAsia="宋体" w:cs="宋体"/>
          <w:sz w:val="24"/>
          <w:szCs w:val="24"/>
          <w:lang w:bidi="ar"/>
        </w:rPr>
        <w:t>（2）合规性：服务符合政策及标准。</w:t>
      </w:r>
    </w:p>
    <w:p w14:paraId="7C1BE9C6">
      <w:pPr>
        <w:pStyle w:val="201"/>
        <w:spacing w:after="0" w:line="360" w:lineRule="auto"/>
        <w:ind w:left="0" w:leftChars="0" w:firstLine="0" w:firstLineChars="0"/>
        <w:rPr>
          <w:rFonts w:hint="eastAsia" w:ascii="宋体" w:hAnsi="宋体" w:eastAsia="宋体" w:cs="宋体"/>
          <w:sz w:val="24"/>
          <w:szCs w:val="24"/>
          <w:lang w:bidi="ar"/>
        </w:rPr>
      </w:pPr>
    </w:p>
    <w:p w14:paraId="5B0BB4E2">
      <w:pPr>
        <w:keepNext/>
        <w:keepLines/>
        <w:widowControl/>
        <w:numPr>
          <w:ilvl w:val="0"/>
          <w:numId w:val="6"/>
        </w:numPr>
        <w:adjustRightInd w:val="0"/>
        <w:spacing w:after="0" w:line="360" w:lineRule="auto"/>
        <w:ind w:firstLine="0"/>
        <w:textAlignment w:val="baseline"/>
        <w:outlineLvl w:val="1"/>
        <w:rPr>
          <w:rFonts w:hint="eastAsia" w:ascii="宋体" w:hAnsi="宋体" w:cs="宋体"/>
          <w:b/>
          <w:kern w:val="0"/>
          <w:sz w:val="24"/>
          <w:szCs w:val="24"/>
          <w:lang w:bidi="ar"/>
        </w:rPr>
      </w:pPr>
      <w:r>
        <w:rPr>
          <w:rFonts w:hint="eastAsia" w:ascii="宋体" w:hAnsi="宋体" w:cs="宋体"/>
          <w:b/>
          <w:kern w:val="0"/>
          <w:sz w:val="24"/>
          <w:szCs w:val="24"/>
          <w:lang w:bidi="ar"/>
        </w:rPr>
        <w:t>供应商要求</w:t>
      </w:r>
    </w:p>
    <w:p w14:paraId="065AEAD3">
      <w:pPr>
        <w:pStyle w:val="167"/>
        <w:numPr>
          <w:ilvl w:val="255"/>
          <w:numId w:val="0"/>
        </w:numPr>
        <w:spacing w:line="360" w:lineRule="auto"/>
        <w:ind w:firstLine="480" w:firstLineChars="200"/>
        <w:rPr>
          <w:rFonts w:hint="eastAsia" w:ascii="宋体" w:hAnsi="宋体" w:cs="宋体"/>
          <w:sz w:val="24"/>
        </w:rPr>
      </w:pPr>
      <w:r>
        <w:rPr>
          <w:rFonts w:hint="eastAsia" w:ascii="宋体" w:hAnsi="宋体" w:cs="宋体"/>
          <w:sz w:val="24"/>
        </w:rPr>
        <w:t>1.供应商应具备软件开发能力、安全服务能力及系统运行维护能力。</w:t>
      </w:r>
    </w:p>
    <w:p w14:paraId="7AEBFA32">
      <w:pPr>
        <w:spacing w:line="360" w:lineRule="auto"/>
        <w:ind w:firstLine="480" w:firstLineChars="200"/>
        <w:rPr>
          <w:rFonts w:hint="eastAsia" w:ascii="宋体" w:hAnsi="宋体" w:cs="宋体"/>
          <w:sz w:val="24"/>
          <w:szCs w:val="24"/>
        </w:rPr>
      </w:pPr>
      <w:r>
        <w:rPr>
          <w:rFonts w:hint="eastAsia" w:ascii="宋体" w:hAnsi="宋体" w:cs="宋体"/>
          <w:sz w:val="24"/>
          <w:szCs w:val="24"/>
        </w:rPr>
        <w:t>2.供应商应具备丰富的类似项目业绩，可在响应文件中提供合同复印件，合同至少提供合同首页、主要内容页、签字盖章页。</w:t>
      </w:r>
    </w:p>
    <w:p w14:paraId="6E2C07C1">
      <w:pPr>
        <w:pStyle w:val="167"/>
        <w:numPr>
          <w:ilvl w:val="255"/>
          <w:numId w:val="0"/>
        </w:numPr>
        <w:spacing w:line="360" w:lineRule="auto"/>
        <w:ind w:firstLine="480" w:firstLineChars="200"/>
        <w:rPr>
          <w:rFonts w:hint="eastAsia" w:ascii="宋体" w:hAnsi="宋体" w:cs="宋体"/>
          <w:sz w:val="24"/>
        </w:rPr>
      </w:pPr>
      <w:r>
        <w:rPr>
          <w:rFonts w:hint="eastAsia" w:ascii="宋体" w:hAnsi="宋体" w:cs="宋体"/>
          <w:sz w:val="24"/>
        </w:rPr>
        <w:t>3.供应商应结合项目具体情况，对项目有合理透彻的理解和分析，针对本项目关键点及重难点有一定的认识，并有相应的系统运维维护方案。</w:t>
      </w:r>
    </w:p>
    <w:p w14:paraId="1B1E680E">
      <w:pPr>
        <w:pStyle w:val="167"/>
        <w:numPr>
          <w:ilvl w:val="255"/>
          <w:numId w:val="0"/>
        </w:numPr>
        <w:spacing w:line="360" w:lineRule="auto"/>
        <w:ind w:firstLine="480" w:firstLineChars="200"/>
        <w:rPr>
          <w:rFonts w:hint="eastAsia" w:ascii="宋体" w:hAnsi="宋体" w:cs="宋体"/>
          <w:sz w:val="24"/>
        </w:rPr>
      </w:pPr>
    </w:p>
    <w:p w14:paraId="6B186FB0">
      <w:pPr>
        <w:keepNext/>
        <w:keepLines/>
        <w:widowControl/>
        <w:numPr>
          <w:ilvl w:val="0"/>
          <w:numId w:val="6"/>
        </w:numPr>
        <w:adjustRightInd w:val="0"/>
        <w:spacing w:line="360" w:lineRule="auto"/>
        <w:ind w:firstLine="0"/>
        <w:textAlignment w:val="baseline"/>
        <w:outlineLvl w:val="1"/>
        <w:rPr>
          <w:rFonts w:hint="eastAsia" w:ascii="宋体" w:hAnsi="宋体" w:cs="宋体"/>
          <w:b/>
          <w:kern w:val="0"/>
          <w:sz w:val="24"/>
          <w:szCs w:val="24"/>
          <w:lang w:bidi="ar"/>
        </w:rPr>
      </w:pPr>
      <w:r>
        <w:rPr>
          <w:rFonts w:hint="eastAsia" w:ascii="宋体" w:hAnsi="宋体" w:cs="宋体"/>
          <w:b/>
          <w:kern w:val="0"/>
          <w:sz w:val="24"/>
          <w:szCs w:val="24"/>
          <w:lang w:bidi="ar"/>
        </w:rPr>
        <w:t>团队人员要求</w:t>
      </w:r>
    </w:p>
    <w:p w14:paraId="22C0AAEF">
      <w:pPr>
        <w:pStyle w:val="167"/>
        <w:numPr>
          <w:ilvl w:val="255"/>
          <w:numId w:val="0"/>
        </w:numPr>
        <w:spacing w:line="360" w:lineRule="auto"/>
        <w:ind w:firstLine="480" w:firstLineChars="200"/>
        <w:rPr>
          <w:rFonts w:hint="eastAsia" w:ascii="宋体" w:hAnsi="宋体" w:cs="宋体"/>
          <w:sz w:val="24"/>
        </w:rPr>
      </w:pPr>
      <w:r>
        <w:rPr>
          <w:rFonts w:hint="eastAsia" w:ascii="宋体" w:hAnsi="宋体" w:cs="宋体"/>
          <w:sz w:val="24"/>
        </w:rPr>
        <w:t>承建单位应建立专业维护队伍，配备专有的研发经理，实施经理，运维团队配备不少于 1 名运维经理（3年以上经验）和 1 名运维人员，重大专项行动期间可按照用户要求，安排值班人员总数不少于 1 名工程师进行现场技术支持，售后人员配备结构合理，能提供长期、稳定的本地化技术支持服务。</w:t>
      </w:r>
    </w:p>
    <w:p w14:paraId="6F7F9519">
      <w:pPr>
        <w:pStyle w:val="167"/>
        <w:numPr>
          <w:ilvl w:val="255"/>
          <w:numId w:val="0"/>
        </w:numPr>
        <w:spacing w:line="360" w:lineRule="auto"/>
        <w:ind w:firstLine="480" w:firstLineChars="200"/>
        <w:rPr>
          <w:rFonts w:hint="eastAsia" w:ascii="宋体" w:hAnsi="宋体" w:cs="宋体"/>
          <w:sz w:val="24"/>
        </w:rPr>
      </w:pPr>
    </w:p>
    <w:p w14:paraId="3B65CF95">
      <w:pPr>
        <w:keepNext/>
        <w:keepLines/>
        <w:widowControl/>
        <w:numPr>
          <w:ilvl w:val="0"/>
          <w:numId w:val="6"/>
        </w:numPr>
        <w:adjustRightInd w:val="0"/>
        <w:spacing w:after="0" w:line="360" w:lineRule="auto"/>
        <w:ind w:firstLine="0"/>
        <w:jc w:val="left"/>
        <w:textAlignment w:val="baseline"/>
        <w:outlineLvl w:val="1"/>
        <w:rPr>
          <w:rFonts w:hint="eastAsia" w:ascii="宋体" w:hAnsi="宋体" w:cs="宋体"/>
          <w:b/>
          <w:kern w:val="0"/>
          <w:sz w:val="24"/>
          <w:szCs w:val="24"/>
          <w:lang w:bidi="ar"/>
        </w:rPr>
      </w:pPr>
      <w:r>
        <w:rPr>
          <w:rFonts w:hint="eastAsia" w:ascii="宋体" w:hAnsi="宋体" w:cs="宋体"/>
          <w:b/>
          <w:kern w:val="0"/>
          <w:sz w:val="24"/>
          <w:szCs w:val="24"/>
          <w:lang w:bidi="ar"/>
        </w:rPr>
        <w:t>故障响应及修复要求</w:t>
      </w:r>
    </w:p>
    <w:p w14:paraId="35E9E51C">
      <w:pPr>
        <w:pStyle w:val="167"/>
        <w:numPr>
          <w:ilvl w:val="255"/>
          <w:numId w:val="0"/>
        </w:numPr>
        <w:spacing w:line="360" w:lineRule="auto"/>
        <w:ind w:firstLine="480" w:firstLineChars="200"/>
        <w:rPr>
          <w:rFonts w:hint="eastAsia" w:ascii="宋体" w:hAnsi="宋体" w:cs="宋体"/>
          <w:sz w:val="24"/>
        </w:rPr>
      </w:pPr>
      <w:r>
        <w:rPr>
          <w:rFonts w:hint="eastAsia" w:ascii="宋体" w:hAnsi="宋体" w:cs="宋体"/>
          <w:sz w:val="24"/>
        </w:rPr>
        <w:t>运行维护期内，成交方应通过电话和邮件等不少于两种方式，提供7×24小时响应服务，提供深层次的技术咨询、处理报修故障。如报故障，运维人员无法及时解决的，需要保证在2.5小时内安排资深人员到现场，并在5小时内修复完成。如有硬件故障，在第一时间确定故障后立即更换故障硬件。</w:t>
      </w:r>
    </w:p>
    <w:p w14:paraId="0C9FACA1">
      <w:pPr>
        <w:pStyle w:val="167"/>
        <w:numPr>
          <w:ilvl w:val="255"/>
          <w:numId w:val="0"/>
        </w:numPr>
        <w:spacing w:line="360" w:lineRule="auto"/>
        <w:ind w:firstLine="480" w:firstLineChars="200"/>
        <w:rPr>
          <w:rFonts w:hint="eastAsia" w:ascii="宋体" w:hAnsi="宋体" w:cs="宋体"/>
          <w:sz w:val="24"/>
        </w:rPr>
      </w:pPr>
      <w:r>
        <w:rPr>
          <w:rFonts w:hint="eastAsia" w:ascii="宋体" w:hAnsi="宋体" w:cs="宋体"/>
          <w:sz w:val="24"/>
        </w:rPr>
        <w:t>建立完善的技术支持响应中心，可以通过技术响应中心，得到全面的技术支持服务，包括产品技术、保修服务、技术咨询、技术故障解决、厂商协调等。</w:t>
      </w:r>
    </w:p>
    <w:p w14:paraId="1605FEFF">
      <w:pPr>
        <w:pStyle w:val="167"/>
        <w:numPr>
          <w:ilvl w:val="255"/>
          <w:numId w:val="0"/>
        </w:numPr>
        <w:spacing w:line="360" w:lineRule="auto"/>
        <w:ind w:firstLine="480" w:firstLineChars="200"/>
        <w:rPr>
          <w:rFonts w:hint="eastAsia" w:ascii="宋体" w:hAnsi="宋体" w:cs="宋体"/>
          <w:sz w:val="24"/>
        </w:rPr>
      </w:pPr>
    </w:p>
    <w:p w14:paraId="281F1823">
      <w:pPr>
        <w:keepNext/>
        <w:keepLines/>
        <w:widowControl/>
        <w:numPr>
          <w:ilvl w:val="0"/>
          <w:numId w:val="6"/>
        </w:numPr>
        <w:adjustRightInd w:val="0"/>
        <w:spacing w:after="0" w:line="360" w:lineRule="auto"/>
        <w:ind w:firstLine="0"/>
        <w:jc w:val="left"/>
        <w:textAlignment w:val="baseline"/>
        <w:outlineLvl w:val="1"/>
        <w:rPr>
          <w:rFonts w:hint="eastAsia" w:ascii="宋体" w:hAnsi="宋体" w:cs="宋体"/>
          <w:b/>
          <w:kern w:val="0"/>
          <w:sz w:val="24"/>
          <w:szCs w:val="24"/>
          <w:lang w:bidi="ar"/>
        </w:rPr>
      </w:pPr>
      <w:r>
        <w:rPr>
          <w:rFonts w:hint="eastAsia" w:ascii="宋体" w:hAnsi="宋体" w:cs="宋体"/>
          <w:b/>
          <w:kern w:val="0"/>
          <w:sz w:val="24"/>
          <w:szCs w:val="24"/>
          <w:lang w:bidi="ar"/>
        </w:rPr>
        <w:t>报价与交付</w:t>
      </w:r>
    </w:p>
    <w:p w14:paraId="2BF7AEE7">
      <w:pPr>
        <w:widowControl/>
        <w:spacing w:line="360" w:lineRule="auto"/>
        <w:ind w:firstLine="482"/>
        <w:contextualSpacing/>
        <w:rPr>
          <w:rFonts w:hint="eastAsia" w:ascii="宋体" w:hAnsi="宋体" w:cs="宋体"/>
          <w:color w:val="000000" w:themeColor="text1"/>
          <w:sz w:val="24"/>
          <w:szCs w:val="24"/>
          <w14:textFill>
            <w14:solidFill>
              <w14:schemeClr w14:val="tx1"/>
            </w14:solidFill>
          </w14:textFill>
        </w:rPr>
      </w:pPr>
      <w:r>
        <w:rPr>
          <w:rFonts w:hint="eastAsia" w:ascii="宋体" w:hAnsi="宋体" w:cs="宋体"/>
          <w:sz w:val="24"/>
          <w:szCs w:val="24"/>
        </w:rPr>
        <w:t>报价需明细软件开发、硬件、集成、培训等费用。交付物含系统软件（含源码）、硬件设备、接口文档等。</w:t>
      </w:r>
    </w:p>
    <w:p w14:paraId="51E25071">
      <w:pPr>
        <w:widowControl/>
        <w:jc w:val="left"/>
        <w:rPr>
          <w:rFonts w:hint="eastAsia" w:asciiTheme="minorEastAsia" w:hAnsiTheme="minorEastAsia" w:eastAsiaTheme="minorEastAsia"/>
          <w:b/>
          <w:color w:val="000000" w:themeColor="text1"/>
          <w:sz w:val="28"/>
          <w:szCs w:val="28"/>
          <w14:textFill>
            <w14:solidFill>
              <w14:schemeClr w14:val="tx1"/>
            </w14:solidFill>
          </w14:textFill>
        </w:rPr>
      </w:pPr>
      <w:bookmarkStart w:id="209" w:name="_Toc399769487"/>
      <w:bookmarkStart w:id="210" w:name="_Toc495677451"/>
      <w:bookmarkStart w:id="211" w:name="_Toc497315106"/>
    </w:p>
    <w:p w14:paraId="76971C66">
      <w:pPr>
        <w:spacing w:line="360" w:lineRule="auto"/>
        <w:jc w:val="center"/>
        <w:outlineLvl w:val="0"/>
        <w:rPr>
          <w:rFonts w:hint="eastAsia" w:asciiTheme="minorEastAsia" w:hAnsiTheme="minorEastAsia" w:eastAsiaTheme="minorEastAsia"/>
          <w:b/>
          <w:color w:val="000000" w:themeColor="text1"/>
          <w:kern w:val="0"/>
          <w:sz w:val="24"/>
          <w14:textFill>
            <w14:solidFill>
              <w14:schemeClr w14:val="tx1"/>
            </w14:solidFill>
          </w14:textFill>
        </w:rPr>
      </w:pPr>
      <w:bookmarkStart w:id="212" w:name="_Toc107918021"/>
      <w:r>
        <w:rPr>
          <w:rFonts w:asciiTheme="minorEastAsia" w:hAnsiTheme="minorEastAsia" w:eastAsiaTheme="minorEastAsia"/>
          <w:b/>
          <w:color w:val="000000" w:themeColor="text1"/>
          <w:sz w:val="28"/>
          <w:szCs w:val="28"/>
          <w14:textFill>
            <w14:solidFill>
              <w14:schemeClr w14:val="tx1"/>
            </w14:solidFill>
          </w14:textFill>
        </w:rPr>
        <w:t>第五章</w:t>
      </w:r>
      <w:bookmarkEnd w:id="209"/>
      <w:bookmarkEnd w:id="210"/>
      <w:bookmarkStart w:id="213" w:name="_Toc87063341"/>
      <w:bookmarkEnd w:id="213"/>
      <w:r>
        <w:rPr>
          <w:rFonts w:hint="eastAsia" w:asciiTheme="minorEastAsia" w:hAnsiTheme="minorEastAsia" w:eastAsiaTheme="minorEastAsia"/>
          <w:b/>
          <w:color w:val="000000" w:themeColor="text1"/>
          <w:sz w:val="28"/>
          <w:szCs w:val="28"/>
          <w14:textFill>
            <w14:solidFill>
              <w14:schemeClr w14:val="tx1"/>
            </w14:solidFill>
          </w14:textFill>
        </w:rPr>
        <w:t xml:space="preserve"> </w:t>
      </w:r>
      <w:r>
        <w:rPr>
          <w:rFonts w:hint="eastAsia" w:asciiTheme="minorEastAsia" w:hAnsiTheme="minorEastAsia" w:eastAsiaTheme="minorEastAsia"/>
          <w:b/>
          <w:color w:val="000000" w:themeColor="text1"/>
          <w:kern w:val="0"/>
          <w:sz w:val="28"/>
          <w:szCs w:val="28"/>
          <w14:textFill>
            <w14:solidFill>
              <w14:schemeClr w14:val="tx1"/>
            </w14:solidFill>
          </w14:textFill>
        </w:rPr>
        <w:t>评审内容</w:t>
      </w:r>
      <w:bookmarkEnd w:id="211"/>
      <w:bookmarkEnd w:id="212"/>
    </w:p>
    <w:p w14:paraId="03AE4D7F">
      <w:pPr>
        <w:widowControl/>
        <w:spacing w:line="360" w:lineRule="auto"/>
        <w:ind w:firstLine="480"/>
        <w:rPr>
          <w:rFonts w:hint="eastAsia" w:asciiTheme="minorEastAsia" w:hAnsiTheme="minorEastAsia" w:eastAsiaTheme="minorEastAsia"/>
          <w:b/>
          <w:color w:val="000000" w:themeColor="text1"/>
          <w:kern w:val="0"/>
          <w:sz w:val="24"/>
          <w14:textFill>
            <w14:solidFill>
              <w14:schemeClr w14:val="tx1"/>
            </w14:solidFill>
          </w14:textFill>
        </w:rPr>
      </w:pPr>
      <w:r>
        <w:rPr>
          <w:rFonts w:hint="eastAsia" w:asciiTheme="minorEastAsia" w:hAnsiTheme="minorEastAsia" w:eastAsiaTheme="minorEastAsia"/>
          <w:b/>
          <w:color w:val="000000" w:themeColor="text1"/>
          <w:kern w:val="0"/>
          <w:sz w:val="24"/>
          <w14:textFill>
            <w14:solidFill>
              <w14:schemeClr w14:val="tx1"/>
            </w14:solidFill>
          </w14:textFill>
        </w:rPr>
        <w:t>一</w:t>
      </w:r>
      <w:r>
        <w:rPr>
          <w:rFonts w:asciiTheme="minorEastAsia" w:hAnsiTheme="minorEastAsia" w:eastAsiaTheme="minorEastAsia"/>
          <w:b/>
          <w:color w:val="000000" w:themeColor="text1"/>
          <w:kern w:val="0"/>
          <w:sz w:val="24"/>
          <w14:textFill>
            <w14:solidFill>
              <w14:schemeClr w14:val="tx1"/>
            </w14:solidFill>
          </w14:textFill>
        </w:rPr>
        <w:t>、供应商资格审查</w:t>
      </w:r>
    </w:p>
    <w:tbl>
      <w:tblPr>
        <w:tblStyle w:val="45"/>
        <w:tblW w:w="83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5"/>
        <w:gridCol w:w="6836"/>
      </w:tblGrid>
      <w:tr w14:paraId="3D62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7" w:hRule="atLeast"/>
        </w:trPr>
        <w:tc>
          <w:tcPr>
            <w:tcW w:w="1515" w:type="dxa"/>
            <w:tcBorders>
              <w:top w:val="single" w:color="auto" w:sz="4" w:space="0"/>
              <w:left w:val="single" w:color="auto" w:sz="4" w:space="0"/>
              <w:right w:val="single" w:color="auto" w:sz="4" w:space="0"/>
            </w:tcBorders>
            <w:vAlign w:val="center"/>
          </w:tcPr>
          <w:p w14:paraId="2D551807">
            <w:pPr>
              <w:spacing w:line="400" w:lineRule="exact"/>
              <w:ind w:right="126" w:rightChars="60"/>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序号</w:t>
            </w:r>
          </w:p>
        </w:tc>
        <w:tc>
          <w:tcPr>
            <w:tcW w:w="6836" w:type="dxa"/>
            <w:tcBorders>
              <w:top w:val="single" w:color="auto" w:sz="4" w:space="0"/>
              <w:left w:val="single" w:color="auto" w:sz="4" w:space="0"/>
              <w:right w:val="single" w:color="auto" w:sz="4" w:space="0"/>
            </w:tcBorders>
            <w:vAlign w:val="center"/>
          </w:tcPr>
          <w:p w14:paraId="0B65C98E">
            <w:pPr>
              <w:spacing w:line="400" w:lineRule="exact"/>
              <w:ind w:right="126" w:rightChars="60"/>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评审内容</w:t>
            </w:r>
          </w:p>
        </w:tc>
      </w:tr>
      <w:tr w14:paraId="721F4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7" w:hRule="atLeast"/>
        </w:trPr>
        <w:tc>
          <w:tcPr>
            <w:tcW w:w="1515" w:type="dxa"/>
            <w:tcBorders>
              <w:top w:val="single" w:color="auto" w:sz="4" w:space="0"/>
              <w:left w:val="single" w:color="auto" w:sz="4" w:space="0"/>
              <w:right w:val="single" w:color="auto" w:sz="4" w:space="0"/>
            </w:tcBorders>
            <w:vAlign w:val="center"/>
          </w:tcPr>
          <w:p w14:paraId="7E2F9267">
            <w:pPr>
              <w:ind w:right="126" w:rightChars="60"/>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1</w:t>
            </w:r>
          </w:p>
        </w:tc>
        <w:tc>
          <w:tcPr>
            <w:tcW w:w="6836" w:type="dxa"/>
            <w:tcBorders>
              <w:top w:val="single" w:color="auto" w:sz="4" w:space="0"/>
              <w:left w:val="single" w:color="auto" w:sz="4" w:space="0"/>
              <w:right w:val="single" w:color="auto" w:sz="4" w:space="0"/>
            </w:tcBorders>
            <w:vAlign w:val="center"/>
          </w:tcPr>
          <w:p w14:paraId="14ADA01A">
            <w:pPr>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有效的营业执照等证明文件（复印件，须加盖供应商公章）</w:t>
            </w:r>
          </w:p>
        </w:tc>
      </w:tr>
      <w:tr w14:paraId="218B6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3" w:hRule="atLeast"/>
        </w:trPr>
        <w:tc>
          <w:tcPr>
            <w:tcW w:w="1515" w:type="dxa"/>
            <w:tcBorders>
              <w:top w:val="single" w:color="auto" w:sz="4" w:space="0"/>
              <w:left w:val="single" w:color="auto" w:sz="4" w:space="0"/>
              <w:right w:val="single" w:color="auto" w:sz="4" w:space="0"/>
            </w:tcBorders>
            <w:vAlign w:val="center"/>
          </w:tcPr>
          <w:p w14:paraId="4983E2A0">
            <w:pPr>
              <w:ind w:right="126" w:rightChars="60"/>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2</w:t>
            </w:r>
          </w:p>
        </w:tc>
        <w:tc>
          <w:tcPr>
            <w:tcW w:w="6836" w:type="dxa"/>
            <w:tcBorders>
              <w:top w:val="single" w:color="auto" w:sz="4" w:space="0"/>
              <w:left w:val="single" w:color="auto" w:sz="4" w:space="0"/>
              <w:right w:val="single" w:color="auto" w:sz="4" w:space="0"/>
            </w:tcBorders>
            <w:vAlign w:val="center"/>
          </w:tcPr>
          <w:p w14:paraId="79701FE2">
            <w:pP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授权</w:t>
            </w:r>
            <w:r>
              <w:rPr>
                <w:rFonts w:hint="eastAsia" w:asciiTheme="minorEastAsia" w:hAnsiTheme="minorEastAsia" w:eastAsiaTheme="minorEastAsia"/>
                <w:color w:val="000000" w:themeColor="text1"/>
                <w:sz w:val="24"/>
                <w:szCs w:val="24"/>
                <w14:textFill>
                  <w14:solidFill>
                    <w14:schemeClr w14:val="tx1"/>
                  </w14:solidFill>
                </w14:textFill>
              </w:rPr>
              <w:t>委托</w:t>
            </w:r>
            <w:r>
              <w:rPr>
                <w:rFonts w:asciiTheme="minorEastAsia" w:hAnsiTheme="minorEastAsia" w:eastAsiaTheme="minorEastAsia"/>
                <w:color w:val="000000" w:themeColor="text1"/>
                <w:sz w:val="24"/>
                <w:szCs w:val="24"/>
                <w14:textFill>
                  <w14:solidFill>
                    <w14:schemeClr w14:val="tx1"/>
                  </w14:solidFill>
                </w14:textFill>
              </w:rPr>
              <w:t>书（格式，原件）</w:t>
            </w:r>
          </w:p>
        </w:tc>
      </w:tr>
      <w:tr w14:paraId="244CB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8" w:hRule="atLeast"/>
        </w:trPr>
        <w:tc>
          <w:tcPr>
            <w:tcW w:w="1515" w:type="dxa"/>
            <w:tcBorders>
              <w:top w:val="single" w:color="auto" w:sz="4" w:space="0"/>
              <w:left w:val="single" w:color="auto" w:sz="4" w:space="0"/>
              <w:right w:val="single" w:color="auto" w:sz="4" w:space="0"/>
            </w:tcBorders>
            <w:vAlign w:val="center"/>
          </w:tcPr>
          <w:p w14:paraId="54BAF49F">
            <w:pPr>
              <w:ind w:right="126" w:rightChars="60"/>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3</w:t>
            </w:r>
          </w:p>
        </w:tc>
        <w:tc>
          <w:tcPr>
            <w:tcW w:w="6836" w:type="dxa"/>
            <w:tcBorders>
              <w:top w:val="single" w:color="auto" w:sz="4" w:space="0"/>
              <w:left w:val="single" w:color="auto" w:sz="4" w:space="0"/>
              <w:right w:val="single" w:color="auto" w:sz="4" w:space="0"/>
            </w:tcBorders>
            <w:vAlign w:val="center"/>
          </w:tcPr>
          <w:p w14:paraId="69487E9A">
            <w:pPr>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法定代表人</w:t>
            </w:r>
            <w:r>
              <w:rPr>
                <w:rFonts w:ascii="宋体" w:hAnsi="宋体"/>
                <w:color w:val="000000" w:themeColor="text1"/>
                <w:sz w:val="24"/>
                <w14:textFill>
                  <w14:solidFill>
                    <w14:schemeClr w14:val="tx1"/>
                  </w14:solidFill>
                </w14:textFill>
              </w:rPr>
              <w:t>（单位负责人）</w:t>
            </w:r>
            <w:r>
              <w:rPr>
                <w:rFonts w:hint="eastAsia" w:asciiTheme="minorEastAsia" w:hAnsiTheme="minorEastAsia" w:eastAsiaTheme="minorEastAsia"/>
                <w:color w:val="000000" w:themeColor="text1"/>
                <w:sz w:val="24"/>
                <w:szCs w:val="24"/>
                <w14:textFill>
                  <w14:solidFill>
                    <w14:schemeClr w14:val="tx1"/>
                  </w14:solidFill>
                </w14:textFill>
              </w:rPr>
              <w:t>和被授权人的身份证（正反面复印件，须加盖供应商公章）</w:t>
            </w:r>
          </w:p>
        </w:tc>
      </w:tr>
      <w:tr w14:paraId="617BD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0" w:hRule="atLeast"/>
        </w:trPr>
        <w:tc>
          <w:tcPr>
            <w:tcW w:w="1515" w:type="dxa"/>
            <w:tcBorders>
              <w:top w:val="single" w:color="auto" w:sz="4" w:space="0"/>
              <w:left w:val="single" w:color="auto" w:sz="4" w:space="0"/>
              <w:right w:val="single" w:color="auto" w:sz="4" w:space="0"/>
            </w:tcBorders>
            <w:vAlign w:val="center"/>
          </w:tcPr>
          <w:p w14:paraId="335EDB73">
            <w:pPr>
              <w:ind w:right="126" w:rightChars="60"/>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4</w:t>
            </w:r>
          </w:p>
        </w:tc>
        <w:tc>
          <w:tcPr>
            <w:tcW w:w="6836" w:type="dxa"/>
            <w:tcBorders>
              <w:top w:val="single" w:color="auto" w:sz="4" w:space="0"/>
              <w:left w:val="single" w:color="auto" w:sz="4" w:space="0"/>
              <w:right w:val="single" w:color="auto" w:sz="4" w:space="0"/>
            </w:tcBorders>
            <w:vAlign w:val="center"/>
          </w:tcPr>
          <w:p w14:paraId="11075D04">
            <w:pPr>
              <w:rPr>
                <w:rFonts w:hint="eastAsia" w:asciiTheme="minorEastAsia" w:hAnsiTheme="minorEastAsia" w:eastAsiaTheme="minorEastAsia"/>
                <w:color w:val="000000" w:themeColor="text1"/>
                <w:sz w:val="24"/>
                <w:szCs w:val="24"/>
                <w14:textFill>
                  <w14:solidFill>
                    <w14:schemeClr w14:val="tx1"/>
                  </w14:solidFill>
                </w14:textFill>
              </w:rPr>
            </w:pPr>
            <w:r>
              <w:rPr>
                <w:color w:val="000000" w:themeColor="text1"/>
                <w:sz w:val="24"/>
                <w14:textFill>
                  <w14:solidFill>
                    <w14:schemeClr w14:val="tx1"/>
                  </w14:solidFill>
                </w14:textFill>
              </w:rPr>
              <w:t>提供了符合</w:t>
            </w:r>
            <w:r>
              <w:rPr>
                <w:rFonts w:hint="eastAsia"/>
                <w:color w:val="000000" w:themeColor="text1"/>
                <w:sz w:val="24"/>
                <w14:textFill>
                  <w14:solidFill>
                    <w14:schemeClr w14:val="tx1"/>
                  </w14:solidFill>
                </w14:textFill>
              </w:rPr>
              <w:t>遴选</w:t>
            </w:r>
            <w:r>
              <w:rPr>
                <w:color w:val="000000" w:themeColor="text1"/>
                <w:sz w:val="24"/>
                <w14:textFill>
                  <w14:solidFill>
                    <w14:schemeClr w14:val="tx1"/>
                  </w14:solidFill>
                </w14:textFill>
              </w:rPr>
              <w:t>文件要求的《</w:t>
            </w:r>
            <w:r>
              <w:rPr>
                <w:rFonts w:hint="eastAsia"/>
                <w:color w:val="000000" w:themeColor="text1"/>
                <w:sz w:val="24"/>
                <w14:textFill>
                  <w14:solidFill>
                    <w14:schemeClr w14:val="tx1"/>
                  </w14:solidFill>
                </w14:textFill>
              </w:rPr>
              <w:t>供应商</w:t>
            </w:r>
            <w:r>
              <w:rPr>
                <w:color w:val="000000" w:themeColor="text1"/>
                <w:sz w:val="24"/>
                <w14:textFill>
                  <w14:solidFill>
                    <w14:schemeClr w14:val="tx1"/>
                  </w14:solidFill>
                </w14:textFill>
              </w:rPr>
              <w:t>资格声明书》。</w:t>
            </w:r>
          </w:p>
        </w:tc>
      </w:tr>
      <w:tr w14:paraId="77628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0" w:hRule="atLeast"/>
        </w:trPr>
        <w:tc>
          <w:tcPr>
            <w:tcW w:w="1515" w:type="dxa"/>
            <w:tcBorders>
              <w:top w:val="single" w:color="auto" w:sz="4" w:space="0"/>
              <w:left w:val="single" w:color="auto" w:sz="4" w:space="0"/>
              <w:right w:val="single" w:color="auto" w:sz="4" w:space="0"/>
            </w:tcBorders>
            <w:vAlign w:val="center"/>
          </w:tcPr>
          <w:p w14:paraId="003549CE">
            <w:pPr>
              <w:ind w:right="126" w:rightChars="60"/>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5</w:t>
            </w:r>
          </w:p>
        </w:tc>
        <w:tc>
          <w:tcPr>
            <w:tcW w:w="6836" w:type="dxa"/>
            <w:tcBorders>
              <w:top w:val="single" w:color="auto" w:sz="4" w:space="0"/>
              <w:left w:val="single" w:color="auto" w:sz="4" w:space="0"/>
              <w:right w:val="single" w:color="auto" w:sz="4" w:space="0"/>
            </w:tcBorders>
            <w:vAlign w:val="center"/>
          </w:tcPr>
          <w:p w14:paraId="7B7501AA">
            <w:pP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本项目的其他特定资格要求（如有）</w:t>
            </w:r>
          </w:p>
        </w:tc>
      </w:tr>
      <w:tr w14:paraId="575CD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49" w:hRule="atLeast"/>
        </w:trPr>
        <w:tc>
          <w:tcPr>
            <w:tcW w:w="1515" w:type="dxa"/>
            <w:tcBorders>
              <w:top w:val="single" w:color="auto" w:sz="4" w:space="0"/>
              <w:left w:val="single" w:color="auto" w:sz="4" w:space="0"/>
              <w:bottom w:val="single" w:color="auto" w:sz="4" w:space="0"/>
              <w:right w:val="single" w:color="auto" w:sz="4" w:space="0"/>
            </w:tcBorders>
            <w:vAlign w:val="center"/>
          </w:tcPr>
          <w:p w14:paraId="0B7544B3">
            <w:pPr>
              <w:ind w:right="126" w:rightChars="60"/>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6</w:t>
            </w:r>
          </w:p>
        </w:tc>
        <w:tc>
          <w:tcPr>
            <w:tcW w:w="6836" w:type="dxa"/>
            <w:tcBorders>
              <w:top w:val="single" w:color="auto" w:sz="4" w:space="0"/>
              <w:left w:val="single" w:color="auto" w:sz="4" w:space="0"/>
              <w:bottom w:val="single" w:color="auto" w:sz="4" w:space="0"/>
              <w:right w:val="single" w:color="auto" w:sz="4" w:space="0"/>
            </w:tcBorders>
            <w:vAlign w:val="center"/>
          </w:tcPr>
          <w:p w14:paraId="577632B5">
            <w:pPr>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经遴选代理机构响应文件递交截止时间当日查询</w:t>
            </w:r>
            <w:r>
              <w:rPr>
                <w:rFonts w:asciiTheme="minorEastAsia" w:hAnsiTheme="minorEastAsia" w:eastAsiaTheme="minorEastAsia"/>
                <w:color w:val="000000" w:themeColor="text1"/>
                <w:sz w:val="24"/>
                <w:szCs w:val="24"/>
                <w14:textFill>
                  <w14:solidFill>
                    <w14:schemeClr w14:val="tx1"/>
                  </w14:solidFill>
                </w14:textFill>
              </w:rPr>
              <w:t>，供应商没有被列入失信被执行人、</w:t>
            </w:r>
            <w:r>
              <w:rPr>
                <w:rFonts w:hint="eastAsia"/>
                <w:color w:val="000000" w:themeColor="text1"/>
                <w:sz w:val="24"/>
                <w14:textFill>
                  <w14:solidFill>
                    <w14:schemeClr w14:val="tx1"/>
                  </w14:solidFill>
                </w14:textFill>
              </w:rPr>
              <w:t>重大税收违法失信主体</w:t>
            </w:r>
            <w:r>
              <w:rPr>
                <w:rFonts w:asciiTheme="minorEastAsia" w:hAnsiTheme="minorEastAsia" w:eastAsiaTheme="minorEastAsia"/>
                <w:color w:val="000000" w:themeColor="text1"/>
                <w:sz w:val="24"/>
                <w:szCs w:val="24"/>
                <w14:textFill>
                  <w14:solidFill>
                    <w14:schemeClr w14:val="tx1"/>
                  </w14:solidFill>
                </w14:textFill>
              </w:rPr>
              <w:t>、政府采购严重违法失信行为记录名单（</w:t>
            </w:r>
            <w:r>
              <w:rPr>
                <w:rFonts w:hint="eastAsia" w:asciiTheme="minorEastAsia" w:hAnsiTheme="minorEastAsia" w:eastAsiaTheme="minorEastAsia"/>
                <w:color w:val="000000" w:themeColor="text1"/>
                <w:sz w:val="24"/>
                <w:szCs w:val="24"/>
                <w14:textFill>
                  <w14:solidFill>
                    <w14:schemeClr w14:val="tx1"/>
                  </w14:solidFill>
                </w14:textFill>
              </w:rPr>
              <w:t>遴选代理机构查询</w:t>
            </w:r>
            <w:r>
              <w:rPr>
                <w:rFonts w:asciiTheme="minorEastAsia" w:hAnsiTheme="minorEastAsia" w:eastAsiaTheme="minorEastAsia"/>
                <w:color w:val="000000" w:themeColor="text1"/>
                <w:sz w:val="24"/>
                <w:szCs w:val="24"/>
                <w14:textFill>
                  <w14:solidFill>
                    <w14:schemeClr w14:val="tx1"/>
                  </w14:solidFill>
                </w14:textFill>
              </w:rPr>
              <w:t>）</w:t>
            </w:r>
          </w:p>
        </w:tc>
      </w:tr>
    </w:tbl>
    <w:p w14:paraId="7D4DED9F">
      <w:pPr>
        <w:widowControl/>
        <w:spacing w:line="360" w:lineRule="auto"/>
        <w:ind w:right="519" w:rightChars="247"/>
        <w:rPr>
          <w:rFonts w:hint="eastAsia" w:asciiTheme="minorEastAsia" w:hAnsiTheme="minorEastAsia" w:eastAsiaTheme="minorEastAsia"/>
          <w:b/>
          <w:color w:val="000000" w:themeColor="text1"/>
          <w:kern w:val="0"/>
          <w:sz w:val="24"/>
          <w14:textFill>
            <w14:solidFill>
              <w14:schemeClr w14:val="tx1"/>
            </w14:solidFill>
          </w14:textFill>
        </w:rPr>
      </w:pPr>
      <w:r>
        <w:rPr>
          <w:rFonts w:hint="eastAsia" w:asciiTheme="minorEastAsia" w:hAnsiTheme="minorEastAsia" w:eastAsiaTheme="minorEastAsia"/>
          <w:b/>
          <w:color w:val="000000" w:themeColor="text1"/>
          <w:kern w:val="0"/>
          <w:sz w:val="24"/>
          <w14:textFill>
            <w14:solidFill>
              <w14:schemeClr w14:val="tx1"/>
            </w14:solidFill>
          </w14:textFill>
        </w:rPr>
        <w:t>注：1、供应商资格审查均以供应商在响应文件正本所提供的证明材料为准。若供应商未按要求提交证明材料的，所造成的后果由供应商自行承担。</w:t>
      </w:r>
    </w:p>
    <w:p w14:paraId="77F1FCF0">
      <w:pPr>
        <w:widowControl/>
        <w:spacing w:line="360" w:lineRule="auto"/>
        <w:ind w:right="519" w:rightChars="247" w:firstLine="361" w:firstLineChars="150"/>
        <w:rPr>
          <w:rFonts w:hint="eastAsia" w:asciiTheme="minorEastAsia" w:hAnsiTheme="minorEastAsia" w:eastAsiaTheme="minorEastAsia"/>
          <w:b/>
          <w:color w:val="000000" w:themeColor="text1"/>
          <w:kern w:val="0"/>
          <w:sz w:val="24"/>
          <w14:textFill>
            <w14:solidFill>
              <w14:schemeClr w14:val="tx1"/>
            </w14:solidFill>
          </w14:textFill>
        </w:rPr>
      </w:pPr>
      <w:r>
        <w:rPr>
          <w:rFonts w:hint="eastAsia" w:asciiTheme="minorEastAsia" w:hAnsiTheme="minorEastAsia" w:eastAsiaTheme="minorEastAsia"/>
          <w:b/>
          <w:color w:val="000000" w:themeColor="text1"/>
          <w:kern w:val="0"/>
          <w:sz w:val="24"/>
          <w14:textFill>
            <w14:solidFill>
              <w14:schemeClr w14:val="tx1"/>
            </w14:solidFill>
          </w14:textFill>
        </w:rPr>
        <w:t>2、审查内容具体要求及格式详见第七章附件。</w:t>
      </w:r>
    </w:p>
    <w:p w14:paraId="439C27E2">
      <w:pPr>
        <w:widowControl/>
        <w:jc w:val="left"/>
        <w:rPr>
          <w:rFonts w:hint="eastAsia" w:asciiTheme="minorEastAsia" w:hAnsiTheme="minorEastAsia" w:eastAsiaTheme="minorEastAsia"/>
          <w:b/>
          <w:color w:val="000000" w:themeColor="text1"/>
          <w:kern w:val="0"/>
          <w:sz w:val="24"/>
          <w14:textFill>
            <w14:solidFill>
              <w14:schemeClr w14:val="tx1"/>
            </w14:solidFill>
          </w14:textFill>
        </w:rPr>
      </w:pPr>
      <w:r>
        <w:rPr>
          <w:rFonts w:asciiTheme="minorEastAsia" w:hAnsiTheme="minorEastAsia" w:eastAsiaTheme="minorEastAsia"/>
          <w:b/>
          <w:color w:val="000000" w:themeColor="text1"/>
          <w:kern w:val="0"/>
          <w:sz w:val="24"/>
          <w14:textFill>
            <w14:solidFill>
              <w14:schemeClr w14:val="tx1"/>
            </w14:solidFill>
          </w14:textFill>
        </w:rPr>
        <w:br w:type="page"/>
      </w:r>
    </w:p>
    <w:p w14:paraId="33A5B61F">
      <w:pPr>
        <w:widowControl/>
        <w:spacing w:line="360" w:lineRule="auto"/>
        <w:ind w:firstLine="480"/>
        <w:rPr>
          <w:rFonts w:hint="eastAsia" w:asciiTheme="minorEastAsia" w:hAnsiTheme="minorEastAsia" w:eastAsiaTheme="minorEastAsia"/>
          <w:b/>
          <w:color w:val="000000" w:themeColor="text1"/>
          <w:kern w:val="0"/>
          <w:sz w:val="24"/>
          <w14:textFill>
            <w14:solidFill>
              <w14:schemeClr w14:val="tx1"/>
            </w14:solidFill>
          </w14:textFill>
        </w:rPr>
      </w:pPr>
      <w:r>
        <w:rPr>
          <w:rFonts w:hint="eastAsia" w:asciiTheme="minorEastAsia" w:hAnsiTheme="minorEastAsia" w:eastAsiaTheme="minorEastAsia"/>
          <w:b/>
          <w:color w:val="000000" w:themeColor="text1"/>
          <w:kern w:val="0"/>
          <w:sz w:val="24"/>
          <w14:textFill>
            <w14:solidFill>
              <w14:schemeClr w14:val="tx1"/>
            </w14:solidFill>
          </w14:textFill>
        </w:rPr>
        <w:t>二、响应文件符合性审查</w:t>
      </w:r>
    </w:p>
    <w:tbl>
      <w:tblPr>
        <w:tblStyle w:val="45"/>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371"/>
      </w:tblGrid>
      <w:tr w14:paraId="5E07F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4" w:hRule="atLeast"/>
        </w:trPr>
        <w:tc>
          <w:tcPr>
            <w:tcW w:w="1101" w:type="dxa"/>
            <w:tcBorders>
              <w:top w:val="single" w:color="auto" w:sz="4" w:space="0"/>
              <w:left w:val="single" w:color="auto" w:sz="4" w:space="0"/>
              <w:right w:val="single" w:color="auto" w:sz="4" w:space="0"/>
            </w:tcBorders>
            <w:vAlign w:val="center"/>
          </w:tcPr>
          <w:p w14:paraId="2FB0026A">
            <w:pPr>
              <w:spacing w:line="400" w:lineRule="exact"/>
              <w:jc w:val="center"/>
              <w:rPr>
                <w:rFonts w:hint="eastAsia" w:asciiTheme="minorEastAsia" w:hAnsiTheme="minorEastAsia" w:eastAsiaTheme="minorEastAsia"/>
                <w:b/>
                <w:color w:val="000000" w:themeColor="text1"/>
                <w:sz w:val="24"/>
                <w:szCs w:val="24"/>
                <w14:textFill>
                  <w14:solidFill>
                    <w14:schemeClr w14:val="tx1"/>
                  </w14:solidFill>
                </w14:textFill>
              </w:rPr>
            </w:pPr>
            <w:r>
              <w:rPr>
                <w:rFonts w:asciiTheme="minorEastAsia" w:hAnsiTheme="minorEastAsia" w:eastAsiaTheme="minorEastAsia"/>
                <w:b/>
                <w:color w:val="000000" w:themeColor="text1"/>
                <w:kern w:val="0"/>
                <w:sz w:val="24"/>
                <w14:textFill>
                  <w14:solidFill>
                    <w14:schemeClr w14:val="tx1"/>
                  </w14:solidFill>
                </w14:textFill>
              </w:rPr>
              <w:br w:type="page"/>
            </w:r>
            <w:r>
              <w:rPr>
                <w:rFonts w:asciiTheme="minorEastAsia" w:hAnsiTheme="minorEastAsia" w:eastAsiaTheme="minorEastAsia"/>
                <w:b/>
                <w:color w:val="000000" w:themeColor="text1"/>
                <w:sz w:val="24"/>
                <w:szCs w:val="24"/>
                <w14:textFill>
                  <w14:solidFill>
                    <w14:schemeClr w14:val="tx1"/>
                  </w14:solidFill>
                </w14:textFill>
              </w:rPr>
              <w:t>序号</w:t>
            </w:r>
          </w:p>
        </w:tc>
        <w:tc>
          <w:tcPr>
            <w:tcW w:w="7371" w:type="dxa"/>
            <w:tcBorders>
              <w:top w:val="single" w:color="auto" w:sz="4" w:space="0"/>
              <w:left w:val="single" w:color="auto" w:sz="4" w:space="0"/>
              <w:right w:val="single" w:color="auto" w:sz="4" w:space="0"/>
            </w:tcBorders>
            <w:vAlign w:val="center"/>
          </w:tcPr>
          <w:p w14:paraId="0B687AAF">
            <w:pPr>
              <w:spacing w:line="400" w:lineRule="exact"/>
              <w:jc w:val="center"/>
              <w:rPr>
                <w:rFonts w:hint="eastAsia" w:asciiTheme="minorEastAsia" w:hAnsiTheme="minorEastAsia" w:eastAsiaTheme="minorEastAsia"/>
                <w:b/>
                <w:color w:val="000000" w:themeColor="text1"/>
                <w:sz w:val="24"/>
                <w:szCs w:val="24"/>
                <w14:textFill>
                  <w14:solidFill>
                    <w14:schemeClr w14:val="tx1"/>
                  </w14:solidFill>
                </w14:textFill>
              </w:rPr>
            </w:pPr>
            <w:r>
              <w:rPr>
                <w:rFonts w:hint="eastAsia" w:asciiTheme="minorEastAsia" w:hAnsiTheme="minorEastAsia" w:eastAsiaTheme="minorEastAsia"/>
                <w:b/>
                <w:color w:val="000000" w:themeColor="text1"/>
                <w:sz w:val="24"/>
                <w:szCs w:val="24"/>
                <w14:textFill>
                  <w14:solidFill>
                    <w14:schemeClr w14:val="tx1"/>
                  </w14:solidFill>
                </w14:textFill>
              </w:rPr>
              <w:t>审查</w:t>
            </w:r>
            <w:r>
              <w:rPr>
                <w:rFonts w:asciiTheme="minorEastAsia" w:hAnsiTheme="minorEastAsia" w:eastAsiaTheme="minorEastAsia"/>
                <w:b/>
                <w:color w:val="000000" w:themeColor="text1"/>
                <w:sz w:val="24"/>
                <w:szCs w:val="24"/>
                <w14:textFill>
                  <w14:solidFill>
                    <w14:schemeClr w14:val="tx1"/>
                  </w14:solidFill>
                </w14:textFill>
              </w:rPr>
              <w:t>内容</w:t>
            </w:r>
          </w:p>
        </w:tc>
      </w:tr>
      <w:tr w14:paraId="3145F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4" w:hRule="atLeast"/>
        </w:trPr>
        <w:tc>
          <w:tcPr>
            <w:tcW w:w="1101" w:type="dxa"/>
            <w:tcBorders>
              <w:top w:val="single" w:color="auto" w:sz="4" w:space="0"/>
              <w:left w:val="single" w:color="auto" w:sz="4" w:space="0"/>
              <w:right w:val="single" w:color="auto" w:sz="4" w:space="0"/>
            </w:tcBorders>
            <w:vAlign w:val="center"/>
          </w:tcPr>
          <w:p w14:paraId="05CB824F">
            <w:pPr>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1</w:t>
            </w:r>
          </w:p>
        </w:tc>
        <w:tc>
          <w:tcPr>
            <w:tcW w:w="7371" w:type="dxa"/>
            <w:tcBorders>
              <w:top w:val="single" w:color="auto" w:sz="4" w:space="0"/>
              <w:left w:val="single" w:color="auto" w:sz="4" w:space="0"/>
              <w:right w:val="single" w:color="auto" w:sz="4" w:space="0"/>
            </w:tcBorders>
            <w:vAlign w:val="center"/>
          </w:tcPr>
          <w:p w14:paraId="07DBE03D">
            <w:pPr>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1"/>
                <w14:textFill>
                  <w14:solidFill>
                    <w14:schemeClr w14:val="tx1"/>
                  </w14:solidFill>
                </w14:textFill>
              </w:rPr>
              <w:t>响应文件按遴选文件要求签署、盖章</w:t>
            </w:r>
          </w:p>
        </w:tc>
      </w:tr>
      <w:tr w14:paraId="43930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4" w:hRule="atLeast"/>
        </w:trPr>
        <w:tc>
          <w:tcPr>
            <w:tcW w:w="1101" w:type="dxa"/>
            <w:tcBorders>
              <w:top w:val="single" w:color="auto" w:sz="4" w:space="0"/>
              <w:left w:val="single" w:color="auto" w:sz="4" w:space="0"/>
              <w:right w:val="single" w:color="auto" w:sz="4" w:space="0"/>
            </w:tcBorders>
            <w:vAlign w:val="center"/>
          </w:tcPr>
          <w:p w14:paraId="7EFD6D99">
            <w:pPr>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2</w:t>
            </w:r>
          </w:p>
        </w:tc>
        <w:tc>
          <w:tcPr>
            <w:tcW w:w="7371" w:type="dxa"/>
            <w:tcBorders>
              <w:top w:val="single" w:color="auto" w:sz="4" w:space="0"/>
              <w:left w:val="single" w:color="auto" w:sz="4" w:space="0"/>
              <w:right w:val="single" w:color="auto" w:sz="4" w:space="0"/>
            </w:tcBorders>
            <w:vAlign w:val="center"/>
          </w:tcPr>
          <w:p w14:paraId="24F59870">
            <w:pPr>
              <w:rPr>
                <w:rFonts w:hint="eastAsia" w:asciiTheme="minorEastAsia" w:hAnsiTheme="minorEastAsia" w:eastAsiaTheme="minorEastAsia"/>
                <w:color w:val="000000" w:themeColor="text1"/>
                <w:sz w:val="24"/>
                <w:szCs w:val="21"/>
                <w14:textFill>
                  <w14:solidFill>
                    <w14:schemeClr w14:val="tx1"/>
                  </w14:solidFill>
                </w14:textFill>
              </w:rPr>
            </w:pPr>
            <w:r>
              <w:rPr>
                <w:rFonts w:hint="eastAsia" w:asciiTheme="minorEastAsia" w:hAnsiTheme="minorEastAsia" w:eastAsiaTheme="minorEastAsia"/>
                <w:color w:val="000000" w:themeColor="text1"/>
                <w:sz w:val="24"/>
                <w:szCs w:val="21"/>
                <w14:textFill>
                  <w14:solidFill>
                    <w14:schemeClr w14:val="tx1"/>
                  </w14:solidFill>
                </w14:textFill>
              </w:rPr>
              <w:t>报价未超过遴选文件中规定的预算金额/单项最高限价</w:t>
            </w:r>
          </w:p>
        </w:tc>
      </w:tr>
      <w:tr w14:paraId="47096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4" w:hRule="atLeast"/>
        </w:trPr>
        <w:tc>
          <w:tcPr>
            <w:tcW w:w="1101" w:type="dxa"/>
            <w:tcBorders>
              <w:top w:val="single" w:color="auto" w:sz="4" w:space="0"/>
              <w:left w:val="single" w:color="auto" w:sz="4" w:space="0"/>
              <w:right w:val="single" w:color="auto" w:sz="4" w:space="0"/>
            </w:tcBorders>
            <w:vAlign w:val="center"/>
          </w:tcPr>
          <w:p w14:paraId="45FB175D">
            <w:pPr>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3</w:t>
            </w:r>
          </w:p>
        </w:tc>
        <w:tc>
          <w:tcPr>
            <w:tcW w:w="7371" w:type="dxa"/>
            <w:tcBorders>
              <w:top w:val="single" w:color="auto" w:sz="4" w:space="0"/>
              <w:left w:val="single" w:color="auto" w:sz="4" w:space="0"/>
              <w:right w:val="single" w:color="auto" w:sz="4" w:space="0"/>
            </w:tcBorders>
            <w:vAlign w:val="center"/>
          </w:tcPr>
          <w:p w14:paraId="4C97B5B4">
            <w:pPr>
              <w:rPr>
                <w:rFonts w:hint="eastAsia" w:asciiTheme="minorEastAsia" w:hAnsiTheme="minorEastAsia" w:eastAsiaTheme="minorEastAsia"/>
                <w:color w:val="000000" w:themeColor="text1"/>
                <w:sz w:val="24"/>
                <w:szCs w:val="21"/>
                <w14:textFill>
                  <w14:solidFill>
                    <w14:schemeClr w14:val="tx1"/>
                  </w14:solidFill>
                </w14:textFill>
              </w:rPr>
            </w:pPr>
            <w:r>
              <w:rPr>
                <w:rFonts w:hint="eastAsia" w:asciiTheme="minorEastAsia" w:hAnsiTheme="minorEastAsia" w:eastAsiaTheme="minorEastAsia"/>
                <w:color w:val="000000" w:themeColor="text1"/>
                <w:sz w:val="24"/>
                <w:szCs w:val="21"/>
                <w14:textFill>
                  <w14:solidFill>
                    <w14:schemeClr w14:val="tx1"/>
                  </w14:solidFill>
                </w14:textFill>
              </w:rPr>
              <w:t>响应文件未含有遴选人不能接受的附加条件</w:t>
            </w:r>
          </w:p>
        </w:tc>
      </w:tr>
      <w:tr w14:paraId="41225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4" w:hRule="atLeast"/>
        </w:trPr>
        <w:tc>
          <w:tcPr>
            <w:tcW w:w="1101" w:type="dxa"/>
            <w:tcBorders>
              <w:top w:val="single" w:color="auto" w:sz="4" w:space="0"/>
              <w:left w:val="single" w:color="auto" w:sz="4" w:space="0"/>
              <w:right w:val="single" w:color="auto" w:sz="4" w:space="0"/>
            </w:tcBorders>
            <w:vAlign w:val="center"/>
          </w:tcPr>
          <w:p w14:paraId="758D253B">
            <w:pPr>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4</w:t>
            </w:r>
          </w:p>
        </w:tc>
        <w:tc>
          <w:tcPr>
            <w:tcW w:w="7371" w:type="dxa"/>
            <w:tcBorders>
              <w:top w:val="single" w:color="auto" w:sz="4" w:space="0"/>
              <w:left w:val="single" w:color="auto" w:sz="4" w:space="0"/>
              <w:right w:val="single" w:color="auto" w:sz="4" w:space="0"/>
            </w:tcBorders>
            <w:vAlign w:val="center"/>
          </w:tcPr>
          <w:p w14:paraId="373239B4">
            <w:pPr>
              <w:rPr>
                <w:rFonts w:hint="eastAsia" w:asciiTheme="minorEastAsia" w:hAnsiTheme="minorEastAsia" w:eastAsiaTheme="minorEastAsia"/>
                <w:color w:val="000000" w:themeColor="text1"/>
                <w:sz w:val="24"/>
                <w:szCs w:val="21"/>
                <w14:textFill>
                  <w14:solidFill>
                    <w14:schemeClr w14:val="tx1"/>
                  </w14:solidFill>
                </w14:textFill>
              </w:rPr>
            </w:pPr>
            <w:r>
              <w:rPr>
                <w:rFonts w:hint="eastAsia" w:asciiTheme="minorEastAsia" w:hAnsiTheme="minorEastAsia" w:eastAsiaTheme="minorEastAsia"/>
                <w:color w:val="000000" w:themeColor="text1"/>
                <w:sz w:val="24"/>
                <w:szCs w:val="21"/>
                <w14:textFill>
                  <w14:solidFill>
                    <w14:schemeClr w14:val="tx1"/>
                  </w14:solidFill>
                </w14:textFill>
              </w:rPr>
              <w:t>响应文件满足遴选文件第四章《采购需求》中★号条款要求</w:t>
            </w:r>
          </w:p>
        </w:tc>
      </w:tr>
      <w:tr w14:paraId="3BED1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4" w:hRule="atLeast"/>
        </w:trPr>
        <w:tc>
          <w:tcPr>
            <w:tcW w:w="1101" w:type="dxa"/>
            <w:tcBorders>
              <w:top w:val="single" w:color="auto" w:sz="4" w:space="0"/>
              <w:left w:val="single" w:color="auto" w:sz="4" w:space="0"/>
              <w:bottom w:val="single" w:color="auto" w:sz="4" w:space="0"/>
              <w:right w:val="single" w:color="auto" w:sz="4" w:space="0"/>
            </w:tcBorders>
            <w:vAlign w:val="center"/>
          </w:tcPr>
          <w:p w14:paraId="6C796203">
            <w:pPr>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5</w:t>
            </w:r>
          </w:p>
        </w:tc>
        <w:tc>
          <w:tcPr>
            <w:tcW w:w="7371" w:type="dxa"/>
            <w:tcBorders>
              <w:top w:val="single" w:color="auto" w:sz="4" w:space="0"/>
              <w:left w:val="single" w:color="auto" w:sz="4" w:space="0"/>
              <w:bottom w:val="single" w:color="auto" w:sz="4" w:space="0"/>
              <w:right w:val="single" w:color="auto" w:sz="4" w:space="0"/>
            </w:tcBorders>
            <w:vAlign w:val="center"/>
          </w:tcPr>
          <w:p w14:paraId="2338E827">
            <w:pP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不存在“供应商须知”第22</w:t>
            </w:r>
            <w:r>
              <w:rPr>
                <w:rFonts w:hint="eastAsia" w:asciiTheme="minorEastAsia" w:hAnsiTheme="minorEastAsia" w:eastAsiaTheme="minorEastAsia"/>
                <w:color w:val="000000" w:themeColor="text1"/>
                <w:sz w:val="24"/>
                <w:szCs w:val="24"/>
                <w14:textFill>
                  <w14:solidFill>
                    <w14:schemeClr w14:val="tx1"/>
                  </w14:solidFill>
                </w14:textFill>
              </w:rPr>
              <w:t>.2、22.3条款中规定的响应</w:t>
            </w:r>
            <w:r>
              <w:rPr>
                <w:rFonts w:asciiTheme="minorEastAsia" w:hAnsiTheme="minorEastAsia" w:eastAsiaTheme="minorEastAsia"/>
                <w:color w:val="000000" w:themeColor="text1"/>
                <w:sz w:val="24"/>
                <w:szCs w:val="24"/>
                <w14:textFill>
                  <w14:solidFill>
                    <w14:schemeClr w14:val="tx1"/>
                  </w14:solidFill>
                </w14:textFill>
              </w:rPr>
              <w:t>无效情形</w:t>
            </w:r>
          </w:p>
        </w:tc>
      </w:tr>
      <w:tr w14:paraId="2298C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4" w:hRule="atLeast"/>
        </w:trPr>
        <w:tc>
          <w:tcPr>
            <w:tcW w:w="1101" w:type="dxa"/>
            <w:tcBorders>
              <w:top w:val="single" w:color="auto" w:sz="4" w:space="0"/>
              <w:left w:val="single" w:color="auto" w:sz="4" w:space="0"/>
              <w:bottom w:val="single" w:color="auto" w:sz="4" w:space="0"/>
              <w:right w:val="single" w:color="auto" w:sz="4" w:space="0"/>
            </w:tcBorders>
            <w:vAlign w:val="center"/>
          </w:tcPr>
          <w:p w14:paraId="324502ED">
            <w:pPr>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6</w:t>
            </w:r>
          </w:p>
        </w:tc>
        <w:tc>
          <w:tcPr>
            <w:tcW w:w="7371" w:type="dxa"/>
            <w:tcBorders>
              <w:top w:val="single" w:color="auto" w:sz="4" w:space="0"/>
              <w:left w:val="single" w:color="auto" w:sz="4" w:space="0"/>
              <w:bottom w:val="single" w:color="auto" w:sz="4" w:space="0"/>
              <w:right w:val="single" w:color="auto" w:sz="4" w:space="0"/>
            </w:tcBorders>
            <w:vAlign w:val="center"/>
          </w:tcPr>
          <w:p w14:paraId="7D909F7E">
            <w:pPr>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按照遴选文件附件</w:t>
            </w:r>
            <w:r>
              <w:rPr>
                <w:rFonts w:asciiTheme="minorEastAsia" w:hAnsiTheme="minorEastAsia" w:eastAsiaTheme="minorEastAsia"/>
                <w:color w:val="000000" w:themeColor="text1"/>
                <w:sz w:val="24"/>
                <w:szCs w:val="24"/>
                <w14:textFill>
                  <w14:solidFill>
                    <w14:schemeClr w14:val="tx1"/>
                  </w14:solidFill>
                </w14:textFill>
              </w:rPr>
              <w:t>13</w:t>
            </w:r>
            <w:r>
              <w:rPr>
                <w:rFonts w:hint="eastAsia" w:asciiTheme="minorEastAsia" w:hAnsiTheme="minorEastAsia" w:eastAsiaTheme="minorEastAsia"/>
                <w:color w:val="000000" w:themeColor="text1"/>
                <w:sz w:val="24"/>
                <w:szCs w:val="24"/>
                <w14:textFill>
                  <w14:solidFill>
                    <w14:schemeClr w14:val="tx1"/>
                  </w14:solidFill>
                </w14:textFill>
              </w:rPr>
              <w:t>要求提供《北京市公安局供应商不良行为记录告知书》</w:t>
            </w:r>
          </w:p>
        </w:tc>
      </w:tr>
      <w:tr w14:paraId="589E7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4" w:hRule="atLeast"/>
        </w:trPr>
        <w:tc>
          <w:tcPr>
            <w:tcW w:w="1101" w:type="dxa"/>
            <w:tcBorders>
              <w:top w:val="single" w:color="auto" w:sz="4" w:space="0"/>
              <w:left w:val="single" w:color="auto" w:sz="4" w:space="0"/>
              <w:right w:val="single" w:color="auto" w:sz="4" w:space="0"/>
            </w:tcBorders>
            <w:vAlign w:val="center"/>
          </w:tcPr>
          <w:p w14:paraId="4DF054D9">
            <w:pPr>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7</w:t>
            </w:r>
          </w:p>
        </w:tc>
        <w:tc>
          <w:tcPr>
            <w:tcW w:w="7371" w:type="dxa"/>
            <w:tcBorders>
              <w:top w:val="single" w:color="auto" w:sz="4" w:space="0"/>
              <w:left w:val="single" w:color="auto" w:sz="4" w:space="0"/>
              <w:right w:val="single" w:color="auto" w:sz="4" w:space="0"/>
            </w:tcBorders>
            <w:vAlign w:val="center"/>
          </w:tcPr>
          <w:p w14:paraId="3CFC38E9">
            <w:pP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不存在</w:t>
            </w:r>
            <w:r>
              <w:rPr>
                <w:rFonts w:hint="eastAsia" w:asciiTheme="minorEastAsia" w:hAnsiTheme="minorEastAsia" w:eastAsiaTheme="minorEastAsia"/>
                <w:color w:val="000000" w:themeColor="text1"/>
                <w:sz w:val="24"/>
                <w:szCs w:val="21"/>
                <w14:textFill>
                  <w14:solidFill>
                    <w14:schemeClr w14:val="tx1"/>
                  </w14:solidFill>
                </w14:textFill>
              </w:rPr>
              <w:t>法律、法规和遴选文件规定的其他无效情形</w:t>
            </w:r>
          </w:p>
        </w:tc>
      </w:tr>
    </w:tbl>
    <w:p w14:paraId="78906137">
      <w:pPr>
        <w:widowControl/>
        <w:jc w:val="left"/>
        <w:rPr>
          <w:rFonts w:hint="eastAsia" w:asciiTheme="minorEastAsia" w:hAnsiTheme="minorEastAsia" w:eastAsiaTheme="minorEastAsia"/>
          <w:color w:val="000000" w:themeColor="text1"/>
          <w:kern w:val="0"/>
          <w:sz w:val="24"/>
          <w14:textFill>
            <w14:solidFill>
              <w14:schemeClr w14:val="tx1"/>
            </w14:solidFill>
          </w14:textFill>
        </w:rPr>
      </w:pPr>
    </w:p>
    <w:p w14:paraId="3C263190">
      <w:pPr>
        <w:widowControl/>
        <w:numPr>
          <w:ilvl w:val="0"/>
          <w:numId w:val="10"/>
        </w:numPr>
        <w:spacing w:line="360" w:lineRule="auto"/>
        <w:ind w:firstLine="482" w:firstLineChars="200"/>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b/>
          <w:color w:val="000000" w:themeColor="text1"/>
          <w:kern w:val="0"/>
          <w:sz w:val="24"/>
          <w14:textFill>
            <w14:solidFill>
              <w14:schemeClr w14:val="tx1"/>
            </w14:solidFill>
          </w14:textFill>
        </w:rPr>
        <w:t>本次</w:t>
      </w:r>
      <w:r>
        <w:rPr>
          <w:rFonts w:hint="eastAsia" w:asciiTheme="minorEastAsia" w:hAnsiTheme="minorEastAsia" w:eastAsiaTheme="minorEastAsia"/>
          <w:b/>
          <w:color w:val="000000" w:themeColor="text1"/>
          <w:kern w:val="0"/>
          <w:sz w:val="24"/>
          <w14:textFill>
            <w14:solidFill>
              <w14:schemeClr w14:val="tx1"/>
            </w14:solidFill>
          </w14:textFill>
        </w:rPr>
        <w:t>遴选</w:t>
      </w:r>
      <w:r>
        <w:rPr>
          <w:rFonts w:asciiTheme="minorEastAsia" w:hAnsiTheme="minorEastAsia" w:eastAsiaTheme="minorEastAsia"/>
          <w:b/>
          <w:color w:val="000000" w:themeColor="text1"/>
          <w:kern w:val="0"/>
          <w:sz w:val="24"/>
          <w14:textFill>
            <w14:solidFill>
              <w14:schemeClr w14:val="tx1"/>
            </w14:solidFill>
          </w14:textFill>
        </w:rPr>
        <w:t>采用综合评分法，</w:t>
      </w:r>
      <w:r>
        <w:rPr>
          <w:rFonts w:asciiTheme="minorEastAsia" w:hAnsiTheme="minorEastAsia" w:eastAsiaTheme="minorEastAsia"/>
          <w:b/>
          <w:color w:val="000000" w:themeColor="text1"/>
          <w:sz w:val="24"/>
          <w:szCs w:val="24"/>
          <w14:textFill>
            <w14:solidFill>
              <w14:schemeClr w14:val="tx1"/>
            </w14:solidFill>
          </w14:textFill>
        </w:rPr>
        <w:t>即响应文件满足</w:t>
      </w:r>
      <w:r>
        <w:rPr>
          <w:rFonts w:hint="eastAsia" w:asciiTheme="minorEastAsia" w:hAnsiTheme="minorEastAsia" w:eastAsiaTheme="minorEastAsia"/>
          <w:b/>
          <w:color w:val="000000" w:themeColor="text1"/>
          <w:sz w:val="24"/>
          <w:szCs w:val="24"/>
          <w14:textFill>
            <w14:solidFill>
              <w14:schemeClr w14:val="tx1"/>
            </w14:solidFill>
          </w14:textFill>
        </w:rPr>
        <w:t>遴选</w:t>
      </w:r>
      <w:r>
        <w:rPr>
          <w:rFonts w:asciiTheme="minorEastAsia" w:hAnsiTheme="minorEastAsia" w:eastAsiaTheme="minorEastAsia"/>
          <w:b/>
          <w:color w:val="000000" w:themeColor="text1"/>
          <w:sz w:val="24"/>
          <w:szCs w:val="24"/>
          <w14:textFill>
            <w14:solidFill>
              <w14:schemeClr w14:val="tx1"/>
            </w14:solidFill>
          </w14:textFill>
        </w:rPr>
        <w:t>文件全部实质性要求且按照评审因素的量化指标评审得分最高的供应商为成交候选人的评审方法</w:t>
      </w:r>
      <w:r>
        <w:rPr>
          <w:rFonts w:asciiTheme="minorEastAsia" w:hAnsiTheme="minorEastAsia" w:eastAsiaTheme="minorEastAsia"/>
          <w:b/>
          <w:color w:val="000000" w:themeColor="text1"/>
          <w:kern w:val="0"/>
          <w:sz w:val="24"/>
          <w14:textFill>
            <w14:solidFill>
              <w14:schemeClr w14:val="tx1"/>
            </w14:solidFill>
          </w14:textFill>
        </w:rPr>
        <w:t>。</w:t>
      </w:r>
    </w:p>
    <w:p w14:paraId="31328861">
      <w:pPr>
        <w:widowControl/>
        <w:spacing w:line="360" w:lineRule="auto"/>
        <w:ind w:firstLine="482" w:firstLineChars="200"/>
        <w:rPr>
          <w:rFonts w:hint="eastAsia" w:asciiTheme="minorEastAsia" w:hAnsiTheme="minorEastAsia" w:eastAsiaTheme="minorEastAsia"/>
          <w:b/>
          <w:color w:val="000000" w:themeColor="text1"/>
          <w:kern w:val="0"/>
          <w:sz w:val="24"/>
          <w:szCs w:val="24"/>
          <w14:textFill>
            <w14:solidFill>
              <w14:schemeClr w14:val="tx1"/>
            </w14:solidFill>
          </w14:textFill>
        </w:rPr>
      </w:pPr>
      <w:r>
        <w:rPr>
          <w:rFonts w:hint="eastAsia" w:asciiTheme="minorEastAsia" w:hAnsiTheme="minorEastAsia" w:eastAsiaTheme="minorEastAsia"/>
          <w:b/>
          <w:color w:val="000000" w:themeColor="text1"/>
          <w:kern w:val="0"/>
          <w:sz w:val="24"/>
          <w:szCs w:val="24"/>
          <w14:textFill>
            <w14:solidFill>
              <w14:schemeClr w14:val="tx1"/>
            </w14:solidFill>
          </w14:textFill>
        </w:rPr>
        <w:t>四、说明：</w:t>
      </w:r>
    </w:p>
    <w:p w14:paraId="3060242B">
      <w:pPr>
        <w:widowControl/>
        <w:spacing w:line="360" w:lineRule="auto"/>
        <w:ind w:firstLine="482" w:firstLineChars="200"/>
        <w:rPr>
          <w:rFonts w:hint="eastAsia" w:asciiTheme="minorEastAsia" w:hAnsiTheme="minorEastAsia" w:eastAsiaTheme="minorEastAsia"/>
          <w:b/>
          <w:color w:val="000000" w:themeColor="text1"/>
          <w:kern w:val="0"/>
          <w:sz w:val="24"/>
          <w14:textFill>
            <w14:solidFill>
              <w14:schemeClr w14:val="tx1"/>
            </w14:solidFill>
          </w14:textFill>
        </w:rPr>
      </w:pPr>
      <w:r>
        <w:rPr>
          <w:rFonts w:hint="eastAsia" w:asciiTheme="minorEastAsia" w:hAnsiTheme="minorEastAsia" w:eastAsiaTheme="minorEastAsia"/>
          <w:b/>
          <w:color w:val="000000" w:themeColor="text1"/>
          <w:kern w:val="0"/>
          <w:sz w:val="24"/>
          <w:szCs w:val="24"/>
          <w14:textFill>
            <w14:solidFill>
              <w14:schemeClr w14:val="tx1"/>
            </w14:solidFill>
          </w14:textFill>
        </w:rPr>
        <w:t>评审</w:t>
      </w:r>
      <w:r>
        <w:rPr>
          <w:rFonts w:asciiTheme="minorEastAsia" w:hAnsiTheme="minorEastAsia" w:eastAsiaTheme="minorEastAsia"/>
          <w:b/>
          <w:color w:val="000000" w:themeColor="text1"/>
          <w:kern w:val="0"/>
          <w:sz w:val="24"/>
          <w:szCs w:val="24"/>
          <w14:textFill>
            <w14:solidFill>
              <w14:schemeClr w14:val="tx1"/>
            </w14:solidFill>
          </w14:textFill>
        </w:rPr>
        <w:t>委员会有权判定</w:t>
      </w:r>
      <w:r>
        <w:rPr>
          <w:rFonts w:hint="eastAsia" w:asciiTheme="minorEastAsia" w:hAnsiTheme="minorEastAsia" w:eastAsiaTheme="minorEastAsia"/>
          <w:b/>
          <w:color w:val="000000" w:themeColor="text1"/>
          <w:kern w:val="0"/>
          <w:sz w:val="24"/>
          <w:szCs w:val="24"/>
          <w14:textFill>
            <w14:solidFill>
              <w14:schemeClr w14:val="tx1"/>
            </w14:solidFill>
          </w14:textFill>
        </w:rPr>
        <w:t>明显低于其他通过符合性审查供应商的报价</w:t>
      </w:r>
      <w:r>
        <w:rPr>
          <w:rFonts w:asciiTheme="minorEastAsia" w:hAnsiTheme="minorEastAsia" w:eastAsiaTheme="minorEastAsia"/>
          <w:b/>
          <w:color w:val="000000" w:themeColor="text1"/>
          <w:kern w:val="0"/>
          <w:sz w:val="24"/>
          <w:szCs w:val="24"/>
          <w14:textFill>
            <w14:solidFill>
              <w14:schemeClr w14:val="tx1"/>
            </w14:solidFill>
          </w14:textFill>
        </w:rPr>
        <w:t>的投标报价是无效报价，经</w:t>
      </w:r>
      <w:r>
        <w:rPr>
          <w:rFonts w:hint="eastAsia" w:asciiTheme="minorEastAsia" w:hAnsiTheme="minorEastAsia" w:eastAsiaTheme="minorEastAsia"/>
          <w:b/>
          <w:color w:val="000000" w:themeColor="text1"/>
          <w:kern w:val="0"/>
          <w:sz w:val="24"/>
          <w:szCs w:val="24"/>
          <w14:textFill>
            <w14:solidFill>
              <w14:schemeClr w14:val="tx1"/>
            </w14:solidFill>
          </w14:textFill>
        </w:rPr>
        <w:t>评审</w:t>
      </w:r>
      <w:r>
        <w:rPr>
          <w:rFonts w:asciiTheme="minorEastAsia" w:hAnsiTheme="minorEastAsia" w:eastAsiaTheme="minorEastAsia"/>
          <w:b/>
          <w:color w:val="000000" w:themeColor="text1"/>
          <w:kern w:val="0"/>
          <w:sz w:val="24"/>
          <w:szCs w:val="24"/>
          <w14:textFill>
            <w14:solidFill>
              <w14:schemeClr w14:val="tx1"/>
            </w14:solidFill>
          </w14:textFill>
        </w:rPr>
        <w:t>委员会判定合格</w:t>
      </w:r>
      <w:r>
        <w:rPr>
          <w:rFonts w:hint="eastAsia" w:asciiTheme="minorEastAsia" w:hAnsiTheme="minorEastAsia" w:eastAsiaTheme="minorEastAsia"/>
          <w:b/>
          <w:color w:val="000000" w:themeColor="text1"/>
          <w:kern w:val="0"/>
          <w:sz w:val="24"/>
          <w:szCs w:val="24"/>
          <w14:textFill>
            <w14:solidFill>
              <w14:schemeClr w14:val="tx1"/>
            </w14:solidFill>
          </w14:textFill>
        </w:rPr>
        <w:t>供应商</w:t>
      </w:r>
      <w:r>
        <w:rPr>
          <w:rFonts w:asciiTheme="minorEastAsia" w:hAnsiTheme="minorEastAsia" w:eastAsiaTheme="minorEastAsia"/>
          <w:b/>
          <w:color w:val="000000" w:themeColor="text1"/>
          <w:kern w:val="0"/>
          <w:sz w:val="24"/>
          <w:szCs w:val="24"/>
          <w14:textFill>
            <w14:solidFill>
              <w14:schemeClr w14:val="tx1"/>
            </w14:solidFill>
          </w14:textFill>
        </w:rPr>
        <w:t>的报价为无效报价的，将不计入基准价计算</w:t>
      </w:r>
      <w:r>
        <w:rPr>
          <w:rFonts w:hint="eastAsia" w:asciiTheme="minorEastAsia" w:hAnsiTheme="minorEastAsia" w:eastAsiaTheme="minorEastAsia"/>
          <w:b/>
          <w:color w:val="000000" w:themeColor="text1"/>
          <w:kern w:val="0"/>
          <w:sz w:val="24"/>
          <w:szCs w:val="24"/>
          <w14:textFill>
            <w14:solidFill>
              <w14:schemeClr w14:val="tx1"/>
            </w14:solidFill>
          </w14:textFill>
        </w:rPr>
        <w:t>，其价格分为零分。供应商</w:t>
      </w:r>
      <w:r>
        <w:rPr>
          <w:rFonts w:asciiTheme="minorEastAsia" w:hAnsiTheme="minorEastAsia" w:eastAsiaTheme="minorEastAsia"/>
          <w:b/>
          <w:color w:val="000000" w:themeColor="text1"/>
          <w:kern w:val="0"/>
          <w:sz w:val="24"/>
          <w:szCs w:val="24"/>
          <w14:textFill>
            <w14:solidFill>
              <w14:schemeClr w14:val="tx1"/>
            </w14:solidFill>
          </w14:textFill>
        </w:rPr>
        <w:t>的</w:t>
      </w:r>
      <w:r>
        <w:rPr>
          <w:rFonts w:hint="eastAsia" w:asciiTheme="minorEastAsia" w:hAnsiTheme="minorEastAsia" w:eastAsiaTheme="minorEastAsia"/>
          <w:b/>
          <w:color w:val="000000" w:themeColor="text1"/>
          <w:kern w:val="0"/>
          <w:sz w:val="24"/>
          <w:szCs w:val="24"/>
          <w14:textFill>
            <w14:solidFill>
              <w14:schemeClr w14:val="tx1"/>
            </w14:solidFill>
          </w14:textFill>
        </w:rPr>
        <w:t>响应</w:t>
      </w:r>
      <w:r>
        <w:rPr>
          <w:rFonts w:asciiTheme="minorEastAsia" w:hAnsiTheme="minorEastAsia" w:eastAsiaTheme="minorEastAsia"/>
          <w:b/>
          <w:color w:val="000000" w:themeColor="text1"/>
          <w:kern w:val="0"/>
          <w:sz w:val="24"/>
          <w:szCs w:val="24"/>
          <w14:textFill>
            <w14:solidFill>
              <w14:schemeClr w14:val="tx1"/>
            </w14:solidFill>
          </w14:textFill>
        </w:rPr>
        <w:t>报价不得超过采购项目预算</w:t>
      </w:r>
      <w:r>
        <w:rPr>
          <w:rFonts w:hint="eastAsia" w:asciiTheme="minorEastAsia" w:hAnsiTheme="minorEastAsia" w:eastAsiaTheme="minorEastAsia"/>
          <w:b/>
          <w:color w:val="000000" w:themeColor="text1"/>
          <w:kern w:val="0"/>
          <w:sz w:val="24"/>
          <w:szCs w:val="24"/>
          <w14:textFill>
            <w14:solidFill>
              <w14:schemeClr w14:val="tx1"/>
            </w14:solidFill>
          </w14:textFill>
        </w:rPr>
        <w:t>和单价最高限价</w:t>
      </w:r>
      <w:r>
        <w:rPr>
          <w:rFonts w:asciiTheme="minorEastAsia" w:hAnsiTheme="minorEastAsia" w:eastAsiaTheme="minorEastAsia"/>
          <w:b/>
          <w:color w:val="000000" w:themeColor="text1"/>
          <w:kern w:val="0"/>
          <w:sz w:val="24"/>
          <w:szCs w:val="24"/>
          <w14:textFill>
            <w14:solidFill>
              <w14:schemeClr w14:val="tx1"/>
            </w14:solidFill>
          </w14:textFill>
        </w:rPr>
        <w:t>，否则其投标无效。</w:t>
      </w:r>
      <w:r>
        <w:rPr>
          <w:rFonts w:asciiTheme="minorEastAsia" w:hAnsiTheme="minorEastAsia" w:eastAsiaTheme="minorEastAsia"/>
          <w:b/>
          <w:color w:val="000000" w:themeColor="text1"/>
          <w:kern w:val="0"/>
          <w:sz w:val="24"/>
          <w14:textFill>
            <w14:solidFill>
              <w14:schemeClr w14:val="tx1"/>
            </w14:solidFill>
          </w14:textFill>
        </w:rPr>
        <w:br w:type="page"/>
      </w:r>
    </w:p>
    <w:p w14:paraId="3BEA3826">
      <w:pPr>
        <w:spacing w:line="360" w:lineRule="auto"/>
        <w:jc w:val="center"/>
        <w:rPr>
          <w:rStyle w:val="52"/>
          <w:color w:val="000000" w:themeColor="text1"/>
          <w14:textFill>
            <w14:solidFill>
              <w14:schemeClr w14:val="tx1"/>
            </w14:solidFill>
          </w14:textFill>
        </w:rPr>
      </w:pPr>
      <w:commentRangeStart w:id="10"/>
      <w:r>
        <w:rPr>
          <w:rFonts w:hint="eastAsia" w:cs="仿宋" w:asciiTheme="minorEastAsia" w:hAnsiTheme="minorEastAsia" w:eastAsiaTheme="minorEastAsia"/>
          <w:b/>
          <w:color w:val="000000" w:themeColor="text1"/>
          <w:sz w:val="32"/>
          <w:szCs w:val="32"/>
          <w14:textFill>
            <w14:solidFill>
              <w14:schemeClr w14:val="tx1"/>
            </w14:solidFill>
          </w14:textFill>
        </w:rPr>
        <w:t>评分标准细则</w:t>
      </w:r>
      <w:commentRangeEnd w:id="10"/>
      <w:r>
        <w:commentReference w:id="10"/>
      </w:r>
    </w:p>
    <w:tbl>
      <w:tblPr>
        <w:tblStyle w:val="45"/>
        <w:tblW w:w="8759"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540"/>
        <w:gridCol w:w="971"/>
        <w:gridCol w:w="1247"/>
        <w:gridCol w:w="6001"/>
      </w:tblGrid>
      <w:tr w14:paraId="32D7BCF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540" w:type="dxa"/>
            <w:tcBorders>
              <w:top w:val="single" w:color="auto" w:sz="6" w:space="0"/>
              <w:left w:val="single" w:color="auto" w:sz="6" w:space="0"/>
              <w:bottom w:val="single" w:color="auto" w:sz="6" w:space="0"/>
              <w:right w:val="single" w:color="auto" w:sz="6" w:space="0"/>
            </w:tcBorders>
            <w:vAlign w:val="center"/>
          </w:tcPr>
          <w:p w14:paraId="55BDF24B">
            <w:pPr>
              <w:spacing w:line="360" w:lineRule="auto"/>
              <w:jc w:val="center"/>
              <w:rPr>
                <w:rFonts w:hint="eastAsia" w:asciiTheme="minorEastAsia" w:hAnsiTheme="minorEastAsia" w:eastAsiaTheme="minorEastAsia" w:cstheme="minorEastAsia"/>
                <w:b/>
                <w:sz w:val="24"/>
                <w:szCs w:val="24"/>
              </w:rPr>
            </w:pPr>
            <w:bookmarkStart w:id="214" w:name="_Toc163893461"/>
            <w:r>
              <w:rPr>
                <w:rFonts w:hint="eastAsia" w:asciiTheme="minorEastAsia" w:hAnsiTheme="minorEastAsia" w:eastAsiaTheme="minorEastAsia" w:cstheme="minorEastAsia"/>
                <w:b/>
                <w:sz w:val="24"/>
                <w:szCs w:val="24"/>
              </w:rPr>
              <w:t>序号</w:t>
            </w:r>
          </w:p>
        </w:tc>
        <w:tc>
          <w:tcPr>
            <w:tcW w:w="971" w:type="dxa"/>
            <w:tcBorders>
              <w:top w:val="single" w:color="auto" w:sz="6" w:space="0"/>
              <w:left w:val="single" w:color="auto" w:sz="6" w:space="0"/>
              <w:bottom w:val="single" w:color="auto" w:sz="6" w:space="0"/>
              <w:right w:val="single" w:color="auto" w:sz="6" w:space="0"/>
            </w:tcBorders>
            <w:vAlign w:val="center"/>
          </w:tcPr>
          <w:p w14:paraId="080B6140">
            <w:pPr>
              <w:spacing w:line="360" w:lineRule="auto"/>
              <w:jc w:val="center"/>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评审</w:t>
            </w:r>
          </w:p>
          <w:p w14:paraId="079475C6">
            <w:pPr>
              <w:spacing w:line="360" w:lineRule="auto"/>
              <w:jc w:val="center"/>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条款</w:t>
            </w:r>
          </w:p>
        </w:tc>
        <w:tc>
          <w:tcPr>
            <w:tcW w:w="1247" w:type="dxa"/>
            <w:tcBorders>
              <w:top w:val="single" w:color="auto" w:sz="6" w:space="0"/>
              <w:left w:val="single" w:color="auto" w:sz="6" w:space="0"/>
              <w:bottom w:val="single" w:color="auto" w:sz="6" w:space="0"/>
              <w:right w:val="single" w:color="auto" w:sz="6" w:space="0"/>
            </w:tcBorders>
            <w:vAlign w:val="center"/>
          </w:tcPr>
          <w:p w14:paraId="2C7EF33F">
            <w:pPr>
              <w:spacing w:line="360" w:lineRule="auto"/>
              <w:jc w:val="center"/>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评审项</w:t>
            </w:r>
          </w:p>
        </w:tc>
        <w:tc>
          <w:tcPr>
            <w:tcW w:w="6001" w:type="dxa"/>
            <w:tcBorders>
              <w:top w:val="single" w:color="auto" w:sz="6" w:space="0"/>
              <w:left w:val="single" w:color="auto" w:sz="6" w:space="0"/>
              <w:bottom w:val="single" w:color="auto" w:sz="6" w:space="0"/>
              <w:right w:val="single" w:color="auto" w:sz="6" w:space="0"/>
            </w:tcBorders>
            <w:vAlign w:val="center"/>
          </w:tcPr>
          <w:p w14:paraId="71A77FC8">
            <w:pPr>
              <w:spacing w:line="360" w:lineRule="auto"/>
              <w:jc w:val="center"/>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评审细则</w:t>
            </w:r>
          </w:p>
        </w:tc>
      </w:tr>
      <w:tr w14:paraId="2309ED7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540" w:type="dxa"/>
            <w:tcBorders>
              <w:top w:val="single" w:color="auto" w:sz="6" w:space="0"/>
              <w:left w:val="single" w:color="auto" w:sz="6" w:space="0"/>
              <w:bottom w:val="single" w:color="auto" w:sz="6" w:space="0"/>
              <w:right w:val="single" w:color="auto" w:sz="6" w:space="0"/>
            </w:tcBorders>
            <w:vAlign w:val="center"/>
          </w:tcPr>
          <w:p w14:paraId="7C7B2424">
            <w:pPr>
              <w:spacing w:line="360" w:lineRule="auto"/>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1</w:t>
            </w:r>
          </w:p>
        </w:tc>
        <w:tc>
          <w:tcPr>
            <w:tcW w:w="971" w:type="dxa"/>
            <w:tcBorders>
              <w:top w:val="single" w:color="auto" w:sz="6" w:space="0"/>
              <w:left w:val="single" w:color="auto" w:sz="6" w:space="0"/>
              <w:bottom w:val="single" w:color="auto" w:sz="6" w:space="0"/>
              <w:right w:val="single" w:color="auto" w:sz="6" w:space="0"/>
            </w:tcBorders>
            <w:vAlign w:val="center"/>
          </w:tcPr>
          <w:p w14:paraId="4C8A1343">
            <w:pPr>
              <w:spacing w:line="36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价格</w:t>
            </w:r>
          </w:p>
          <w:p w14:paraId="0B202556">
            <w:pPr>
              <w:spacing w:line="36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del w:id="130" w:author="bwtc" w:date="2025-10-28T15:18:00Z">
              <w:r>
                <w:rPr>
                  <w:rFonts w:hint="eastAsia" w:asciiTheme="minorEastAsia" w:hAnsiTheme="minorEastAsia" w:eastAsiaTheme="minorEastAsia" w:cstheme="minorEastAsia"/>
                  <w:sz w:val="24"/>
                  <w:szCs w:val="24"/>
                </w:rPr>
                <w:delText>2</w:delText>
              </w:r>
            </w:del>
            <w:ins w:id="131" w:author="bwtc" w:date="2025-10-28T15:18:00Z">
              <w:r>
                <w:rPr>
                  <w:rFonts w:hint="eastAsia" w:asciiTheme="minorEastAsia" w:hAnsiTheme="minorEastAsia" w:eastAsiaTheme="minorEastAsia" w:cstheme="minorEastAsia"/>
                  <w:sz w:val="24"/>
                  <w:szCs w:val="24"/>
                </w:rPr>
                <w:t>3</w:t>
              </w:r>
            </w:ins>
            <w:r>
              <w:rPr>
                <w:rFonts w:hint="eastAsia" w:asciiTheme="minorEastAsia" w:hAnsiTheme="minorEastAsia" w:eastAsiaTheme="minorEastAsia" w:cstheme="minorEastAsia"/>
                <w:sz w:val="24"/>
                <w:szCs w:val="24"/>
              </w:rPr>
              <w:t>0分)</w:t>
            </w:r>
          </w:p>
        </w:tc>
        <w:tc>
          <w:tcPr>
            <w:tcW w:w="1247" w:type="dxa"/>
            <w:tcBorders>
              <w:top w:val="single" w:color="auto" w:sz="6" w:space="0"/>
              <w:left w:val="single" w:color="auto" w:sz="6" w:space="0"/>
              <w:bottom w:val="single" w:color="auto" w:sz="6" w:space="0"/>
              <w:right w:val="single" w:color="auto" w:sz="6" w:space="0"/>
            </w:tcBorders>
            <w:vAlign w:val="center"/>
          </w:tcPr>
          <w:p w14:paraId="1639733E">
            <w:pPr>
              <w:spacing w:line="36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价格</w:t>
            </w:r>
          </w:p>
          <w:p w14:paraId="0BDDF95A">
            <w:pPr>
              <w:spacing w:line="36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del w:id="132" w:author="bwtc" w:date="2025-10-28T15:18:00Z">
              <w:r>
                <w:rPr>
                  <w:rFonts w:hint="eastAsia" w:asciiTheme="minorEastAsia" w:hAnsiTheme="minorEastAsia" w:eastAsiaTheme="minorEastAsia" w:cstheme="minorEastAsia"/>
                  <w:sz w:val="24"/>
                  <w:szCs w:val="24"/>
                </w:rPr>
                <w:delText>2</w:delText>
              </w:r>
            </w:del>
            <w:ins w:id="133" w:author="bwtc" w:date="2025-10-28T15:18:00Z">
              <w:r>
                <w:rPr>
                  <w:rFonts w:hint="eastAsia" w:asciiTheme="minorEastAsia" w:hAnsiTheme="minorEastAsia" w:eastAsiaTheme="minorEastAsia" w:cstheme="minorEastAsia"/>
                  <w:sz w:val="24"/>
                  <w:szCs w:val="24"/>
                </w:rPr>
                <w:t>3</w:t>
              </w:r>
            </w:ins>
            <w:r>
              <w:rPr>
                <w:rFonts w:hint="eastAsia" w:asciiTheme="minorEastAsia" w:hAnsiTheme="minorEastAsia" w:eastAsiaTheme="minorEastAsia" w:cstheme="minorEastAsia"/>
                <w:sz w:val="24"/>
                <w:szCs w:val="24"/>
              </w:rPr>
              <w:t>0分)</w:t>
            </w:r>
          </w:p>
        </w:tc>
        <w:tc>
          <w:tcPr>
            <w:tcW w:w="6001" w:type="dxa"/>
            <w:tcBorders>
              <w:top w:val="single" w:color="auto" w:sz="6" w:space="0"/>
              <w:left w:val="single" w:color="auto" w:sz="6" w:space="0"/>
              <w:bottom w:val="single" w:color="auto" w:sz="6" w:space="0"/>
              <w:right w:val="single" w:color="auto" w:sz="6" w:space="0"/>
            </w:tcBorders>
            <w:vAlign w:val="center"/>
          </w:tcPr>
          <w:p w14:paraId="509F949A">
            <w:pPr>
              <w:spacing w:line="360" w:lineRule="auto"/>
              <w:ind w:right="-15" w:rightChars="-7"/>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themeColor="text1"/>
                <w:kern w:val="0"/>
                <w:sz w:val="24"/>
                <w:szCs w:val="24"/>
                <w14:textFill>
                  <w14:solidFill>
                    <w14:schemeClr w14:val="tx1"/>
                  </w14:solidFill>
                </w14:textFill>
              </w:rPr>
              <w:t>实质性满足</w:t>
            </w:r>
            <w:del w:id="134" w:author="bwtc" w:date="2025-10-28T15:18:00Z">
              <w:r>
                <w:rPr>
                  <w:rFonts w:hint="eastAsia" w:asciiTheme="minorEastAsia" w:hAnsiTheme="minorEastAsia" w:eastAsiaTheme="minorEastAsia" w:cstheme="minorEastAsia"/>
                  <w:color w:val="000000" w:themeColor="text1"/>
                  <w:kern w:val="0"/>
                  <w:sz w:val="24"/>
                  <w:szCs w:val="24"/>
                  <w14:textFill>
                    <w14:solidFill>
                      <w14:schemeClr w14:val="tx1"/>
                    </w14:solidFill>
                  </w14:textFill>
                </w:rPr>
                <w:delText>招标</w:delText>
              </w:r>
            </w:del>
            <w:ins w:id="135" w:author="bwtc" w:date="2025-10-28T15:18:00Z">
              <w:r>
                <w:rPr>
                  <w:rFonts w:hint="eastAsia" w:asciiTheme="minorEastAsia" w:hAnsiTheme="minorEastAsia" w:eastAsiaTheme="minorEastAsia" w:cstheme="minorEastAsia"/>
                  <w:color w:val="000000" w:themeColor="text1"/>
                  <w:kern w:val="0"/>
                  <w:sz w:val="24"/>
                  <w:szCs w:val="24"/>
                  <w14:textFill>
                    <w14:solidFill>
                      <w14:schemeClr w14:val="tx1"/>
                    </w14:solidFill>
                  </w14:textFill>
                </w:rPr>
                <w:t>遴选</w:t>
              </w:r>
            </w:ins>
            <w:r>
              <w:rPr>
                <w:rFonts w:hint="eastAsia" w:asciiTheme="minorEastAsia" w:hAnsiTheme="minorEastAsia" w:eastAsiaTheme="minorEastAsia" w:cstheme="minorEastAsia"/>
                <w:color w:val="000000" w:themeColor="text1"/>
                <w:kern w:val="0"/>
                <w:sz w:val="24"/>
                <w:szCs w:val="24"/>
                <w14:textFill>
                  <w14:solidFill>
                    <w14:schemeClr w14:val="tx1"/>
                  </w14:solidFill>
                </w14:textFill>
              </w:rPr>
              <w:t>文件要求且</w:t>
            </w:r>
            <w:del w:id="136" w:author="bwtc" w:date="2025-10-28T15:18:00Z">
              <w:r>
                <w:rPr>
                  <w:rFonts w:hint="eastAsia" w:asciiTheme="minorEastAsia" w:hAnsiTheme="minorEastAsia" w:eastAsiaTheme="minorEastAsia" w:cstheme="minorEastAsia"/>
                  <w:color w:val="000000" w:themeColor="text1"/>
                  <w:kern w:val="0"/>
                  <w:sz w:val="24"/>
                  <w:szCs w:val="24"/>
                  <w14:textFill>
                    <w14:solidFill>
                      <w14:schemeClr w14:val="tx1"/>
                    </w14:solidFill>
                  </w14:textFill>
                </w:rPr>
                <w:delText>投标</w:delText>
              </w:r>
            </w:del>
            <w:r>
              <w:rPr>
                <w:rFonts w:hint="eastAsia" w:asciiTheme="minorEastAsia" w:hAnsiTheme="minorEastAsia" w:eastAsiaTheme="minorEastAsia" w:cstheme="minorEastAsia"/>
                <w:color w:val="000000" w:themeColor="text1"/>
                <w:kern w:val="0"/>
                <w:sz w:val="24"/>
                <w:szCs w:val="24"/>
                <w14:textFill>
                  <w14:solidFill>
                    <w14:schemeClr w14:val="tx1"/>
                  </w14:solidFill>
                </w14:textFill>
              </w:rPr>
              <w:t>价格最低的</w:t>
            </w:r>
            <w:del w:id="137" w:author="bwtc" w:date="2025-10-28T15:18:00Z">
              <w:r>
                <w:rPr>
                  <w:rFonts w:hint="eastAsia" w:asciiTheme="minorEastAsia" w:hAnsiTheme="minorEastAsia" w:eastAsiaTheme="minorEastAsia" w:cstheme="minorEastAsia"/>
                  <w:color w:val="000000" w:themeColor="text1"/>
                  <w:kern w:val="0"/>
                  <w:sz w:val="24"/>
                  <w:szCs w:val="24"/>
                  <w14:textFill>
                    <w14:solidFill>
                      <w14:schemeClr w14:val="tx1"/>
                    </w14:solidFill>
                  </w14:textFill>
                </w:rPr>
                <w:delText>投标</w:delText>
              </w:r>
            </w:del>
            <w:r>
              <w:rPr>
                <w:rFonts w:hint="eastAsia" w:asciiTheme="minorEastAsia" w:hAnsiTheme="minorEastAsia" w:eastAsiaTheme="minorEastAsia" w:cstheme="minorEastAsia"/>
                <w:color w:val="000000" w:themeColor="text1"/>
                <w:kern w:val="0"/>
                <w:sz w:val="24"/>
                <w:szCs w:val="24"/>
                <w14:textFill>
                  <w14:solidFill>
                    <w14:schemeClr w14:val="tx1"/>
                  </w14:solidFill>
                </w14:textFill>
              </w:rPr>
              <w:t>报价为评</w:t>
            </w:r>
            <w:del w:id="138" w:author="bwtc" w:date="2025-10-28T15:18:00Z">
              <w:r>
                <w:rPr>
                  <w:rFonts w:hint="eastAsia" w:asciiTheme="minorEastAsia" w:hAnsiTheme="minorEastAsia" w:eastAsiaTheme="minorEastAsia" w:cstheme="minorEastAsia"/>
                  <w:color w:val="000000" w:themeColor="text1"/>
                  <w:kern w:val="0"/>
                  <w:sz w:val="24"/>
                  <w:szCs w:val="24"/>
                  <w14:textFill>
                    <w14:solidFill>
                      <w14:schemeClr w14:val="tx1"/>
                    </w14:solidFill>
                  </w14:textFill>
                </w:rPr>
                <w:delText>标</w:delText>
              </w:r>
            </w:del>
            <w:ins w:id="139" w:author="bwtc" w:date="2025-10-28T15:18:00Z">
              <w:r>
                <w:rPr>
                  <w:rFonts w:hint="eastAsia" w:asciiTheme="minorEastAsia" w:hAnsiTheme="minorEastAsia" w:eastAsiaTheme="minorEastAsia" w:cstheme="minorEastAsia"/>
                  <w:color w:val="000000" w:themeColor="text1"/>
                  <w:kern w:val="0"/>
                  <w:sz w:val="24"/>
                  <w:szCs w:val="24"/>
                  <w14:textFill>
                    <w14:solidFill>
                      <w14:schemeClr w14:val="tx1"/>
                    </w14:solidFill>
                  </w14:textFill>
                </w:rPr>
                <w:t>审</w:t>
              </w:r>
            </w:ins>
            <w:r>
              <w:rPr>
                <w:rFonts w:hint="eastAsia" w:asciiTheme="minorEastAsia" w:hAnsiTheme="minorEastAsia" w:eastAsiaTheme="minorEastAsia" w:cstheme="minorEastAsia"/>
                <w:color w:val="000000" w:themeColor="text1"/>
                <w:kern w:val="0"/>
                <w:sz w:val="24"/>
                <w:szCs w:val="24"/>
                <w14:textFill>
                  <w14:solidFill>
                    <w14:schemeClr w14:val="tx1"/>
                  </w14:solidFill>
                </w14:textFill>
              </w:rPr>
              <w:t>基准价，其价格分为满分。</w:t>
            </w:r>
            <w:r>
              <w:rPr>
                <w:rFonts w:hint="eastAsia" w:asciiTheme="minorEastAsia" w:hAnsiTheme="minorEastAsia" w:eastAsiaTheme="minorEastAsia" w:cstheme="minorEastAsia"/>
                <w:sz w:val="24"/>
                <w:szCs w:val="24"/>
              </w:rPr>
              <w:t>其他供应商的价格分统一按照下列公式计算：</w:t>
            </w:r>
          </w:p>
          <w:p w14:paraId="2F70DAE9">
            <w:pPr>
              <w:spacing w:line="360" w:lineRule="auto"/>
              <w:ind w:right="-15" w:rightChars="-7"/>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sz w:val="24"/>
                <w:szCs w:val="24"/>
              </w:rPr>
              <w:t>价格得分=</w:t>
            </w:r>
            <w:del w:id="140" w:author="bwtc" w:date="2025-10-28T15:18:00Z">
              <w:r>
                <w:rPr>
                  <w:rFonts w:hint="eastAsia" w:asciiTheme="minorEastAsia" w:hAnsiTheme="minorEastAsia" w:eastAsiaTheme="minorEastAsia" w:cstheme="minorEastAsia"/>
                  <w:color w:val="000000" w:themeColor="text1"/>
                  <w:kern w:val="0"/>
                  <w:sz w:val="24"/>
                  <w:szCs w:val="24"/>
                  <w14:textFill>
                    <w14:solidFill>
                      <w14:schemeClr w14:val="tx1"/>
                    </w14:solidFill>
                  </w14:textFill>
                </w:rPr>
                <w:delText>投标报价得分=</w:delText>
              </w:r>
            </w:del>
            <w:r>
              <w:rPr>
                <w:rFonts w:hint="eastAsia" w:asciiTheme="minorEastAsia" w:hAnsiTheme="minorEastAsia" w:eastAsiaTheme="minorEastAsia" w:cstheme="minorEastAsia"/>
                <w:color w:val="000000" w:themeColor="text1"/>
                <w:kern w:val="0"/>
                <w:sz w:val="24"/>
                <w:szCs w:val="24"/>
                <w14:textFill>
                  <w14:solidFill>
                    <w14:schemeClr w14:val="tx1"/>
                  </w14:solidFill>
                </w14:textFill>
              </w:rPr>
              <w:t>(评</w:t>
            </w:r>
            <w:del w:id="141" w:author="bwtc" w:date="2025-10-28T15:18:00Z">
              <w:r>
                <w:rPr>
                  <w:rFonts w:hint="eastAsia" w:asciiTheme="minorEastAsia" w:hAnsiTheme="minorEastAsia" w:eastAsiaTheme="minorEastAsia" w:cstheme="minorEastAsia"/>
                  <w:color w:val="000000" w:themeColor="text1"/>
                  <w:kern w:val="0"/>
                  <w:sz w:val="24"/>
                  <w:szCs w:val="24"/>
                  <w14:textFill>
                    <w14:solidFill>
                      <w14:schemeClr w14:val="tx1"/>
                    </w14:solidFill>
                  </w14:textFill>
                </w:rPr>
                <w:delText>标</w:delText>
              </w:r>
            </w:del>
            <w:ins w:id="142" w:author="bwtc" w:date="2025-10-28T15:18:00Z">
              <w:r>
                <w:rPr>
                  <w:rFonts w:hint="eastAsia" w:asciiTheme="minorEastAsia" w:hAnsiTheme="minorEastAsia" w:eastAsiaTheme="minorEastAsia" w:cstheme="minorEastAsia"/>
                  <w:color w:val="000000" w:themeColor="text1"/>
                  <w:kern w:val="0"/>
                  <w:sz w:val="24"/>
                  <w:szCs w:val="24"/>
                  <w14:textFill>
                    <w14:solidFill>
                      <w14:schemeClr w14:val="tx1"/>
                    </w14:solidFill>
                  </w14:textFill>
                </w:rPr>
                <w:t>审</w:t>
              </w:r>
            </w:ins>
            <w:r>
              <w:rPr>
                <w:rFonts w:hint="eastAsia" w:asciiTheme="minorEastAsia" w:hAnsiTheme="minorEastAsia" w:eastAsiaTheme="minorEastAsia" w:cstheme="minorEastAsia"/>
                <w:color w:val="000000" w:themeColor="text1"/>
                <w:kern w:val="0"/>
                <w:sz w:val="24"/>
                <w:szCs w:val="24"/>
                <w14:textFill>
                  <w14:solidFill>
                    <w14:schemeClr w14:val="tx1"/>
                  </w14:solidFill>
                </w14:textFill>
              </w:rPr>
              <w:t>基准价／</w:t>
            </w:r>
            <w:del w:id="143" w:author="bwtc" w:date="2025-10-28T15:19:00Z">
              <w:r>
                <w:rPr>
                  <w:rFonts w:hint="eastAsia" w:asciiTheme="minorEastAsia" w:hAnsiTheme="minorEastAsia" w:eastAsiaTheme="minorEastAsia" w:cstheme="minorEastAsia"/>
                  <w:color w:val="000000" w:themeColor="text1"/>
                  <w:kern w:val="0"/>
                  <w:sz w:val="24"/>
                  <w:szCs w:val="24"/>
                  <w14:textFill>
                    <w14:solidFill>
                      <w14:schemeClr w14:val="tx1"/>
                    </w14:solidFill>
                  </w14:textFill>
                </w:rPr>
                <w:delText>投标</w:delText>
              </w:r>
            </w:del>
            <w:r>
              <w:rPr>
                <w:rFonts w:hint="eastAsia" w:asciiTheme="minorEastAsia" w:hAnsiTheme="minorEastAsia" w:eastAsiaTheme="minorEastAsia" w:cstheme="minorEastAsia"/>
                <w:color w:val="000000" w:themeColor="text1"/>
                <w:kern w:val="0"/>
                <w:sz w:val="24"/>
                <w:szCs w:val="24"/>
                <w14:textFill>
                  <w14:solidFill>
                    <w14:schemeClr w14:val="tx1"/>
                  </w14:solidFill>
                </w14:textFill>
              </w:rPr>
              <w:t>报价)×</w:t>
            </w:r>
            <w:del w:id="144" w:author="bwtc" w:date="2025-10-28T15:19:00Z">
              <w:r>
                <w:rPr>
                  <w:rFonts w:hint="eastAsia" w:asciiTheme="minorEastAsia" w:hAnsiTheme="minorEastAsia" w:eastAsiaTheme="minorEastAsia" w:cstheme="minorEastAsia"/>
                  <w:color w:val="000000" w:themeColor="text1"/>
                  <w:kern w:val="0"/>
                  <w:sz w:val="24"/>
                  <w:szCs w:val="24"/>
                  <w14:textFill>
                    <w14:solidFill>
                      <w14:schemeClr w14:val="tx1"/>
                    </w14:solidFill>
                  </w14:textFill>
                </w:rPr>
                <w:delText>20％×100</w:delText>
              </w:r>
            </w:del>
            <w:ins w:id="145" w:author="bwtc" w:date="2025-10-28T15:19:00Z">
              <w:r>
                <w:rPr>
                  <w:rFonts w:hint="eastAsia" w:asciiTheme="minorEastAsia" w:hAnsiTheme="minorEastAsia" w:eastAsiaTheme="minorEastAsia" w:cstheme="minorEastAsia"/>
                  <w:color w:val="000000" w:themeColor="text1"/>
                  <w:kern w:val="0"/>
                  <w:sz w:val="24"/>
                  <w:szCs w:val="24"/>
                  <w14:textFill>
                    <w14:solidFill>
                      <w14:schemeClr w14:val="tx1"/>
                    </w14:solidFill>
                  </w14:textFill>
                </w:rPr>
                <w:t>30</w:t>
              </w:r>
            </w:ins>
          </w:p>
        </w:tc>
      </w:tr>
      <w:tr w14:paraId="0E0324B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540" w:type="dxa"/>
            <w:vMerge w:val="restart"/>
            <w:tcBorders>
              <w:top w:val="single" w:color="auto" w:sz="6" w:space="0"/>
              <w:left w:val="single" w:color="auto" w:sz="6" w:space="0"/>
              <w:right w:val="single" w:color="auto" w:sz="6" w:space="0"/>
            </w:tcBorders>
            <w:vAlign w:val="center"/>
          </w:tcPr>
          <w:p w14:paraId="37D95E5D">
            <w:pPr>
              <w:spacing w:line="360" w:lineRule="auto"/>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2</w:t>
            </w:r>
          </w:p>
        </w:tc>
        <w:tc>
          <w:tcPr>
            <w:tcW w:w="971" w:type="dxa"/>
            <w:vMerge w:val="restart"/>
            <w:tcBorders>
              <w:top w:val="single" w:color="auto" w:sz="6" w:space="0"/>
              <w:left w:val="single" w:color="auto" w:sz="6" w:space="0"/>
              <w:right w:val="single" w:color="auto" w:sz="6" w:space="0"/>
            </w:tcBorders>
            <w:vAlign w:val="center"/>
          </w:tcPr>
          <w:p w14:paraId="7C0D97AA">
            <w:pPr>
              <w:spacing w:line="36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技术</w:t>
            </w:r>
          </w:p>
          <w:p w14:paraId="08E4CDC0">
            <w:pPr>
              <w:spacing w:line="36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部分</w:t>
            </w:r>
          </w:p>
          <w:p w14:paraId="4FACBE7B">
            <w:pPr>
              <w:spacing w:line="36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del w:id="146" w:author="bwtc" w:date="2025-10-28T15:19:00Z">
              <w:r>
                <w:rPr>
                  <w:rFonts w:hint="eastAsia" w:asciiTheme="minorEastAsia" w:hAnsiTheme="minorEastAsia" w:eastAsiaTheme="minorEastAsia" w:cstheme="minorEastAsia"/>
                  <w:sz w:val="24"/>
                  <w:szCs w:val="24"/>
                </w:rPr>
                <w:delText>7</w:delText>
              </w:r>
            </w:del>
            <w:ins w:id="147" w:author="bwtc" w:date="2025-10-28T15:19:00Z">
              <w:r>
                <w:rPr>
                  <w:rFonts w:hint="eastAsia" w:asciiTheme="minorEastAsia" w:hAnsiTheme="minorEastAsia" w:eastAsiaTheme="minorEastAsia" w:cstheme="minorEastAsia"/>
                  <w:sz w:val="24"/>
                  <w:szCs w:val="24"/>
                </w:rPr>
                <w:t>6</w:t>
              </w:r>
            </w:ins>
            <w:r>
              <w:rPr>
                <w:rFonts w:hint="eastAsia" w:asciiTheme="minorEastAsia" w:hAnsiTheme="minorEastAsia" w:eastAsiaTheme="minorEastAsia" w:cstheme="minorEastAsia"/>
                <w:sz w:val="24"/>
                <w:szCs w:val="24"/>
              </w:rPr>
              <w:t>2分)</w:t>
            </w:r>
          </w:p>
        </w:tc>
        <w:tc>
          <w:tcPr>
            <w:tcW w:w="1247" w:type="dxa"/>
            <w:tcBorders>
              <w:top w:val="single" w:color="auto" w:sz="6" w:space="0"/>
              <w:left w:val="single" w:color="auto" w:sz="6" w:space="0"/>
              <w:bottom w:val="single" w:color="auto" w:sz="6" w:space="0"/>
              <w:right w:val="single" w:color="auto" w:sz="6" w:space="0"/>
            </w:tcBorders>
            <w:vAlign w:val="center"/>
          </w:tcPr>
          <w:p w14:paraId="6659A25E">
            <w:pPr>
              <w:spacing w:line="36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基础分</w:t>
            </w:r>
          </w:p>
          <w:p w14:paraId="232312E1">
            <w:pPr>
              <w:spacing w:line="36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del w:id="148" w:author="bwtc" w:date="2025-10-28T15:19:00Z">
              <w:r>
                <w:rPr>
                  <w:rFonts w:hint="eastAsia" w:asciiTheme="minorEastAsia" w:hAnsiTheme="minorEastAsia" w:eastAsiaTheme="minorEastAsia" w:cstheme="minorEastAsia"/>
                  <w:sz w:val="24"/>
                  <w:szCs w:val="24"/>
                </w:rPr>
                <w:delText>5</w:delText>
              </w:r>
            </w:del>
            <w:ins w:id="149" w:author="bwtc" w:date="2025-10-28T15:19:00Z">
              <w:r>
                <w:rPr>
                  <w:rFonts w:hint="eastAsia" w:asciiTheme="minorEastAsia" w:hAnsiTheme="minorEastAsia" w:eastAsiaTheme="minorEastAsia" w:cstheme="minorEastAsia"/>
                  <w:sz w:val="24"/>
                  <w:szCs w:val="24"/>
                </w:rPr>
                <w:t>4</w:t>
              </w:r>
            </w:ins>
            <w:r>
              <w:rPr>
                <w:rFonts w:hint="eastAsia" w:asciiTheme="minorEastAsia" w:hAnsiTheme="minorEastAsia" w:eastAsiaTheme="minorEastAsia" w:cstheme="minorEastAsia"/>
                <w:sz w:val="24"/>
                <w:szCs w:val="24"/>
              </w:rPr>
              <w:t>0分)</w:t>
            </w:r>
          </w:p>
        </w:tc>
        <w:tc>
          <w:tcPr>
            <w:tcW w:w="6001" w:type="dxa"/>
            <w:tcBorders>
              <w:top w:val="single" w:color="auto" w:sz="6" w:space="0"/>
              <w:left w:val="single" w:color="auto" w:sz="6" w:space="0"/>
              <w:bottom w:val="single" w:color="auto" w:sz="6" w:space="0"/>
              <w:right w:val="single" w:color="auto" w:sz="6" w:space="0"/>
            </w:tcBorders>
            <w:vAlign w:val="center"/>
          </w:tcPr>
          <w:p w14:paraId="4E92B20B">
            <w:pPr>
              <w:spacing w:line="360" w:lineRule="auto"/>
              <w:ind w:right="-15" w:rightChars="-7"/>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评委根据参选人的参选文件技术指标响应打分:</w:t>
            </w:r>
          </w:p>
          <w:p w14:paraId="002DB302">
            <w:pPr>
              <w:widowControl/>
              <w:spacing w:line="360" w:lineRule="auto"/>
              <w:ind w:right="-15" w:rightChars="-7"/>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针对所投产品的技术要求及参数对</w:t>
            </w:r>
            <w:del w:id="150" w:author="bwtc" w:date="2025-10-28T15:20:00Z">
              <w:r>
                <w:rPr>
                  <w:rFonts w:hint="eastAsia" w:asciiTheme="minorEastAsia" w:hAnsiTheme="minorEastAsia" w:eastAsiaTheme="minorEastAsia" w:cstheme="minorEastAsia"/>
                  <w:sz w:val="24"/>
                  <w:szCs w:val="24"/>
                </w:rPr>
                <w:delText>招标</w:delText>
              </w:r>
            </w:del>
            <w:ins w:id="151" w:author="bwtc" w:date="2025-10-28T15:20:00Z">
              <w:r>
                <w:rPr>
                  <w:rFonts w:hint="eastAsia" w:asciiTheme="minorEastAsia" w:hAnsiTheme="minorEastAsia" w:eastAsiaTheme="minorEastAsia" w:cstheme="minorEastAsia"/>
                  <w:sz w:val="24"/>
                  <w:szCs w:val="24"/>
                </w:rPr>
                <w:t>遴选</w:t>
              </w:r>
            </w:ins>
            <w:r>
              <w:rPr>
                <w:rFonts w:hint="eastAsia" w:asciiTheme="minorEastAsia" w:hAnsiTheme="minorEastAsia" w:eastAsiaTheme="minorEastAsia" w:cstheme="minorEastAsia"/>
                <w:sz w:val="24"/>
                <w:szCs w:val="24"/>
              </w:rPr>
              <w:t>文件的响应程度进行综合评审。</w:t>
            </w:r>
          </w:p>
          <w:p w14:paraId="2285E605">
            <w:pPr>
              <w:spacing w:line="360" w:lineRule="auto"/>
              <w:ind w:right="-15" w:rightChars="-7"/>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(1)完全满足</w:t>
            </w:r>
            <w:del w:id="152" w:author="bwtc" w:date="2025-10-28T15:20:00Z">
              <w:r>
                <w:rPr>
                  <w:rFonts w:hint="eastAsia" w:asciiTheme="minorEastAsia" w:hAnsiTheme="minorEastAsia" w:eastAsiaTheme="minorEastAsia" w:cstheme="minorEastAsia"/>
                  <w:sz w:val="24"/>
                  <w:szCs w:val="24"/>
                </w:rPr>
                <w:delText>招标</w:delText>
              </w:r>
            </w:del>
            <w:ins w:id="153" w:author="bwtc" w:date="2025-10-28T15:20:00Z">
              <w:r>
                <w:rPr>
                  <w:rFonts w:hint="eastAsia" w:asciiTheme="minorEastAsia" w:hAnsiTheme="minorEastAsia" w:eastAsiaTheme="minorEastAsia" w:cstheme="minorEastAsia"/>
                  <w:sz w:val="24"/>
                  <w:szCs w:val="24"/>
                </w:rPr>
                <w:t>遴选</w:t>
              </w:r>
            </w:ins>
            <w:r>
              <w:rPr>
                <w:rFonts w:hint="eastAsia" w:asciiTheme="minorEastAsia" w:hAnsiTheme="minorEastAsia" w:eastAsiaTheme="minorEastAsia" w:cstheme="minorEastAsia"/>
                <w:sz w:val="24"/>
                <w:szCs w:val="24"/>
              </w:rPr>
              <w:t>文件技术指标要求得满分。</w:t>
            </w:r>
          </w:p>
          <w:p w14:paraId="292D44E7">
            <w:pPr>
              <w:spacing w:line="360" w:lineRule="auto"/>
              <w:ind w:right="-15" w:rightChars="-7"/>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r>
              <w:rPr>
                <w:rFonts w:hint="eastAsia" w:asciiTheme="minorEastAsia" w:hAnsiTheme="minorEastAsia" w:eastAsiaTheme="minorEastAsia" w:cstheme="minorEastAsia"/>
                <w:color w:val="000000" w:themeColor="text1"/>
                <w:kern w:val="0"/>
                <w:sz w:val="24"/>
                <w:szCs w:val="24"/>
                <w14:textFill>
                  <w14:solidFill>
                    <w14:schemeClr w14:val="tx1"/>
                  </w14:solidFill>
                </w14:textFill>
              </w:rPr>
              <w:t>技术需求中带“</w:t>
            </w:r>
            <w:r>
              <w:rPr>
                <w:rFonts w:hint="eastAsia" w:asciiTheme="minorEastAsia" w:hAnsiTheme="minorEastAsia" w:eastAsiaTheme="minorEastAsia" w:cstheme="minorEastAsia"/>
                <w:bCs/>
                <w:sz w:val="24"/>
                <w:szCs w:val="24"/>
              </w:rPr>
              <w:t>#”</w:t>
            </w:r>
            <w:r>
              <w:rPr>
                <w:rFonts w:hint="eastAsia" w:asciiTheme="minorEastAsia" w:hAnsiTheme="minorEastAsia" w:eastAsiaTheme="minorEastAsia" w:cstheme="minorEastAsia"/>
                <w:color w:val="000000" w:themeColor="text1"/>
                <w:kern w:val="0"/>
                <w:sz w:val="24"/>
                <w:szCs w:val="24"/>
                <w14:textFill>
                  <w14:solidFill>
                    <w14:schemeClr w14:val="tx1"/>
                  </w14:solidFill>
                </w14:textFill>
              </w:rPr>
              <w:t>参数每出现一项负偏离扣2分，其他参数每出现一项负偏离扣1分，扣完为止。</w:t>
            </w:r>
          </w:p>
        </w:tc>
      </w:tr>
      <w:tr w14:paraId="192EE85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540" w:type="dxa"/>
            <w:vMerge w:val="continue"/>
            <w:tcBorders>
              <w:left w:val="single" w:color="auto" w:sz="6" w:space="0"/>
              <w:right w:val="single" w:color="auto" w:sz="6" w:space="0"/>
            </w:tcBorders>
            <w:vAlign w:val="center"/>
          </w:tcPr>
          <w:p w14:paraId="09FB9CA4">
            <w:pPr>
              <w:spacing w:line="360" w:lineRule="auto"/>
              <w:jc w:val="center"/>
              <w:rPr>
                <w:rFonts w:hint="eastAsia" w:asciiTheme="minorEastAsia" w:hAnsiTheme="minorEastAsia" w:eastAsiaTheme="minorEastAsia" w:cstheme="minorEastAsia"/>
                <w:bCs/>
                <w:sz w:val="24"/>
                <w:szCs w:val="24"/>
              </w:rPr>
            </w:pPr>
          </w:p>
        </w:tc>
        <w:tc>
          <w:tcPr>
            <w:tcW w:w="971" w:type="dxa"/>
            <w:vMerge w:val="continue"/>
            <w:tcBorders>
              <w:left w:val="single" w:color="auto" w:sz="6" w:space="0"/>
              <w:right w:val="single" w:color="auto" w:sz="6" w:space="0"/>
            </w:tcBorders>
            <w:vAlign w:val="center"/>
          </w:tcPr>
          <w:p w14:paraId="6ABE6C57">
            <w:pPr>
              <w:spacing w:line="360" w:lineRule="auto"/>
              <w:jc w:val="center"/>
              <w:rPr>
                <w:rFonts w:hint="eastAsia" w:asciiTheme="minorEastAsia" w:hAnsiTheme="minorEastAsia" w:eastAsiaTheme="minorEastAsia" w:cstheme="minorEastAsia"/>
                <w:sz w:val="24"/>
                <w:szCs w:val="24"/>
              </w:rPr>
            </w:pPr>
          </w:p>
        </w:tc>
        <w:tc>
          <w:tcPr>
            <w:tcW w:w="1247" w:type="dxa"/>
            <w:tcBorders>
              <w:top w:val="single" w:color="auto" w:sz="6" w:space="0"/>
              <w:left w:val="single" w:color="auto" w:sz="6" w:space="0"/>
              <w:bottom w:val="single" w:color="auto" w:sz="6" w:space="0"/>
              <w:right w:val="single" w:color="auto" w:sz="6" w:space="0"/>
            </w:tcBorders>
            <w:vAlign w:val="center"/>
          </w:tcPr>
          <w:p w14:paraId="4BAB5032">
            <w:pPr>
              <w:spacing w:line="36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技术方案(11分)</w:t>
            </w:r>
          </w:p>
        </w:tc>
        <w:tc>
          <w:tcPr>
            <w:tcW w:w="6001" w:type="dxa"/>
            <w:tcBorders>
              <w:top w:val="single" w:color="auto" w:sz="6" w:space="0"/>
              <w:left w:val="single" w:color="auto" w:sz="6" w:space="0"/>
              <w:bottom w:val="single" w:color="auto" w:sz="6" w:space="0"/>
              <w:right w:val="single" w:color="auto" w:sz="6" w:space="0"/>
            </w:tcBorders>
            <w:vAlign w:val="center"/>
          </w:tcPr>
          <w:p w14:paraId="7E82CAD2">
            <w:pPr>
              <w:numPr>
                <w:ilvl w:val="0"/>
                <w:numId w:val="11"/>
              </w:num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项目技术方案分析针对性强，对需求理解深入且透彻，重点难点分析全面、准确且到位。各项内容逻辑清晰，能充分展示对项目的深刻把握。得分：11分</w:t>
            </w:r>
          </w:p>
          <w:p w14:paraId="64E3CD8A">
            <w:pPr>
              <w:numPr>
                <w:ilvl w:val="0"/>
                <w:numId w:val="11"/>
              </w:num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项目分析针对性较为明确，对需求理解基本到位，重点难点分析有一定深度，但存在部分不足之处。整体方案较为完整，能满足项目基本要求。得分：8分</w:t>
            </w:r>
          </w:p>
          <w:p w14:paraId="45528CDD">
            <w:pPr>
              <w:numPr>
                <w:ilvl w:val="0"/>
                <w:numId w:val="11"/>
              </w:num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项目分析针对性较弱，对需求理解不够深入，重点难点分析不够全面或不够准确，存在明显不足。但方案仍有一定可行性，能解决部分问题。得分：5分</w:t>
            </w:r>
          </w:p>
          <w:p w14:paraId="2881944F">
            <w:pPr>
              <w:numPr>
                <w:ilvl w:val="0"/>
                <w:numId w:val="11"/>
              </w:num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项目分析针对性差，对需求理解模糊，重点难点分析不清晰、不准确，方案存在较多缺陷，难以满足项目基本要求。得分：1分</w:t>
            </w:r>
          </w:p>
          <w:p w14:paraId="6C94CD6F">
            <w:pPr>
              <w:numPr>
                <w:ilvl w:val="0"/>
                <w:numId w:val="11"/>
              </w:num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未提供项目技术方案或方案内容严重不足，无法进行有效评价。得分：0分</w:t>
            </w:r>
          </w:p>
        </w:tc>
      </w:tr>
      <w:tr w14:paraId="47655F5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015" w:hRule="atLeast"/>
        </w:trPr>
        <w:tc>
          <w:tcPr>
            <w:tcW w:w="540" w:type="dxa"/>
            <w:vMerge w:val="continue"/>
            <w:tcBorders>
              <w:left w:val="single" w:color="auto" w:sz="6" w:space="0"/>
              <w:right w:val="single" w:color="auto" w:sz="6" w:space="0"/>
            </w:tcBorders>
            <w:vAlign w:val="center"/>
          </w:tcPr>
          <w:p w14:paraId="5BA517D5">
            <w:pPr>
              <w:spacing w:line="360" w:lineRule="auto"/>
              <w:jc w:val="center"/>
              <w:rPr>
                <w:rFonts w:hint="eastAsia" w:asciiTheme="minorEastAsia" w:hAnsiTheme="minorEastAsia" w:eastAsiaTheme="minorEastAsia" w:cstheme="minorEastAsia"/>
                <w:bCs/>
                <w:sz w:val="24"/>
                <w:szCs w:val="24"/>
              </w:rPr>
            </w:pPr>
          </w:p>
        </w:tc>
        <w:tc>
          <w:tcPr>
            <w:tcW w:w="971" w:type="dxa"/>
            <w:vMerge w:val="continue"/>
            <w:tcBorders>
              <w:left w:val="single" w:color="auto" w:sz="6" w:space="0"/>
              <w:right w:val="single" w:color="auto" w:sz="6" w:space="0"/>
            </w:tcBorders>
            <w:vAlign w:val="center"/>
          </w:tcPr>
          <w:p w14:paraId="78CD178C">
            <w:pPr>
              <w:spacing w:line="360" w:lineRule="auto"/>
              <w:jc w:val="center"/>
              <w:rPr>
                <w:rFonts w:hint="eastAsia" w:asciiTheme="minorEastAsia" w:hAnsiTheme="minorEastAsia" w:eastAsiaTheme="minorEastAsia" w:cstheme="minorEastAsia"/>
                <w:sz w:val="24"/>
                <w:szCs w:val="24"/>
              </w:rPr>
            </w:pPr>
          </w:p>
        </w:tc>
        <w:tc>
          <w:tcPr>
            <w:tcW w:w="1247" w:type="dxa"/>
            <w:tcBorders>
              <w:top w:val="single" w:color="auto" w:sz="6" w:space="0"/>
              <w:left w:val="single" w:color="auto" w:sz="6" w:space="0"/>
              <w:right w:val="single" w:color="auto" w:sz="6" w:space="0"/>
            </w:tcBorders>
            <w:vAlign w:val="center"/>
          </w:tcPr>
          <w:p w14:paraId="15651006">
            <w:pPr>
              <w:spacing w:line="36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售后服务方案</w:t>
            </w:r>
          </w:p>
          <w:p w14:paraId="2C3E2217">
            <w:pPr>
              <w:spacing w:line="36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del w:id="154" w:author="bwtc" w:date="2025-10-28T15:21:00Z">
              <w:r>
                <w:rPr>
                  <w:rFonts w:hint="eastAsia" w:asciiTheme="minorEastAsia" w:hAnsiTheme="minorEastAsia" w:eastAsiaTheme="minorEastAsia" w:cstheme="minorEastAsia"/>
                  <w:sz w:val="24"/>
                  <w:szCs w:val="24"/>
                </w:rPr>
                <w:delText>6</w:delText>
              </w:r>
            </w:del>
            <w:ins w:id="155" w:author="bwtc" w:date="2025-10-28T15:21:00Z">
              <w:r>
                <w:rPr>
                  <w:rFonts w:hint="eastAsia" w:asciiTheme="minorEastAsia" w:hAnsiTheme="minorEastAsia" w:eastAsiaTheme="minorEastAsia" w:cstheme="minorEastAsia"/>
                  <w:sz w:val="24"/>
                  <w:szCs w:val="24"/>
                </w:rPr>
                <w:t>11</w:t>
              </w:r>
            </w:ins>
            <w:r>
              <w:rPr>
                <w:rFonts w:hint="eastAsia" w:asciiTheme="minorEastAsia" w:hAnsiTheme="minorEastAsia" w:eastAsiaTheme="minorEastAsia" w:cstheme="minorEastAsia"/>
                <w:sz w:val="24"/>
                <w:szCs w:val="24"/>
              </w:rPr>
              <w:t>分)</w:t>
            </w:r>
          </w:p>
          <w:p w14:paraId="718723E5">
            <w:pPr>
              <w:spacing w:line="360" w:lineRule="auto"/>
              <w:ind w:left="25" w:leftChars="12" w:firstLine="26" w:firstLineChars="11"/>
              <w:jc w:val="center"/>
              <w:rPr>
                <w:rFonts w:hint="eastAsia" w:asciiTheme="minorEastAsia" w:hAnsiTheme="minorEastAsia" w:eastAsiaTheme="minorEastAsia" w:cstheme="minorEastAsia"/>
                <w:sz w:val="24"/>
                <w:szCs w:val="24"/>
              </w:rPr>
            </w:pPr>
            <w:del w:id="156" w:author="bwtc" w:date="2025-10-28T15:21:00Z">
              <w:r>
                <w:rPr>
                  <w:rFonts w:hint="eastAsia" w:asciiTheme="minorEastAsia" w:hAnsiTheme="minorEastAsia" w:eastAsiaTheme="minorEastAsia" w:cstheme="minorEastAsia"/>
                  <w:sz w:val="24"/>
                  <w:szCs w:val="24"/>
                </w:rPr>
                <w:delText>系统对接（5分）</w:delText>
              </w:r>
            </w:del>
          </w:p>
        </w:tc>
        <w:tc>
          <w:tcPr>
            <w:tcW w:w="6001" w:type="dxa"/>
            <w:tcBorders>
              <w:top w:val="single" w:color="auto" w:sz="6" w:space="0"/>
              <w:left w:val="single" w:color="auto" w:sz="6" w:space="0"/>
              <w:bottom w:val="single" w:color="auto" w:sz="6" w:space="0"/>
              <w:right w:val="single" w:color="auto" w:sz="6" w:space="0"/>
            </w:tcBorders>
            <w:vAlign w:val="center"/>
          </w:tcPr>
          <w:p w14:paraId="4AFB4C04">
            <w:pPr>
              <w:widowControl/>
              <w:numPr>
                <w:ilvl w:val="0"/>
                <w:numId w:val="12"/>
              </w:numPr>
              <w:spacing w:line="360" w:lineRule="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售后服务方案具有很强的针对性，具备随需而动服务模式，内容完善且全面，维修反应速度快，能够及时响应客户需求并提供高效服务。得分：</w:t>
            </w:r>
            <w:del w:id="157" w:author="bwtc" w:date="2025-10-28T15:21:00Z">
              <w:r>
                <w:rPr>
                  <w:rFonts w:hint="eastAsia" w:asciiTheme="minorEastAsia" w:hAnsiTheme="minorEastAsia" w:eastAsiaTheme="minorEastAsia" w:cstheme="minorEastAsia"/>
                  <w:color w:val="000000" w:themeColor="text1"/>
                  <w:sz w:val="24"/>
                  <w:szCs w:val="24"/>
                  <w14:textFill>
                    <w14:solidFill>
                      <w14:schemeClr w14:val="tx1"/>
                    </w14:solidFill>
                  </w14:textFill>
                </w:rPr>
                <w:delText>6</w:delText>
              </w:r>
            </w:del>
            <w:ins w:id="158" w:author="bwtc" w:date="2025-10-28T15:21:00Z">
              <w:r>
                <w:rPr>
                  <w:rFonts w:hint="eastAsia" w:asciiTheme="minorEastAsia" w:hAnsiTheme="minorEastAsia" w:eastAsiaTheme="minorEastAsia" w:cstheme="minorEastAsia"/>
                  <w:color w:val="000000" w:themeColor="text1"/>
                  <w:sz w:val="24"/>
                  <w:szCs w:val="24"/>
                  <w14:textFill>
                    <w14:solidFill>
                      <w14:schemeClr w14:val="tx1"/>
                    </w14:solidFill>
                  </w14:textFill>
                </w:rPr>
                <w:t>11</w:t>
              </w:r>
            </w:ins>
            <w:r>
              <w:rPr>
                <w:rFonts w:hint="eastAsia" w:asciiTheme="minorEastAsia" w:hAnsiTheme="minorEastAsia" w:eastAsiaTheme="minorEastAsia" w:cstheme="minorEastAsia"/>
                <w:color w:val="000000" w:themeColor="text1"/>
                <w:sz w:val="24"/>
                <w:szCs w:val="24"/>
                <w14:textFill>
                  <w14:solidFill>
                    <w14:schemeClr w14:val="tx1"/>
                  </w14:solidFill>
                </w14:textFill>
              </w:rPr>
              <w:t>分</w:t>
            </w:r>
          </w:p>
          <w:p w14:paraId="69D41811">
            <w:pPr>
              <w:widowControl/>
              <w:numPr>
                <w:ilvl w:val="0"/>
                <w:numId w:val="12"/>
              </w:numPr>
              <w:spacing w:line="360" w:lineRule="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售后服务方案针对性一般，内容基本完整，但存在部分不足；维修反应速度较慢，但能够满足基本需求。得分：</w:t>
            </w:r>
            <w:del w:id="159" w:author="bwtc" w:date="2025-10-28T15:21:00Z">
              <w:r>
                <w:rPr>
                  <w:rFonts w:hint="eastAsia" w:asciiTheme="minorEastAsia" w:hAnsiTheme="minorEastAsia" w:eastAsiaTheme="minorEastAsia" w:cstheme="minorEastAsia"/>
                  <w:color w:val="000000" w:themeColor="text1"/>
                  <w:sz w:val="24"/>
                  <w:szCs w:val="24"/>
                  <w14:textFill>
                    <w14:solidFill>
                      <w14:schemeClr w14:val="tx1"/>
                    </w14:solidFill>
                  </w14:textFill>
                </w:rPr>
                <w:delText>4</w:delText>
              </w:r>
            </w:del>
            <w:ins w:id="160" w:author="bwtc" w:date="2025-10-28T15:21:00Z">
              <w:r>
                <w:rPr>
                  <w:rFonts w:hint="eastAsia" w:asciiTheme="minorEastAsia" w:hAnsiTheme="minorEastAsia" w:eastAsiaTheme="minorEastAsia" w:cstheme="minorEastAsia"/>
                  <w:color w:val="000000" w:themeColor="text1"/>
                  <w:sz w:val="24"/>
                  <w:szCs w:val="24"/>
                  <w14:textFill>
                    <w14:solidFill>
                      <w14:schemeClr w14:val="tx1"/>
                    </w14:solidFill>
                  </w14:textFill>
                </w:rPr>
                <w:t>8</w:t>
              </w:r>
            </w:ins>
            <w:r>
              <w:rPr>
                <w:rFonts w:hint="eastAsia" w:asciiTheme="minorEastAsia" w:hAnsiTheme="minorEastAsia" w:eastAsiaTheme="minorEastAsia" w:cstheme="minorEastAsia"/>
                <w:color w:val="000000" w:themeColor="text1"/>
                <w:sz w:val="24"/>
                <w:szCs w:val="24"/>
                <w14:textFill>
                  <w14:solidFill>
                    <w14:schemeClr w14:val="tx1"/>
                  </w14:solidFill>
                </w14:textFill>
              </w:rPr>
              <w:t>分</w:t>
            </w:r>
          </w:p>
          <w:p w14:paraId="6BF829D9">
            <w:pPr>
              <w:widowControl/>
              <w:numPr>
                <w:ilvl w:val="0"/>
                <w:numId w:val="12"/>
              </w:num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售后服务方案较为简单，内容不够详细，维修反应速度慢，但具备一定的服务能力。得分：</w:t>
            </w:r>
            <w:del w:id="161" w:author="bwtc" w:date="2025-10-28T15:22:00Z">
              <w:r>
                <w:rPr>
                  <w:rFonts w:hint="eastAsia" w:asciiTheme="minorEastAsia" w:hAnsiTheme="minorEastAsia" w:eastAsiaTheme="minorEastAsia" w:cstheme="minorEastAsia"/>
                  <w:color w:val="000000" w:themeColor="text1"/>
                  <w:sz w:val="24"/>
                  <w:szCs w:val="24"/>
                  <w14:textFill>
                    <w14:solidFill>
                      <w14:schemeClr w14:val="tx1"/>
                    </w14:solidFill>
                  </w14:textFill>
                </w:rPr>
                <w:delText>2</w:delText>
              </w:r>
            </w:del>
            <w:ins w:id="162" w:author="bwtc" w:date="2025-10-28T15:22:00Z">
              <w:r>
                <w:rPr>
                  <w:rFonts w:hint="eastAsia" w:asciiTheme="minorEastAsia" w:hAnsiTheme="minorEastAsia" w:eastAsiaTheme="minorEastAsia" w:cstheme="minorEastAsia"/>
                  <w:color w:val="000000" w:themeColor="text1"/>
                  <w:sz w:val="24"/>
                  <w:szCs w:val="24"/>
                  <w14:textFill>
                    <w14:solidFill>
                      <w14:schemeClr w14:val="tx1"/>
                    </w14:solidFill>
                  </w14:textFill>
                </w:rPr>
                <w:t>5</w:t>
              </w:r>
            </w:ins>
            <w:r>
              <w:rPr>
                <w:rFonts w:hint="eastAsia" w:asciiTheme="minorEastAsia" w:hAnsiTheme="minorEastAsia" w:eastAsiaTheme="minorEastAsia" w:cstheme="minorEastAsia"/>
                <w:color w:val="000000" w:themeColor="text1"/>
                <w:sz w:val="24"/>
                <w:szCs w:val="24"/>
                <w14:textFill>
                  <w14:solidFill>
                    <w14:schemeClr w14:val="tx1"/>
                  </w14:solidFill>
                </w14:textFill>
              </w:rPr>
              <w:t>分</w:t>
            </w:r>
          </w:p>
          <w:p w14:paraId="56007F83">
            <w:pPr>
              <w:widowControl/>
              <w:numPr>
                <w:ilvl w:val="0"/>
                <w:numId w:val="12"/>
              </w:num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售后服务方案存在明显缺陷，内容不完整，维修反应速度慢，难以满足客户需求。得分：1分</w:t>
            </w:r>
          </w:p>
          <w:p w14:paraId="2EE02024">
            <w:pPr>
              <w:widowControl/>
              <w:numPr>
                <w:ilvl w:val="0"/>
                <w:numId w:val="12"/>
              </w:num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未提供：未提供售后服务方案或方案内容严重不足，无法进行有效评价。得分：0分</w:t>
            </w:r>
            <w:del w:id="163" w:author="bwtc" w:date="2025-10-28T15:21:00Z">
              <w:r>
                <w:rPr>
                  <w:rFonts w:hint="eastAsia" w:asciiTheme="minorEastAsia" w:hAnsiTheme="minorEastAsia" w:eastAsiaTheme="minorEastAsia" w:cstheme="minorEastAsia"/>
                  <w:color w:val="000000" w:themeColor="text1"/>
                  <w:kern w:val="0"/>
                  <w:sz w:val="24"/>
                  <w:szCs w:val="24"/>
                  <w14:textFill>
                    <w14:solidFill>
                      <w14:schemeClr w14:val="tx1"/>
                    </w14:solidFill>
                  </w14:textFill>
                </w:rPr>
                <w:delText>提供分局</w:delText>
              </w:r>
              <w:bookmarkStart w:id="215" w:name="OLE_LINK2"/>
              <w:r>
                <w:rPr>
                  <w:rFonts w:hint="eastAsia" w:asciiTheme="minorEastAsia" w:hAnsiTheme="minorEastAsia" w:eastAsiaTheme="minorEastAsia" w:cstheme="minorEastAsia"/>
                  <w:color w:val="000000" w:themeColor="text1"/>
                  <w:kern w:val="0"/>
                  <w:sz w:val="24"/>
                  <w:szCs w:val="24"/>
                  <w14:textFill>
                    <w14:solidFill>
                      <w14:schemeClr w14:val="tx1"/>
                    </w14:solidFill>
                  </w14:textFill>
                </w:rPr>
                <w:delText>随身财物系统</w:delText>
              </w:r>
              <w:bookmarkEnd w:id="215"/>
              <w:r>
                <w:rPr>
                  <w:rFonts w:hint="eastAsia" w:asciiTheme="minorEastAsia" w:hAnsiTheme="minorEastAsia" w:eastAsiaTheme="minorEastAsia" w:cstheme="minorEastAsia"/>
                  <w:color w:val="000000" w:themeColor="text1"/>
                  <w:kern w:val="0"/>
                  <w:sz w:val="24"/>
                  <w:szCs w:val="24"/>
                  <w14:textFill>
                    <w14:solidFill>
                      <w14:schemeClr w14:val="tx1"/>
                    </w14:solidFill>
                  </w14:textFill>
                </w:rPr>
                <w:delText>相关承建单位开具的无缝对接授权书及相关证明文件并加盖原承建单位公章，得5分，不提供不得分。</w:delText>
              </w:r>
            </w:del>
          </w:p>
        </w:tc>
      </w:tr>
      <w:tr w14:paraId="3E5658A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540" w:type="dxa"/>
            <w:tcBorders>
              <w:left w:val="single" w:color="auto" w:sz="6" w:space="0"/>
              <w:right w:val="single" w:color="auto" w:sz="6" w:space="0"/>
            </w:tcBorders>
            <w:vAlign w:val="center"/>
          </w:tcPr>
          <w:p w14:paraId="67A38169">
            <w:pPr>
              <w:spacing w:line="360" w:lineRule="auto"/>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3</w:t>
            </w:r>
          </w:p>
        </w:tc>
        <w:tc>
          <w:tcPr>
            <w:tcW w:w="971" w:type="dxa"/>
            <w:tcBorders>
              <w:left w:val="single" w:color="auto" w:sz="6" w:space="0"/>
              <w:right w:val="single" w:color="auto" w:sz="6" w:space="0"/>
            </w:tcBorders>
            <w:vAlign w:val="center"/>
          </w:tcPr>
          <w:p w14:paraId="2ECE790B">
            <w:pPr>
              <w:spacing w:line="360" w:lineRule="auto"/>
              <w:ind w:left="-105" w:leftChars="-50" w:right="-101" w:rightChars="-48"/>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商务</w:t>
            </w:r>
          </w:p>
          <w:p w14:paraId="464BC030">
            <w:pPr>
              <w:spacing w:line="360" w:lineRule="auto"/>
              <w:ind w:left="-105" w:leftChars="-50" w:right="-101" w:rightChars="-48"/>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部分</w:t>
            </w:r>
          </w:p>
          <w:p w14:paraId="64CDF81C">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（6分）</w:t>
            </w:r>
          </w:p>
        </w:tc>
        <w:tc>
          <w:tcPr>
            <w:tcW w:w="1247" w:type="dxa"/>
            <w:tcBorders>
              <w:top w:val="single" w:color="auto" w:sz="6" w:space="0"/>
              <w:left w:val="single" w:color="auto" w:sz="6" w:space="0"/>
              <w:right w:val="single" w:color="auto" w:sz="6" w:space="0"/>
            </w:tcBorders>
            <w:vAlign w:val="center"/>
          </w:tcPr>
          <w:p w14:paraId="39927556">
            <w:pPr>
              <w:spacing w:line="360" w:lineRule="auto"/>
              <w:ind w:right="-101" w:rightChars="-48"/>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业绩</w:t>
            </w:r>
          </w:p>
          <w:p w14:paraId="1433F2B6">
            <w:pPr>
              <w:spacing w:line="360" w:lineRule="auto"/>
              <w:ind w:right="-101" w:rightChars="-48"/>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（6分）</w:t>
            </w:r>
          </w:p>
        </w:tc>
        <w:tc>
          <w:tcPr>
            <w:tcW w:w="6001" w:type="dxa"/>
            <w:tcBorders>
              <w:top w:val="single" w:color="auto" w:sz="6" w:space="0"/>
              <w:left w:val="single" w:color="auto" w:sz="6" w:space="0"/>
              <w:right w:val="single" w:color="auto" w:sz="6" w:space="0"/>
            </w:tcBorders>
            <w:vAlign w:val="center"/>
          </w:tcPr>
          <w:p w14:paraId="7333A48D">
            <w:pPr>
              <w:widowControl/>
              <w:spacing w:line="360" w:lineRule="auto"/>
              <w:rPr>
                <w:rFonts w:hint="eastAsia" w:asciiTheme="minorEastAsia" w:hAnsiTheme="minorEastAsia" w:eastAsiaTheme="minorEastAsia" w:cstheme="minorEastAsia"/>
                <w:spacing w:val="-4"/>
                <w:sz w:val="24"/>
                <w:szCs w:val="24"/>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每提供一个</w:t>
            </w:r>
            <w:del w:id="164" w:author="bwtc" w:date="2025-10-28T15:22:00Z">
              <w:r>
                <w:rPr>
                  <w:rFonts w:hint="eastAsia" w:asciiTheme="minorEastAsia" w:hAnsiTheme="minorEastAsia" w:eastAsiaTheme="minorEastAsia" w:cstheme="minorEastAsia"/>
                  <w:color w:val="000000" w:themeColor="text1"/>
                  <w:sz w:val="24"/>
                  <w:szCs w:val="24"/>
                  <w14:textFill>
                    <w14:solidFill>
                      <w14:schemeClr w14:val="tx1"/>
                    </w14:solidFill>
                  </w14:textFill>
                </w:rPr>
                <w:delText>类似（包括涉案财物、随身财物）信息管理建设</w:delText>
              </w:r>
            </w:del>
            <w:ins w:id="165" w:author="bwtc" w:date="2025-10-28T15:22:00Z">
              <w:r>
                <w:rPr>
                  <w:rFonts w:hint="eastAsia" w:asciiTheme="minorEastAsia" w:hAnsiTheme="minorEastAsia" w:eastAsiaTheme="minorEastAsia" w:cstheme="minorEastAsia"/>
                  <w:color w:val="000000" w:themeColor="text1"/>
                  <w:sz w:val="24"/>
                  <w:szCs w:val="24"/>
                  <w14:textFill>
                    <w14:solidFill>
                      <w14:schemeClr w14:val="tx1"/>
                    </w14:solidFill>
                  </w14:textFill>
                </w:rPr>
                <w:t>与本项目类似的升级改造项目</w:t>
              </w:r>
            </w:ins>
            <w:del w:id="166" w:author="bwtc" w:date="2025-10-28T15:22:00Z">
              <w:r>
                <w:rPr>
                  <w:rFonts w:hint="eastAsia" w:asciiTheme="minorEastAsia" w:hAnsiTheme="minorEastAsia" w:eastAsiaTheme="minorEastAsia" w:cstheme="minorEastAsia"/>
                  <w:color w:val="000000" w:themeColor="text1"/>
                  <w:sz w:val="24"/>
                  <w:szCs w:val="24"/>
                  <w14:textFill>
                    <w14:solidFill>
                      <w14:schemeClr w14:val="tx1"/>
                    </w14:solidFill>
                  </w14:textFill>
                </w:rPr>
                <w:delText>经验</w:delText>
              </w:r>
            </w:del>
            <w:ins w:id="167" w:author="bwtc" w:date="2025-10-28T15:22:00Z">
              <w:r>
                <w:rPr>
                  <w:rFonts w:hint="eastAsia" w:asciiTheme="minorEastAsia" w:hAnsiTheme="minorEastAsia" w:eastAsiaTheme="minorEastAsia" w:cstheme="minorEastAsia"/>
                  <w:color w:val="000000" w:themeColor="text1"/>
                  <w:sz w:val="24"/>
                  <w:szCs w:val="24"/>
                  <w14:textFill>
                    <w14:solidFill>
                      <w14:schemeClr w14:val="tx1"/>
                    </w14:solidFill>
                  </w14:textFill>
                </w:rPr>
                <w:t>业绩</w:t>
              </w:r>
            </w:ins>
            <w:r>
              <w:rPr>
                <w:rFonts w:hint="eastAsia" w:asciiTheme="minorEastAsia" w:hAnsiTheme="minorEastAsia" w:eastAsiaTheme="minorEastAsia" w:cstheme="minorEastAsia"/>
                <w:color w:val="000000" w:themeColor="text1"/>
                <w:sz w:val="24"/>
                <w:szCs w:val="24"/>
                <w14:textFill>
                  <w14:solidFill>
                    <w14:schemeClr w14:val="tx1"/>
                  </w14:solidFill>
                </w14:textFill>
              </w:rPr>
              <w:t>得2分，最高为6分。（</w:t>
            </w:r>
            <w:del w:id="168" w:author="bwtc" w:date="2025-10-28T15:23:00Z">
              <w:r>
                <w:rPr>
                  <w:rFonts w:hint="eastAsia" w:asciiTheme="minorEastAsia" w:hAnsiTheme="minorEastAsia" w:eastAsiaTheme="minorEastAsia" w:cstheme="minorEastAsia"/>
                  <w:color w:val="000000" w:themeColor="text1"/>
                  <w:sz w:val="24"/>
                  <w:szCs w:val="24"/>
                  <w14:textFill>
                    <w14:solidFill>
                      <w14:schemeClr w14:val="tx1"/>
                    </w14:solidFill>
                  </w14:textFill>
                </w:rPr>
                <w:delText>附有</w:delText>
              </w:r>
            </w:del>
            <w:ins w:id="169" w:author="bwtc" w:date="2025-10-28T15:23:00Z">
              <w:r>
                <w:rPr>
                  <w:rFonts w:hint="eastAsia" w:asciiTheme="minorEastAsia" w:hAnsiTheme="minorEastAsia" w:eastAsiaTheme="minorEastAsia" w:cstheme="minorEastAsia"/>
                  <w:color w:val="000000" w:themeColor="text1"/>
                  <w:sz w:val="24"/>
                  <w:szCs w:val="24"/>
                  <w14:textFill>
                    <w14:solidFill>
                      <w14:schemeClr w14:val="tx1"/>
                    </w14:solidFill>
                  </w14:textFill>
                </w:rPr>
                <w:t>审核依据为</w:t>
              </w:r>
            </w:ins>
            <w:del w:id="170" w:author="bwtc" w:date="2025-10-28T15:23:00Z">
              <w:r>
                <w:rPr>
                  <w:rFonts w:hint="eastAsia" w:asciiTheme="minorEastAsia" w:hAnsiTheme="minorEastAsia" w:eastAsiaTheme="minorEastAsia" w:cstheme="minorEastAsia"/>
                  <w:color w:val="000000" w:themeColor="text1"/>
                  <w:sz w:val="24"/>
                  <w:szCs w:val="24"/>
                  <w14:textFill>
                    <w14:solidFill>
                      <w14:schemeClr w14:val="tx1"/>
                    </w14:solidFill>
                  </w14:textFill>
                </w:rPr>
                <w:delText>完整合同页</w:delText>
              </w:r>
            </w:del>
            <w:ins w:id="171" w:author="bwtc" w:date="2025-10-28T15:23:00Z">
              <w:r>
                <w:rPr>
                  <w:rFonts w:hint="eastAsia" w:asciiTheme="minorEastAsia" w:hAnsiTheme="minorEastAsia" w:eastAsiaTheme="minorEastAsia" w:cstheme="minorEastAsia"/>
                  <w:color w:val="000000" w:themeColor="text1"/>
                  <w:sz w:val="24"/>
                  <w:szCs w:val="24"/>
                  <w14:textFill>
                    <w14:solidFill>
                      <w14:schemeClr w14:val="tx1"/>
                    </w14:solidFill>
                  </w14:textFill>
                </w:rPr>
                <w:t>合同首页、合同内容页、签字盖章页</w:t>
              </w:r>
            </w:ins>
            <w:del w:id="172" w:author="bwtc" w:date="2025-10-28T15:23:00Z">
              <w:r>
                <w:rPr>
                  <w:rFonts w:hint="eastAsia" w:asciiTheme="minorEastAsia" w:hAnsiTheme="minorEastAsia" w:eastAsiaTheme="minorEastAsia" w:cstheme="minorEastAsia"/>
                  <w:color w:val="000000" w:themeColor="text1"/>
                  <w:sz w:val="24"/>
                  <w:szCs w:val="24"/>
                  <w14:textFill>
                    <w14:solidFill>
                      <w14:schemeClr w14:val="tx1"/>
                    </w14:solidFill>
                  </w14:textFill>
                </w:rPr>
                <w:delText>，须</w:delText>
              </w:r>
            </w:del>
            <w:ins w:id="173" w:author="bwtc" w:date="2025-10-28T15:23:00Z">
              <w:r>
                <w:rPr>
                  <w:rFonts w:hint="eastAsia" w:asciiTheme="minorEastAsia" w:hAnsiTheme="minorEastAsia" w:eastAsiaTheme="minorEastAsia" w:cstheme="minorEastAsia"/>
                  <w:color w:val="000000" w:themeColor="text1"/>
                  <w:sz w:val="24"/>
                  <w:szCs w:val="24"/>
                  <w14:textFill>
                    <w14:solidFill>
                      <w14:schemeClr w14:val="tx1"/>
                    </w14:solidFill>
                  </w14:textFill>
                </w:rPr>
                <w:t>并</w:t>
              </w:r>
            </w:ins>
            <w:r>
              <w:rPr>
                <w:rFonts w:hint="eastAsia" w:asciiTheme="minorEastAsia" w:hAnsiTheme="minorEastAsia" w:eastAsiaTheme="minorEastAsia" w:cstheme="minorEastAsia"/>
                <w:color w:val="000000" w:themeColor="text1"/>
                <w:sz w:val="24"/>
                <w:szCs w:val="24"/>
                <w14:textFill>
                  <w14:solidFill>
                    <w14:schemeClr w14:val="tx1"/>
                  </w14:solidFill>
                </w14:textFill>
              </w:rPr>
              <w:t>加盖投标人公章）</w:t>
            </w:r>
          </w:p>
        </w:tc>
      </w:tr>
      <w:tr w14:paraId="30C0E87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540" w:type="dxa"/>
            <w:tcBorders>
              <w:left w:val="single" w:color="auto" w:sz="6" w:space="0"/>
              <w:bottom w:val="single" w:color="auto" w:sz="6" w:space="0"/>
              <w:right w:val="single" w:color="auto" w:sz="6" w:space="0"/>
            </w:tcBorders>
            <w:vAlign w:val="center"/>
          </w:tcPr>
          <w:p w14:paraId="14CA7003">
            <w:pPr>
              <w:spacing w:line="360" w:lineRule="auto"/>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4</w:t>
            </w:r>
          </w:p>
        </w:tc>
        <w:tc>
          <w:tcPr>
            <w:tcW w:w="971" w:type="dxa"/>
            <w:tcBorders>
              <w:left w:val="single" w:color="auto" w:sz="6" w:space="0"/>
              <w:bottom w:val="single" w:color="auto" w:sz="6" w:space="0"/>
              <w:right w:val="single" w:color="auto" w:sz="6" w:space="0"/>
            </w:tcBorders>
            <w:vAlign w:val="center"/>
          </w:tcPr>
          <w:p w14:paraId="547D20FD">
            <w:pPr>
              <w:spacing w:line="36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其他</w:t>
            </w:r>
          </w:p>
          <w:p w14:paraId="07A662C1">
            <w:pPr>
              <w:spacing w:line="36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（2分）</w:t>
            </w:r>
          </w:p>
        </w:tc>
        <w:tc>
          <w:tcPr>
            <w:tcW w:w="1247" w:type="dxa"/>
            <w:tcBorders>
              <w:top w:val="single" w:color="auto" w:sz="6" w:space="0"/>
              <w:left w:val="single" w:color="auto" w:sz="6" w:space="0"/>
              <w:right w:val="single" w:color="auto" w:sz="6" w:space="0"/>
            </w:tcBorders>
            <w:vAlign w:val="center"/>
          </w:tcPr>
          <w:p w14:paraId="58BFFE87">
            <w:pPr>
              <w:spacing w:line="360" w:lineRule="auto"/>
              <w:ind w:right="-101" w:rightChars="-48"/>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技术团队</w:t>
            </w:r>
          </w:p>
          <w:p w14:paraId="77C97A1B">
            <w:pPr>
              <w:pStyle w:val="2"/>
              <w:spacing w:line="360" w:lineRule="auto"/>
              <w:ind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 xml:space="preserve"> （2分）</w:t>
            </w:r>
          </w:p>
        </w:tc>
        <w:tc>
          <w:tcPr>
            <w:tcW w:w="6001" w:type="dxa"/>
            <w:tcBorders>
              <w:top w:val="single" w:color="auto" w:sz="6" w:space="0"/>
              <w:left w:val="single" w:color="auto" w:sz="6" w:space="0"/>
              <w:right w:val="single" w:color="auto" w:sz="6" w:space="0"/>
            </w:tcBorders>
            <w:vAlign w:val="center"/>
          </w:tcPr>
          <w:p w14:paraId="6036F8C4">
            <w:pPr>
              <w:widowControl/>
              <w:numPr>
                <w:ilvl w:val="0"/>
                <w:numId w:val="13"/>
              </w:numPr>
              <w:spacing w:line="360" w:lineRule="auto"/>
              <w:rPr>
                <w:rFonts w:hint="eastAsia" w:asciiTheme="minorEastAsia" w:hAnsiTheme="minorEastAsia" w:eastAsiaTheme="minorEastAsia" w:cstheme="minorEastAsia"/>
                <w:spacing w:val="-4"/>
                <w:sz w:val="24"/>
                <w:szCs w:val="24"/>
              </w:rPr>
            </w:pPr>
            <w:r>
              <w:rPr>
                <w:rFonts w:hint="eastAsia" w:asciiTheme="minorEastAsia" w:hAnsiTheme="minorEastAsia" w:eastAsiaTheme="minorEastAsia" w:cstheme="minorEastAsia"/>
                <w:spacing w:val="-4"/>
                <w:sz w:val="24"/>
                <w:szCs w:val="24"/>
              </w:rPr>
              <w:t>人数合理，分工全面，岗位职责明晰有针对性，且人员有丰富的同类项目经验，完全满足项目需要：2分；</w:t>
            </w:r>
          </w:p>
          <w:p w14:paraId="0EB8A8F5">
            <w:pPr>
              <w:widowControl/>
              <w:numPr>
                <w:ilvl w:val="0"/>
                <w:numId w:val="13"/>
              </w:numPr>
              <w:spacing w:line="360" w:lineRule="auto"/>
              <w:rPr>
                <w:rFonts w:hint="eastAsia" w:asciiTheme="minorEastAsia" w:hAnsiTheme="minorEastAsia" w:eastAsiaTheme="minorEastAsia" w:cstheme="minorEastAsia"/>
                <w:spacing w:val="-4"/>
                <w:sz w:val="24"/>
                <w:szCs w:val="24"/>
              </w:rPr>
            </w:pPr>
            <w:r>
              <w:rPr>
                <w:rFonts w:hint="eastAsia" w:asciiTheme="minorEastAsia" w:hAnsiTheme="minorEastAsia" w:eastAsiaTheme="minorEastAsia" w:cstheme="minorEastAsia"/>
                <w:spacing w:val="-4"/>
                <w:sz w:val="24"/>
                <w:szCs w:val="24"/>
              </w:rPr>
              <w:t>人数基本合理，部分岗位有明确分工，但岗位职责不明确或无针对性，基本满足项目需要：1分；</w:t>
            </w:r>
          </w:p>
          <w:p w14:paraId="3783886F">
            <w:pPr>
              <w:widowControl/>
              <w:numPr>
                <w:ilvl w:val="0"/>
                <w:numId w:val="13"/>
              </w:numPr>
              <w:spacing w:line="360" w:lineRule="auto"/>
              <w:rPr>
                <w:rFonts w:hint="eastAsia" w:asciiTheme="minorEastAsia" w:hAnsiTheme="minorEastAsia" w:eastAsiaTheme="minorEastAsia" w:cstheme="minorEastAsia"/>
                <w:spacing w:val="-4"/>
                <w:sz w:val="24"/>
                <w:szCs w:val="24"/>
              </w:rPr>
            </w:pPr>
            <w:r>
              <w:rPr>
                <w:rFonts w:hint="eastAsia" w:asciiTheme="minorEastAsia" w:hAnsiTheme="minorEastAsia" w:eastAsiaTheme="minorEastAsia" w:cstheme="minorEastAsia"/>
                <w:spacing w:val="-4"/>
                <w:sz w:val="24"/>
                <w:szCs w:val="24"/>
              </w:rPr>
              <w:t>未提供针对本项目的团队人员情况或不满足项目需要的不得分。</w:t>
            </w:r>
          </w:p>
        </w:tc>
      </w:tr>
    </w:tbl>
    <w:p w14:paraId="4361386F">
      <w:pPr>
        <w:pStyle w:val="3"/>
        <w:spacing w:before="0" w:after="0" w:line="360" w:lineRule="auto"/>
        <w:jc w:val="center"/>
        <w:rPr>
          <w:rFonts w:hint="eastAsia" w:cs="仿宋"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b w:val="0"/>
          <w:color w:val="000000" w:themeColor="text1"/>
          <w:sz w:val="28"/>
          <w:szCs w:val="28"/>
          <w14:textFill>
            <w14:solidFill>
              <w14:schemeClr w14:val="tx1"/>
            </w14:solidFill>
          </w14:textFill>
        </w:rPr>
        <w:br w:type="page"/>
      </w:r>
      <w:bookmarkStart w:id="216" w:name="_Toc399769488"/>
      <w:bookmarkStart w:id="217" w:name="_Toc497315107"/>
      <w:bookmarkStart w:id="218" w:name="_Toc495677452"/>
      <w:bookmarkStart w:id="219" w:name="_Toc107918022"/>
      <w:commentRangeStart w:id="11"/>
      <w:r>
        <w:rPr>
          <w:rFonts w:hint="eastAsia" w:cs="仿宋" w:asciiTheme="minorEastAsia" w:hAnsiTheme="minorEastAsia" w:eastAsiaTheme="minorEastAsia"/>
          <w:color w:val="000000" w:themeColor="text1"/>
          <w:sz w:val="28"/>
          <w:szCs w:val="28"/>
          <w14:textFill>
            <w14:solidFill>
              <w14:schemeClr w14:val="tx1"/>
            </w14:solidFill>
          </w14:textFill>
        </w:rPr>
        <w:t>第六章 合同条款</w:t>
      </w:r>
      <w:bookmarkEnd w:id="214"/>
      <w:bookmarkEnd w:id="216"/>
      <w:bookmarkEnd w:id="217"/>
      <w:bookmarkEnd w:id="218"/>
      <w:bookmarkEnd w:id="219"/>
      <w:commentRangeEnd w:id="11"/>
      <w:r>
        <w:commentReference w:id="11"/>
      </w:r>
      <w:bookmarkStart w:id="220" w:name="_Toc495677498"/>
      <w:bookmarkStart w:id="221" w:name="_Toc73427850"/>
      <w:bookmarkStart w:id="222" w:name="_Toc399769491"/>
      <w:bookmarkStart w:id="223" w:name="_Toc87063340"/>
      <w:bookmarkStart w:id="224" w:name="_Toc497315153"/>
    </w:p>
    <w:p w14:paraId="38FBC4A5">
      <w:pPr>
        <w:spacing w:before="427" w:after="120" w:afterLines="50" w:line="185" w:lineRule="auto"/>
        <w:jc w:val="center"/>
        <w:rPr>
          <w:rFonts w:hint="eastAsia" w:ascii="宋体" w:hAnsi="宋体" w:cs="宋体"/>
          <w:spacing w:val="20"/>
          <w:sz w:val="44"/>
          <w:szCs w:val="44"/>
        </w:rPr>
      </w:pPr>
    </w:p>
    <w:p w14:paraId="75B37347">
      <w:pPr>
        <w:spacing w:before="427" w:after="120" w:afterLines="50" w:line="185" w:lineRule="auto"/>
        <w:jc w:val="center"/>
        <w:rPr>
          <w:rFonts w:hint="eastAsia" w:ascii="宋体" w:hAnsi="宋体" w:cs="宋体"/>
          <w:sz w:val="44"/>
          <w:szCs w:val="44"/>
        </w:rPr>
      </w:pPr>
      <w:r>
        <w:rPr>
          <w:rFonts w:hint="eastAsia" w:ascii="宋体" w:hAnsi="宋体" w:cs="宋体"/>
          <w:spacing w:val="20"/>
          <w:sz w:val="44"/>
          <w:szCs w:val="44"/>
        </w:rPr>
        <w:t>北京市公安局</w:t>
      </w:r>
      <w:r>
        <w:rPr>
          <w:rFonts w:hint="eastAsia" w:ascii="宋体" w:hAnsi="宋体" w:cs="宋体"/>
          <w:sz w:val="44"/>
          <w:szCs w:val="44"/>
          <w:u w:val="single"/>
        </w:rPr>
        <w:t>XX</w:t>
      </w:r>
      <w:r>
        <w:rPr>
          <w:rFonts w:hint="eastAsia" w:ascii="宋体" w:hAnsi="宋体" w:cs="宋体"/>
          <w:spacing w:val="20"/>
          <w:sz w:val="44"/>
          <w:szCs w:val="44"/>
          <w:u w:val="single"/>
        </w:rPr>
        <w:t>单位</w:t>
      </w:r>
    </w:p>
    <w:p w14:paraId="555FCC1E">
      <w:pPr>
        <w:spacing w:line="336" w:lineRule="auto"/>
        <w:jc w:val="center"/>
        <w:rPr>
          <w:rFonts w:hint="eastAsia" w:ascii="宋体" w:hAnsi="宋体" w:cs="宋体"/>
        </w:rPr>
      </w:pPr>
      <w:r>
        <w:rPr>
          <w:rFonts w:hint="eastAsia" w:ascii="宋体" w:hAnsi="宋体" w:cs="宋体"/>
          <w:spacing w:val="3"/>
          <w:sz w:val="44"/>
          <w:szCs w:val="44"/>
          <w:u w:val="single"/>
        </w:rPr>
        <w:t>购置</w:t>
      </w:r>
      <w:r>
        <w:rPr>
          <w:rFonts w:hint="eastAsia" w:ascii="宋体" w:hAnsi="宋体" w:cs="宋体"/>
          <w:sz w:val="44"/>
          <w:szCs w:val="44"/>
          <w:u w:val="single"/>
        </w:rPr>
        <w:t xml:space="preserve">                   </w:t>
      </w:r>
      <w:r>
        <w:rPr>
          <w:rFonts w:hint="eastAsia" w:ascii="宋体" w:hAnsi="宋体" w:cs="宋体"/>
          <w:spacing w:val="3"/>
          <w:sz w:val="44"/>
          <w:szCs w:val="44"/>
        </w:rPr>
        <w:t>商务合同</w:t>
      </w:r>
    </w:p>
    <w:p w14:paraId="1A0B3964">
      <w:pPr>
        <w:spacing w:line="337" w:lineRule="auto"/>
        <w:rPr>
          <w:rFonts w:hint="eastAsia" w:ascii="宋体" w:hAnsi="宋体" w:cs="宋体"/>
        </w:rPr>
      </w:pPr>
    </w:p>
    <w:p w14:paraId="0A268BE5">
      <w:pPr>
        <w:spacing w:line="337" w:lineRule="auto"/>
        <w:rPr>
          <w:rFonts w:hint="eastAsia" w:ascii="宋体" w:hAnsi="宋体" w:cs="宋体"/>
        </w:rPr>
      </w:pPr>
    </w:p>
    <w:p w14:paraId="5A7BD1B7">
      <w:pPr>
        <w:pStyle w:val="18"/>
        <w:spacing w:before="98"/>
        <w:ind w:left="280" w:right="252" w:firstLine="590"/>
        <w:rPr>
          <w:rFonts w:hint="eastAsia" w:ascii="宋体" w:hAnsi="宋体" w:cs="宋体"/>
          <w:color w:val="auto"/>
          <w:sz w:val="24"/>
          <w:szCs w:val="24"/>
        </w:rPr>
      </w:pPr>
      <w:r>
        <w:rPr>
          <w:rFonts w:hint="eastAsia" w:ascii="宋体" w:hAnsi="宋体" w:cs="宋体"/>
          <w:color w:val="auto"/>
          <w:spacing w:val="-5"/>
          <w:sz w:val="24"/>
          <w:szCs w:val="24"/>
        </w:rPr>
        <w:t>根据《中华人民共和国民法典》之规定，本合同当事人在平</w:t>
      </w:r>
      <w:r>
        <w:rPr>
          <w:rFonts w:hint="eastAsia" w:ascii="宋体" w:hAnsi="宋体" w:cs="宋体"/>
          <w:color w:val="auto"/>
          <w:spacing w:val="-6"/>
          <w:sz w:val="24"/>
          <w:szCs w:val="24"/>
        </w:rPr>
        <w:t>等、</w:t>
      </w:r>
      <w:r>
        <w:rPr>
          <w:rFonts w:hint="eastAsia" w:ascii="宋体" w:hAnsi="宋体" w:cs="宋体"/>
          <w:color w:val="auto"/>
          <w:spacing w:val="-56"/>
          <w:sz w:val="24"/>
          <w:szCs w:val="24"/>
        </w:rPr>
        <w:t xml:space="preserve"> </w:t>
      </w:r>
      <w:r>
        <w:rPr>
          <w:rFonts w:hint="eastAsia" w:ascii="宋体" w:hAnsi="宋体" w:cs="宋体"/>
          <w:color w:val="auto"/>
          <w:spacing w:val="-6"/>
          <w:sz w:val="24"/>
          <w:szCs w:val="24"/>
        </w:rPr>
        <w:t>自愿的基础上，经协商一致，签署本合同。</w:t>
      </w:r>
    </w:p>
    <w:p w14:paraId="4D75C24F">
      <w:pPr>
        <w:spacing w:before="12" w:line="360" w:lineRule="auto"/>
        <w:rPr>
          <w:rFonts w:hint="eastAsia" w:ascii="宋体" w:hAnsi="宋体" w:cs="宋体"/>
          <w:sz w:val="24"/>
          <w:szCs w:val="24"/>
        </w:rPr>
      </w:pPr>
    </w:p>
    <w:p w14:paraId="4EFBA7AB">
      <w:pPr>
        <w:spacing w:before="12" w:line="360" w:lineRule="auto"/>
        <w:rPr>
          <w:rFonts w:hint="eastAsia" w:ascii="宋体" w:hAnsi="宋体" w:cs="宋体"/>
          <w:sz w:val="24"/>
          <w:szCs w:val="24"/>
        </w:rPr>
      </w:pPr>
    </w:p>
    <w:tbl>
      <w:tblPr>
        <w:tblStyle w:val="46"/>
        <w:tblpPr w:leftFromText="180" w:rightFromText="180" w:vertAnchor="text" w:horzAnchor="page" w:tblpX="1810" w:tblpY="234"/>
        <w:tblOverlap w:val="never"/>
        <w:tblW w:w="84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20"/>
        <w:gridCol w:w="4220"/>
      </w:tblGrid>
      <w:tr w14:paraId="45E68F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4220" w:type="dxa"/>
          </w:tcPr>
          <w:p w14:paraId="1CE84585">
            <w:pPr>
              <w:spacing w:line="360" w:lineRule="auto"/>
              <w:rPr>
                <w:rFonts w:hint="eastAsia" w:ascii="宋体" w:hAnsi="宋体" w:cs="宋体"/>
                <w:sz w:val="24"/>
                <w:szCs w:val="24"/>
              </w:rPr>
            </w:pPr>
          </w:p>
          <w:p w14:paraId="5FCF3155">
            <w:pPr>
              <w:spacing w:line="360" w:lineRule="auto"/>
              <w:rPr>
                <w:rFonts w:hint="eastAsia" w:ascii="宋体" w:hAnsi="宋体" w:cs="宋体"/>
                <w:sz w:val="24"/>
                <w:szCs w:val="24"/>
                <w:u w:val="single"/>
              </w:rPr>
            </w:pPr>
            <w:r>
              <w:rPr>
                <w:rFonts w:hint="eastAsia" w:ascii="宋体" w:hAnsi="宋体" w:cs="宋体"/>
                <w:sz w:val="24"/>
                <w:szCs w:val="24"/>
              </w:rPr>
              <w:t>甲方：</w:t>
            </w:r>
            <w:r>
              <w:rPr>
                <w:rFonts w:hint="eastAsia" w:ascii="宋体" w:hAnsi="宋体" w:cs="宋体"/>
                <w:sz w:val="24"/>
                <w:szCs w:val="24"/>
                <w:u w:val="single"/>
              </w:rPr>
              <w:t xml:space="preserve">                             </w:t>
            </w:r>
          </w:p>
          <w:p w14:paraId="5EF8D15A">
            <w:pPr>
              <w:spacing w:line="360" w:lineRule="auto"/>
              <w:jc w:val="center"/>
              <w:rPr>
                <w:rFonts w:hint="eastAsia" w:ascii="宋体" w:hAnsi="宋体" w:cs="宋体"/>
                <w:sz w:val="24"/>
                <w:szCs w:val="24"/>
              </w:rPr>
            </w:pPr>
            <w:r>
              <w:rPr>
                <w:rFonts w:hint="eastAsia" w:ascii="宋体" w:hAnsi="宋体" w:cs="宋体"/>
                <w:sz w:val="24"/>
                <w:szCs w:val="24"/>
              </w:rPr>
              <w:t>（盖章）</w:t>
            </w:r>
          </w:p>
        </w:tc>
        <w:tc>
          <w:tcPr>
            <w:tcW w:w="4220" w:type="dxa"/>
          </w:tcPr>
          <w:p w14:paraId="74991F52">
            <w:pPr>
              <w:spacing w:line="360" w:lineRule="auto"/>
              <w:rPr>
                <w:rFonts w:hint="eastAsia" w:ascii="宋体" w:hAnsi="宋体" w:cs="宋体"/>
                <w:sz w:val="24"/>
                <w:szCs w:val="24"/>
              </w:rPr>
            </w:pPr>
          </w:p>
          <w:p w14:paraId="431867A8">
            <w:pPr>
              <w:spacing w:line="360" w:lineRule="auto"/>
              <w:rPr>
                <w:rFonts w:hint="eastAsia" w:ascii="宋体" w:hAnsi="宋体" w:cs="宋体"/>
                <w:sz w:val="24"/>
                <w:szCs w:val="24"/>
                <w:u w:val="single"/>
              </w:rPr>
            </w:pPr>
            <w:r>
              <w:rPr>
                <w:rFonts w:hint="eastAsia" w:ascii="宋体" w:hAnsi="宋体" w:cs="宋体"/>
                <w:sz w:val="24"/>
                <w:szCs w:val="24"/>
              </w:rPr>
              <w:t>乙方：</w:t>
            </w:r>
            <w:r>
              <w:rPr>
                <w:rFonts w:hint="eastAsia" w:ascii="宋体" w:hAnsi="宋体" w:cs="宋体"/>
                <w:sz w:val="24"/>
                <w:szCs w:val="24"/>
                <w:u w:val="single"/>
              </w:rPr>
              <w:t xml:space="preserve">                             </w:t>
            </w:r>
          </w:p>
          <w:p w14:paraId="0379496D">
            <w:pPr>
              <w:spacing w:line="360" w:lineRule="auto"/>
              <w:jc w:val="center"/>
              <w:rPr>
                <w:rFonts w:hint="eastAsia" w:ascii="宋体" w:hAnsi="宋体" w:cs="宋体"/>
                <w:sz w:val="24"/>
                <w:szCs w:val="24"/>
              </w:rPr>
            </w:pPr>
            <w:r>
              <w:rPr>
                <w:rFonts w:hint="eastAsia" w:ascii="宋体" w:hAnsi="宋体" w:cs="宋体"/>
                <w:sz w:val="24"/>
                <w:szCs w:val="24"/>
              </w:rPr>
              <w:t>（盖章）</w:t>
            </w:r>
          </w:p>
          <w:p w14:paraId="58DE99CF">
            <w:pPr>
              <w:spacing w:line="360" w:lineRule="auto"/>
              <w:rPr>
                <w:rFonts w:hint="eastAsia" w:ascii="宋体" w:hAnsi="宋体" w:cs="宋体"/>
                <w:sz w:val="24"/>
                <w:szCs w:val="24"/>
              </w:rPr>
            </w:pPr>
          </w:p>
          <w:p w14:paraId="353D0301">
            <w:pPr>
              <w:spacing w:line="360" w:lineRule="auto"/>
              <w:rPr>
                <w:rFonts w:hint="eastAsia" w:ascii="宋体" w:hAnsi="宋体" w:cs="宋体"/>
                <w:sz w:val="24"/>
                <w:szCs w:val="24"/>
              </w:rPr>
            </w:pPr>
          </w:p>
        </w:tc>
      </w:tr>
      <w:tr w14:paraId="3DC812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4220" w:type="dxa"/>
          </w:tcPr>
          <w:p w14:paraId="2B167EEA">
            <w:pPr>
              <w:spacing w:line="360" w:lineRule="auto"/>
              <w:rPr>
                <w:rFonts w:hint="eastAsia" w:ascii="宋体" w:hAnsi="宋体" w:cs="宋体"/>
                <w:sz w:val="24"/>
                <w:szCs w:val="24"/>
              </w:rPr>
            </w:pPr>
          </w:p>
          <w:p w14:paraId="1E4BC9D8">
            <w:pPr>
              <w:spacing w:line="360" w:lineRule="auto"/>
              <w:rPr>
                <w:rFonts w:hint="eastAsia" w:ascii="宋体" w:hAnsi="宋体" w:cs="宋体"/>
                <w:sz w:val="24"/>
                <w:szCs w:val="24"/>
                <w:u w:val="single"/>
              </w:rPr>
            </w:pPr>
            <w:r>
              <w:rPr>
                <w:rFonts w:hint="eastAsia" w:ascii="宋体" w:hAnsi="宋体" w:cs="宋体"/>
                <w:sz w:val="24"/>
                <w:szCs w:val="24"/>
              </w:rPr>
              <w:t>法定代表人或授权代表：</w:t>
            </w:r>
            <w:r>
              <w:rPr>
                <w:rFonts w:hint="eastAsia" w:ascii="宋体" w:hAnsi="宋体" w:cs="宋体"/>
                <w:sz w:val="24"/>
                <w:szCs w:val="24"/>
                <w:u w:val="single"/>
              </w:rPr>
              <w:t xml:space="preserve">             </w:t>
            </w:r>
          </w:p>
          <w:p w14:paraId="23089A2D">
            <w:pPr>
              <w:spacing w:line="360" w:lineRule="auto"/>
              <w:jc w:val="right"/>
              <w:rPr>
                <w:rFonts w:hint="eastAsia" w:ascii="宋体" w:hAnsi="宋体" w:cs="宋体"/>
                <w:sz w:val="24"/>
                <w:szCs w:val="24"/>
              </w:rPr>
            </w:pPr>
            <w:r>
              <w:rPr>
                <w:rFonts w:hint="eastAsia" w:ascii="宋体" w:hAnsi="宋体" w:cs="宋体"/>
                <w:sz w:val="24"/>
                <w:szCs w:val="24"/>
              </w:rPr>
              <w:t>（签字或签章）</w:t>
            </w:r>
          </w:p>
          <w:p w14:paraId="47E46D80">
            <w:pPr>
              <w:spacing w:line="360" w:lineRule="auto"/>
              <w:rPr>
                <w:rFonts w:hint="eastAsia" w:ascii="宋体" w:hAnsi="宋体" w:cs="宋体"/>
                <w:sz w:val="24"/>
                <w:szCs w:val="24"/>
              </w:rPr>
            </w:pPr>
          </w:p>
          <w:p w14:paraId="11E61E30">
            <w:pPr>
              <w:spacing w:line="360" w:lineRule="auto"/>
              <w:rPr>
                <w:rFonts w:hint="eastAsia" w:ascii="宋体" w:hAnsi="宋体" w:cs="宋体"/>
                <w:sz w:val="24"/>
                <w:szCs w:val="24"/>
              </w:rPr>
            </w:pPr>
          </w:p>
          <w:p w14:paraId="6544E215">
            <w:pPr>
              <w:spacing w:line="360" w:lineRule="auto"/>
              <w:rPr>
                <w:rFonts w:hint="eastAsia" w:ascii="宋体" w:hAnsi="宋体" w:cs="宋体"/>
                <w:sz w:val="24"/>
                <w:szCs w:val="24"/>
              </w:rPr>
            </w:pPr>
            <w:r>
              <w:rPr>
                <w:rFonts w:hint="eastAsia" w:ascii="宋体" w:hAnsi="宋体" w:cs="宋体"/>
                <w:sz w:val="24"/>
                <w:szCs w:val="24"/>
              </w:rPr>
              <w:t>日期：</w:t>
            </w:r>
            <w:r>
              <w:rPr>
                <w:rFonts w:hint="eastAsia" w:ascii="宋体" w:hAnsi="宋体" w:cs="宋体"/>
                <w:sz w:val="24"/>
                <w:szCs w:val="24"/>
                <w:u w:val="single"/>
              </w:rPr>
              <w:t xml:space="preserve">     </w:t>
            </w:r>
            <w:r>
              <w:rPr>
                <w:rFonts w:hint="eastAsia" w:ascii="宋体" w:hAnsi="宋体" w:cs="宋体"/>
                <w:sz w:val="24"/>
                <w:szCs w:val="24"/>
              </w:rPr>
              <w:t>年</w:t>
            </w:r>
            <w:r>
              <w:rPr>
                <w:rFonts w:hint="eastAsia" w:ascii="宋体" w:hAnsi="宋体" w:cs="宋体"/>
                <w:sz w:val="24"/>
                <w:szCs w:val="24"/>
                <w:u w:val="single"/>
              </w:rPr>
              <w:t xml:space="preserve">   </w:t>
            </w:r>
            <w:r>
              <w:rPr>
                <w:rFonts w:hint="eastAsia" w:ascii="宋体" w:hAnsi="宋体" w:cs="宋体"/>
                <w:sz w:val="24"/>
                <w:szCs w:val="24"/>
              </w:rPr>
              <w:t>月</w:t>
            </w:r>
            <w:r>
              <w:rPr>
                <w:rFonts w:hint="eastAsia" w:ascii="宋体" w:hAnsi="宋体" w:cs="宋体"/>
                <w:sz w:val="24"/>
                <w:szCs w:val="24"/>
                <w:u w:val="single"/>
              </w:rPr>
              <w:t xml:space="preserve">   </w:t>
            </w:r>
            <w:r>
              <w:rPr>
                <w:rFonts w:hint="eastAsia" w:ascii="宋体" w:hAnsi="宋体" w:cs="宋体"/>
                <w:sz w:val="24"/>
                <w:szCs w:val="24"/>
              </w:rPr>
              <w:t xml:space="preserve">日 </w:t>
            </w:r>
          </w:p>
        </w:tc>
        <w:tc>
          <w:tcPr>
            <w:tcW w:w="4220" w:type="dxa"/>
          </w:tcPr>
          <w:p w14:paraId="4780A34B">
            <w:pPr>
              <w:spacing w:line="360" w:lineRule="auto"/>
              <w:rPr>
                <w:rFonts w:hint="eastAsia" w:ascii="宋体" w:hAnsi="宋体" w:cs="宋体"/>
                <w:sz w:val="24"/>
                <w:szCs w:val="24"/>
              </w:rPr>
            </w:pPr>
          </w:p>
          <w:p w14:paraId="2A7B9243">
            <w:pPr>
              <w:spacing w:line="360" w:lineRule="auto"/>
              <w:rPr>
                <w:rFonts w:hint="eastAsia" w:ascii="宋体" w:hAnsi="宋体" w:cs="宋体"/>
                <w:sz w:val="24"/>
                <w:szCs w:val="24"/>
                <w:u w:val="single"/>
              </w:rPr>
            </w:pPr>
            <w:r>
              <w:rPr>
                <w:rFonts w:hint="eastAsia" w:ascii="宋体" w:hAnsi="宋体" w:cs="宋体"/>
                <w:sz w:val="24"/>
                <w:szCs w:val="24"/>
              </w:rPr>
              <w:t>法定代表人或授权代表：</w:t>
            </w:r>
            <w:r>
              <w:rPr>
                <w:rFonts w:hint="eastAsia" w:ascii="宋体" w:hAnsi="宋体" w:cs="宋体"/>
                <w:sz w:val="24"/>
                <w:szCs w:val="24"/>
                <w:u w:val="single"/>
              </w:rPr>
              <w:t xml:space="preserve">             </w:t>
            </w:r>
          </w:p>
          <w:p w14:paraId="3CA3797D">
            <w:pPr>
              <w:spacing w:line="360" w:lineRule="auto"/>
              <w:jc w:val="right"/>
              <w:rPr>
                <w:rFonts w:hint="eastAsia" w:ascii="宋体" w:hAnsi="宋体" w:cs="宋体"/>
                <w:sz w:val="24"/>
                <w:szCs w:val="24"/>
              </w:rPr>
            </w:pPr>
            <w:r>
              <w:rPr>
                <w:rFonts w:hint="eastAsia" w:ascii="宋体" w:hAnsi="宋体" w:cs="宋体"/>
                <w:sz w:val="24"/>
                <w:szCs w:val="24"/>
              </w:rPr>
              <w:t>（签字或签章）</w:t>
            </w:r>
          </w:p>
          <w:p w14:paraId="759CCF18">
            <w:pPr>
              <w:spacing w:line="360" w:lineRule="auto"/>
              <w:rPr>
                <w:rFonts w:hint="eastAsia" w:ascii="宋体" w:hAnsi="宋体" w:cs="宋体"/>
                <w:sz w:val="24"/>
                <w:szCs w:val="24"/>
              </w:rPr>
            </w:pPr>
          </w:p>
          <w:p w14:paraId="2E1D1BD9">
            <w:pPr>
              <w:spacing w:line="360" w:lineRule="auto"/>
              <w:rPr>
                <w:rFonts w:hint="eastAsia" w:ascii="宋体" w:hAnsi="宋体" w:cs="宋体"/>
                <w:sz w:val="24"/>
                <w:szCs w:val="24"/>
              </w:rPr>
            </w:pPr>
          </w:p>
          <w:p w14:paraId="153E8114">
            <w:pPr>
              <w:spacing w:line="360" w:lineRule="auto"/>
              <w:rPr>
                <w:rFonts w:hint="eastAsia" w:ascii="宋体" w:hAnsi="宋体" w:cs="宋体"/>
                <w:sz w:val="24"/>
                <w:szCs w:val="24"/>
              </w:rPr>
            </w:pPr>
            <w:r>
              <w:rPr>
                <w:rFonts w:hint="eastAsia" w:ascii="宋体" w:hAnsi="宋体" w:cs="宋体"/>
                <w:sz w:val="24"/>
                <w:szCs w:val="24"/>
              </w:rPr>
              <w:t>日期：</w:t>
            </w:r>
            <w:r>
              <w:rPr>
                <w:rFonts w:hint="eastAsia" w:ascii="宋体" w:hAnsi="宋体" w:cs="宋体"/>
                <w:sz w:val="24"/>
                <w:szCs w:val="24"/>
                <w:u w:val="single"/>
              </w:rPr>
              <w:t xml:space="preserve">     </w:t>
            </w:r>
            <w:r>
              <w:rPr>
                <w:rFonts w:hint="eastAsia" w:ascii="宋体" w:hAnsi="宋体" w:cs="宋体"/>
                <w:sz w:val="24"/>
                <w:szCs w:val="24"/>
              </w:rPr>
              <w:t>年</w:t>
            </w:r>
            <w:r>
              <w:rPr>
                <w:rFonts w:hint="eastAsia" w:ascii="宋体" w:hAnsi="宋体" w:cs="宋体"/>
                <w:sz w:val="24"/>
                <w:szCs w:val="24"/>
                <w:u w:val="single"/>
              </w:rPr>
              <w:t xml:space="preserve">   </w:t>
            </w:r>
            <w:r>
              <w:rPr>
                <w:rFonts w:hint="eastAsia" w:ascii="宋体" w:hAnsi="宋体" w:cs="宋体"/>
                <w:sz w:val="24"/>
                <w:szCs w:val="24"/>
              </w:rPr>
              <w:t>月</w:t>
            </w:r>
            <w:r>
              <w:rPr>
                <w:rFonts w:hint="eastAsia" w:ascii="宋体" w:hAnsi="宋体" w:cs="宋体"/>
                <w:sz w:val="24"/>
                <w:szCs w:val="24"/>
                <w:u w:val="single"/>
              </w:rPr>
              <w:t xml:space="preserve">   </w:t>
            </w:r>
            <w:r>
              <w:rPr>
                <w:rFonts w:hint="eastAsia" w:ascii="宋体" w:hAnsi="宋体" w:cs="宋体"/>
                <w:sz w:val="24"/>
                <w:szCs w:val="24"/>
              </w:rPr>
              <w:t xml:space="preserve">日 </w:t>
            </w:r>
          </w:p>
        </w:tc>
      </w:tr>
    </w:tbl>
    <w:p w14:paraId="4EF5C285">
      <w:pPr>
        <w:pStyle w:val="18"/>
        <w:spacing w:before="78"/>
        <w:ind w:firstLine="444" w:firstLineChars="200"/>
        <w:rPr>
          <w:rFonts w:hint="eastAsia" w:ascii="宋体" w:hAnsi="宋体" w:cs="宋体"/>
          <w:color w:val="auto"/>
          <w:sz w:val="24"/>
          <w:szCs w:val="24"/>
          <w:u w:val="single"/>
        </w:rPr>
      </w:pPr>
      <w:r>
        <w:rPr>
          <w:rFonts w:hint="eastAsia" w:ascii="宋体" w:hAnsi="宋体" w:cs="宋体"/>
          <w:color w:val="auto"/>
          <w:spacing w:val="-9"/>
          <w:sz w:val="24"/>
          <w:szCs w:val="24"/>
        </w:rPr>
        <w:t>甲方：</w:t>
      </w:r>
      <w:r>
        <w:rPr>
          <w:rFonts w:hint="eastAsia" w:ascii="宋体" w:hAnsi="宋体" w:cs="宋体"/>
          <w:color w:val="auto"/>
          <w:sz w:val="24"/>
          <w:szCs w:val="24"/>
          <w:u w:val="single"/>
        </w:rPr>
        <w:t xml:space="preserve">                          </w:t>
      </w:r>
    </w:p>
    <w:p w14:paraId="28B19369">
      <w:pPr>
        <w:pStyle w:val="18"/>
        <w:spacing w:before="178"/>
        <w:ind w:left="481"/>
        <w:rPr>
          <w:rFonts w:hint="eastAsia" w:ascii="宋体" w:hAnsi="宋体" w:cs="宋体"/>
          <w:color w:val="auto"/>
          <w:sz w:val="24"/>
          <w:szCs w:val="24"/>
        </w:rPr>
      </w:pPr>
      <w:r>
        <w:rPr>
          <w:rFonts w:hint="eastAsia" w:ascii="宋体" w:hAnsi="宋体" w:cs="宋体"/>
          <w:color w:val="auto"/>
          <w:spacing w:val="-6"/>
          <w:sz w:val="24"/>
          <w:szCs w:val="24"/>
        </w:rPr>
        <w:t>地址：</w:t>
      </w:r>
      <w:r>
        <w:rPr>
          <w:rFonts w:hint="eastAsia" w:ascii="宋体" w:hAnsi="宋体" w:cs="宋体"/>
          <w:color w:val="auto"/>
          <w:sz w:val="24"/>
          <w:szCs w:val="24"/>
          <w:u w:val="single"/>
        </w:rPr>
        <w:t xml:space="preserve">                          </w:t>
      </w:r>
    </w:p>
    <w:p w14:paraId="16A34947">
      <w:pPr>
        <w:pStyle w:val="18"/>
        <w:spacing w:before="167"/>
        <w:ind w:left="478"/>
        <w:rPr>
          <w:rFonts w:hint="eastAsia" w:ascii="宋体" w:hAnsi="宋体" w:cs="宋体"/>
          <w:color w:val="auto"/>
          <w:sz w:val="24"/>
          <w:szCs w:val="24"/>
        </w:rPr>
      </w:pPr>
      <w:r>
        <w:rPr>
          <w:rFonts w:hint="eastAsia" w:ascii="宋体" w:hAnsi="宋体" w:cs="宋体"/>
          <w:color w:val="auto"/>
          <w:spacing w:val="-4"/>
          <w:sz w:val="24"/>
          <w:szCs w:val="24"/>
        </w:rPr>
        <w:t>联系人：</w:t>
      </w:r>
      <w:r>
        <w:rPr>
          <w:rFonts w:hint="eastAsia" w:ascii="宋体" w:hAnsi="宋体" w:cs="宋体"/>
          <w:color w:val="auto"/>
          <w:sz w:val="24"/>
          <w:szCs w:val="24"/>
          <w:u w:val="single"/>
        </w:rPr>
        <w:t xml:space="preserve">                        </w:t>
      </w:r>
    </w:p>
    <w:p w14:paraId="318DDA2D">
      <w:pPr>
        <w:pStyle w:val="18"/>
        <w:spacing w:before="176"/>
        <w:ind w:left="478"/>
        <w:rPr>
          <w:rFonts w:hint="eastAsia" w:ascii="宋体" w:hAnsi="宋体" w:cs="宋体"/>
          <w:color w:val="auto"/>
          <w:sz w:val="24"/>
          <w:szCs w:val="24"/>
        </w:rPr>
      </w:pPr>
      <w:r>
        <w:rPr>
          <w:rFonts w:hint="eastAsia" w:ascii="宋体" w:hAnsi="宋体" w:cs="宋体"/>
          <w:color w:val="auto"/>
          <w:spacing w:val="-3"/>
          <w:sz w:val="24"/>
          <w:szCs w:val="24"/>
        </w:rPr>
        <w:t>联系方式：</w:t>
      </w:r>
      <w:r>
        <w:rPr>
          <w:rFonts w:hint="eastAsia" w:ascii="宋体" w:hAnsi="宋体" w:cs="宋体"/>
          <w:color w:val="auto"/>
          <w:sz w:val="24"/>
          <w:szCs w:val="24"/>
          <w:u w:val="single"/>
        </w:rPr>
        <w:t xml:space="preserve">                      </w:t>
      </w:r>
    </w:p>
    <w:p w14:paraId="5FFB289B">
      <w:pPr>
        <w:spacing w:line="360" w:lineRule="auto"/>
        <w:rPr>
          <w:rFonts w:hint="eastAsia" w:ascii="宋体" w:hAnsi="宋体" w:cs="宋体"/>
          <w:sz w:val="24"/>
          <w:szCs w:val="24"/>
        </w:rPr>
      </w:pPr>
    </w:p>
    <w:p w14:paraId="2D2C0452">
      <w:pPr>
        <w:pStyle w:val="18"/>
        <w:spacing w:before="78"/>
        <w:ind w:left="497"/>
        <w:rPr>
          <w:rFonts w:hint="eastAsia" w:ascii="宋体" w:hAnsi="宋体" w:cs="宋体"/>
          <w:color w:val="auto"/>
          <w:sz w:val="24"/>
          <w:szCs w:val="24"/>
        </w:rPr>
      </w:pPr>
      <w:r>
        <w:rPr>
          <w:rFonts w:hint="eastAsia" w:ascii="宋体" w:hAnsi="宋体" w:cs="宋体"/>
          <w:color w:val="auto"/>
          <w:spacing w:val="-11"/>
          <w:sz w:val="24"/>
          <w:szCs w:val="24"/>
        </w:rPr>
        <w:t>乙方：</w:t>
      </w:r>
      <w:r>
        <w:rPr>
          <w:rFonts w:hint="eastAsia" w:ascii="宋体" w:hAnsi="宋体" w:cs="宋体"/>
          <w:color w:val="auto"/>
          <w:sz w:val="24"/>
          <w:szCs w:val="24"/>
          <w:u w:val="single"/>
        </w:rPr>
        <w:t xml:space="preserve">                          </w:t>
      </w:r>
    </w:p>
    <w:p w14:paraId="2248225D">
      <w:pPr>
        <w:pStyle w:val="18"/>
        <w:spacing w:before="176"/>
        <w:ind w:left="481"/>
        <w:rPr>
          <w:rFonts w:hint="eastAsia" w:ascii="宋体" w:hAnsi="宋体" w:cs="宋体"/>
          <w:color w:val="auto"/>
          <w:sz w:val="24"/>
          <w:szCs w:val="24"/>
        </w:rPr>
      </w:pPr>
      <w:r>
        <w:rPr>
          <w:rFonts w:hint="eastAsia" w:ascii="宋体" w:hAnsi="宋体" w:cs="宋体"/>
          <w:color w:val="auto"/>
          <w:spacing w:val="-6"/>
          <w:sz w:val="24"/>
          <w:szCs w:val="24"/>
        </w:rPr>
        <w:t>地址：</w:t>
      </w:r>
      <w:r>
        <w:rPr>
          <w:rFonts w:hint="eastAsia" w:ascii="宋体" w:hAnsi="宋体" w:cs="宋体"/>
          <w:color w:val="auto"/>
          <w:sz w:val="24"/>
          <w:szCs w:val="24"/>
          <w:u w:val="single"/>
        </w:rPr>
        <w:t xml:space="preserve">                          </w:t>
      </w:r>
    </w:p>
    <w:p w14:paraId="7FC8CCC2">
      <w:pPr>
        <w:pStyle w:val="18"/>
        <w:spacing w:before="167"/>
        <w:ind w:left="478"/>
        <w:rPr>
          <w:rFonts w:hint="eastAsia" w:ascii="宋体" w:hAnsi="宋体" w:cs="宋体"/>
          <w:color w:val="auto"/>
          <w:sz w:val="24"/>
          <w:szCs w:val="24"/>
        </w:rPr>
      </w:pPr>
      <w:r>
        <w:rPr>
          <w:rFonts w:hint="eastAsia" w:ascii="宋体" w:hAnsi="宋体" w:cs="宋体"/>
          <w:color w:val="auto"/>
          <w:spacing w:val="-4"/>
          <w:sz w:val="24"/>
          <w:szCs w:val="24"/>
        </w:rPr>
        <w:t>联系人：</w:t>
      </w:r>
      <w:r>
        <w:rPr>
          <w:rFonts w:hint="eastAsia" w:ascii="宋体" w:hAnsi="宋体" w:cs="宋体"/>
          <w:color w:val="auto"/>
          <w:sz w:val="24"/>
          <w:szCs w:val="24"/>
          <w:u w:val="single"/>
        </w:rPr>
        <w:t xml:space="preserve">                        </w:t>
      </w:r>
    </w:p>
    <w:p w14:paraId="60B9A88B">
      <w:pPr>
        <w:pStyle w:val="18"/>
        <w:spacing w:before="176"/>
        <w:ind w:left="478"/>
        <w:rPr>
          <w:rFonts w:hint="eastAsia" w:ascii="宋体" w:hAnsi="宋体" w:cs="宋体"/>
          <w:color w:val="auto"/>
          <w:sz w:val="24"/>
          <w:szCs w:val="24"/>
        </w:rPr>
      </w:pPr>
      <w:r>
        <w:rPr>
          <w:rFonts w:hint="eastAsia" w:ascii="宋体" w:hAnsi="宋体" w:cs="宋体"/>
          <w:color w:val="auto"/>
          <w:spacing w:val="-3"/>
          <w:sz w:val="24"/>
          <w:szCs w:val="24"/>
        </w:rPr>
        <w:t>联系方式：</w:t>
      </w:r>
      <w:r>
        <w:rPr>
          <w:rFonts w:hint="eastAsia" w:ascii="宋体" w:hAnsi="宋体" w:cs="宋体"/>
          <w:color w:val="auto"/>
          <w:sz w:val="24"/>
          <w:szCs w:val="24"/>
          <w:u w:val="single"/>
        </w:rPr>
        <w:t xml:space="preserve">                      </w:t>
      </w:r>
    </w:p>
    <w:p w14:paraId="597D58D3">
      <w:pPr>
        <w:pStyle w:val="18"/>
        <w:spacing w:before="178"/>
        <w:ind w:left="485"/>
        <w:rPr>
          <w:rFonts w:hint="eastAsia" w:ascii="宋体" w:hAnsi="宋体" w:cs="宋体"/>
          <w:color w:val="auto"/>
          <w:sz w:val="24"/>
          <w:szCs w:val="24"/>
        </w:rPr>
      </w:pPr>
      <w:r>
        <w:rPr>
          <w:rFonts w:hint="eastAsia" w:ascii="宋体" w:hAnsi="宋体" w:cs="宋体"/>
          <w:color w:val="auto"/>
          <w:spacing w:val="-3"/>
          <w:sz w:val="24"/>
          <w:szCs w:val="24"/>
        </w:rPr>
        <w:t>统一社会信用代码：</w:t>
      </w:r>
      <w:r>
        <w:rPr>
          <w:rFonts w:hint="eastAsia" w:ascii="宋体" w:hAnsi="宋体" w:cs="宋体"/>
          <w:color w:val="auto"/>
          <w:sz w:val="24"/>
          <w:szCs w:val="24"/>
          <w:u w:val="single"/>
        </w:rPr>
        <w:t xml:space="preserve">              </w:t>
      </w:r>
    </w:p>
    <w:p w14:paraId="73D885C5">
      <w:pPr>
        <w:pStyle w:val="18"/>
        <w:spacing w:before="179"/>
        <w:ind w:left="480"/>
        <w:rPr>
          <w:rFonts w:hint="eastAsia" w:ascii="宋体" w:hAnsi="宋体" w:cs="宋体"/>
          <w:color w:val="auto"/>
          <w:sz w:val="24"/>
          <w:szCs w:val="24"/>
        </w:rPr>
      </w:pPr>
      <w:r>
        <w:rPr>
          <w:rFonts w:hint="eastAsia" w:ascii="宋体" w:hAnsi="宋体" w:cs="宋体"/>
          <w:color w:val="auto"/>
          <w:spacing w:val="-4"/>
          <w:sz w:val="24"/>
          <w:szCs w:val="24"/>
        </w:rPr>
        <w:t>开户行：</w:t>
      </w:r>
      <w:r>
        <w:rPr>
          <w:rFonts w:hint="eastAsia" w:ascii="宋体" w:hAnsi="宋体" w:cs="宋体"/>
          <w:color w:val="auto"/>
          <w:sz w:val="24"/>
          <w:szCs w:val="24"/>
          <w:u w:val="single"/>
        </w:rPr>
        <w:t xml:space="preserve">                        </w:t>
      </w:r>
    </w:p>
    <w:p w14:paraId="1E787C8F">
      <w:pPr>
        <w:pStyle w:val="18"/>
        <w:spacing w:before="181"/>
        <w:ind w:left="481"/>
        <w:rPr>
          <w:rFonts w:hint="eastAsia" w:ascii="宋体" w:hAnsi="宋体" w:cs="宋体"/>
          <w:color w:val="auto"/>
          <w:sz w:val="24"/>
          <w:szCs w:val="24"/>
        </w:rPr>
      </w:pPr>
      <w:r>
        <w:rPr>
          <w:rFonts w:hint="eastAsia" w:ascii="宋体" w:hAnsi="宋体" w:cs="宋体"/>
          <w:color w:val="auto"/>
          <w:spacing w:val="-4"/>
          <w:sz w:val="24"/>
          <w:szCs w:val="24"/>
        </w:rPr>
        <w:t>银行账号：</w:t>
      </w:r>
      <w:r>
        <w:rPr>
          <w:rFonts w:hint="eastAsia" w:ascii="宋体" w:hAnsi="宋体" w:cs="宋体"/>
          <w:color w:val="auto"/>
          <w:sz w:val="24"/>
          <w:szCs w:val="24"/>
          <w:u w:val="single"/>
        </w:rPr>
        <w:t xml:space="preserve">                      </w:t>
      </w:r>
    </w:p>
    <w:p w14:paraId="626544B4">
      <w:pPr>
        <w:spacing w:before="79" w:line="360" w:lineRule="auto"/>
        <w:rPr>
          <w:rFonts w:hint="eastAsia" w:ascii="宋体" w:hAnsi="宋体" w:cs="宋体"/>
          <w:spacing w:val="-4"/>
          <w:sz w:val="24"/>
          <w:szCs w:val="24"/>
        </w:rPr>
      </w:pPr>
    </w:p>
    <w:p w14:paraId="0E33298C">
      <w:pPr>
        <w:spacing w:line="360" w:lineRule="auto"/>
        <w:ind w:left="478"/>
        <w:rPr>
          <w:rFonts w:hint="eastAsia" w:ascii="宋体" w:hAnsi="宋体" w:cs="宋体"/>
          <w:b/>
          <w:bCs/>
          <w:sz w:val="24"/>
          <w:szCs w:val="24"/>
        </w:rPr>
      </w:pPr>
      <w:r>
        <w:rPr>
          <w:rFonts w:hint="eastAsia" w:ascii="宋体" w:hAnsi="宋体" w:cs="宋体"/>
          <w:b/>
          <w:bCs/>
          <w:spacing w:val="-4"/>
          <w:sz w:val="24"/>
          <w:szCs w:val="24"/>
        </w:rPr>
        <w:t>一、总则</w:t>
      </w:r>
    </w:p>
    <w:p w14:paraId="2E3D948B">
      <w:pPr>
        <w:pStyle w:val="18"/>
        <w:widowControl w:val="0"/>
        <w:ind w:firstLine="468" w:firstLineChars="200"/>
        <w:rPr>
          <w:rFonts w:hint="eastAsia" w:ascii="宋体" w:hAnsi="宋体" w:cs="宋体"/>
          <w:color w:val="auto"/>
          <w:sz w:val="24"/>
          <w:szCs w:val="24"/>
        </w:rPr>
      </w:pPr>
      <w:r>
        <w:rPr>
          <w:rFonts w:hint="eastAsia" w:ascii="宋体" w:hAnsi="宋体" w:cs="宋体"/>
          <w:color w:val="auto"/>
          <w:spacing w:val="-3"/>
          <w:sz w:val="24"/>
          <w:szCs w:val="24"/>
        </w:rPr>
        <w:t>1.甲乙双方根据有关法律法规之规定，在自愿平等、协商一致的基础上，就乙方为甲方提供</w:t>
      </w:r>
      <w:r>
        <w:rPr>
          <w:rFonts w:hint="eastAsia" w:ascii="宋体" w:hAnsi="宋体" w:cs="宋体"/>
          <w:color w:val="auto"/>
          <w:spacing w:val="-3"/>
          <w:sz w:val="24"/>
          <w:szCs w:val="24"/>
          <w:u w:val="single"/>
        </w:rPr>
        <w:t xml:space="preserve">         </w:t>
      </w:r>
      <w:r>
        <w:rPr>
          <w:rFonts w:hint="eastAsia" w:ascii="宋体" w:hAnsi="宋体" w:cs="宋体"/>
          <w:color w:val="auto"/>
          <w:spacing w:val="-103"/>
          <w:sz w:val="24"/>
          <w:szCs w:val="24"/>
        </w:rPr>
        <w:t xml:space="preserve"> </w:t>
      </w:r>
      <w:r>
        <w:rPr>
          <w:rFonts w:hint="eastAsia" w:ascii="宋体" w:hAnsi="宋体" w:cs="宋体"/>
          <w:color w:val="auto"/>
          <w:spacing w:val="-3"/>
          <w:sz w:val="24"/>
          <w:szCs w:val="24"/>
        </w:rPr>
        <w:t>事宜，订立本合同。</w:t>
      </w:r>
    </w:p>
    <w:p w14:paraId="02BA91CA">
      <w:pPr>
        <w:pStyle w:val="18"/>
        <w:widowControl w:val="0"/>
        <w:ind w:left="469"/>
        <w:rPr>
          <w:rFonts w:hint="eastAsia" w:ascii="宋体" w:hAnsi="宋体" w:cs="宋体"/>
          <w:color w:val="auto"/>
          <w:sz w:val="24"/>
          <w:szCs w:val="24"/>
        </w:rPr>
      </w:pPr>
      <w:r>
        <w:rPr>
          <w:rFonts w:hint="eastAsia" w:ascii="宋体" w:hAnsi="宋体" w:cs="宋体"/>
          <w:color w:val="auto"/>
          <w:spacing w:val="-3"/>
          <w:sz w:val="24"/>
          <w:szCs w:val="24"/>
        </w:rPr>
        <w:t>2.本合同下列术语应解释为：</w:t>
      </w:r>
    </w:p>
    <w:p w14:paraId="5A48DC9D">
      <w:pPr>
        <w:pStyle w:val="18"/>
        <w:widowControl w:val="0"/>
        <w:ind w:left="1" w:firstLine="484"/>
        <w:rPr>
          <w:rFonts w:hint="eastAsia" w:ascii="宋体" w:hAnsi="宋体" w:cs="宋体"/>
          <w:color w:val="auto"/>
          <w:sz w:val="24"/>
          <w:szCs w:val="24"/>
        </w:rPr>
      </w:pPr>
      <w:r>
        <w:rPr>
          <w:rFonts w:hint="eastAsia" w:ascii="宋体" w:hAnsi="宋体" w:cs="宋体"/>
          <w:color w:val="auto"/>
          <w:spacing w:val="-1"/>
          <w:sz w:val="24"/>
          <w:szCs w:val="24"/>
        </w:rPr>
        <w:t>（1）“合同”</w:t>
      </w:r>
      <w:r>
        <w:rPr>
          <w:rFonts w:hint="eastAsia" w:ascii="宋体" w:hAnsi="宋体" w:cs="宋体"/>
          <w:color w:val="auto"/>
          <w:spacing w:val="-33"/>
          <w:sz w:val="24"/>
          <w:szCs w:val="24"/>
        </w:rPr>
        <w:t xml:space="preserve"> </w:t>
      </w:r>
      <w:r>
        <w:rPr>
          <w:rFonts w:hint="eastAsia" w:ascii="宋体" w:hAnsi="宋体" w:cs="宋体"/>
          <w:color w:val="auto"/>
          <w:spacing w:val="-1"/>
          <w:sz w:val="24"/>
          <w:szCs w:val="24"/>
        </w:rPr>
        <w:t>系指甲乙双方签署的、合同格式中载明的甲乙双方所达成的协议，包括所有的附件、附录和上述文件所提到的构成合同的所有文件。</w:t>
      </w:r>
    </w:p>
    <w:p w14:paraId="117858DA">
      <w:pPr>
        <w:pStyle w:val="18"/>
        <w:widowControl w:val="0"/>
        <w:ind w:left="2" w:firstLine="483"/>
        <w:rPr>
          <w:rFonts w:hint="eastAsia" w:ascii="宋体" w:hAnsi="宋体" w:cs="宋体"/>
          <w:color w:val="auto"/>
          <w:sz w:val="24"/>
          <w:szCs w:val="24"/>
        </w:rPr>
      </w:pPr>
      <w:r>
        <w:rPr>
          <w:rFonts w:hint="eastAsia" w:ascii="宋体" w:hAnsi="宋体" w:cs="宋体"/>
          <w:color w:val="auto"/>
          <w:spacing w:val="-1"/>
          <w:sz w:val="24"/>
          <w:szCs w:val="24"/>
        </w:rPr>
        <w:t>（2）“合同总价”</w:t>
      </w:r>
      <w:r>
        <w:rPr>
          <w:rFonts w:hint="eastAsia" w:ascii="宋体" w:hAnsi="宋体" w:cs="宋体"/>
          <w:color w:val="auto"/>
          <w:spacing w:val="-33"/>
          <w:sz w:val="24"/>
          <w:szCs w:val="24"/>
        </w:rPr>
        <w:t xml:space="preserve"> </w:t>
      </w:r>
      <w:r>
        <w:rPr>
          <w:rFonts w:hint="eastAsia" w:ascii="宋体" w:hAnsi="宋体" w:cs="宋体"/>
          <w:color w:val="auto"/>
          <w:spacing w:val="-1"/>
          <w:sz w:val="24"/>
          <w:szCs w:val="24"/>
        </w:rPr>
        <w:t>系指根据合同约定乙方在正确地完全履行合同义务后甲方应支付</w:t>
      </w:r>
      <w:r>
        <w:rPr>
          <w:rFonts w:hint="eastAsia" w:ascii="宋体" w:hAnsi="宋体" w:cs="宋体"/>
          <w:color w:val="auto"/>
          <w:spacing w:val="-3"/>
          <w:sz w:val="24"/>
          <w:szCs w:val="24"/>
        </w:rPr>
        <w:t>给乙方的价格。</w:t>
      </w:r>
    </w:p>
    <w:p w14:paraId="5DEF1A72">
      <w:pPr>
        <w:pStyle w:val="18"/>
        <w:widowControl w:val="0"/>
        <w:ind w:firstLine="485"/>
        <w:rPr>
          <w:rFonts w:hint="eastAsia" w:ascii="宋体" w:hAnsi="宋体" w:cs="宋体"/>
          <w:color w:val="auto"/>
          <w:sz w:val="24"/>
          <w:szCs w:val="24"/>
        </w:rPr>
      </w:pPr>
      <w:r>
        <w:rPr>
          <w:rFonts w:hint="eastAsia" w:ascii="宋体" w:hAnsi="宋体" w:cs="宋体"/>
          <w:color w:val="auto"/>
          <w:sz w:val="24"/>
          <w:szCs w:val="24"/>
        </w:rPr>
        <w:t>（3）“</w:t>
      </w:r>
      <w:r>
        <w:rPr>
          <w:rFonts w:hint="eastAsia" w:ascii="宋体" w:hAnsi="宋体" w:cs="宋体"/>
          <w:color w:val="auto"/>
          <w:spacing w:val="-38"/>
          <w:sz w:val="24"/>
          <w:szCs w:val="24"/>
        </w:rPr>
        <w:t xml:space="preserve"> </w:t>
      </w:r>
      <w:r>
        <w:rPr>
          <w:rFonts w:hint="eastAsia" w:ascii="宋体" w:hAnsi="宋体" w:cs="宋体"/>
          <w:color w:val="auto"/>
          <w:sz w:val="24"/>
          <w:szCs w:val="24"/>
        </w:rPr>
        <w:t>货物”</w:t>
      </w:r>
      <w:r>
        <w:rPr>
          <w:rFonts w:hint="eastAsia" w:ascii="宋体" w:hAnsi="宋体" w:cs="宋体"/>
          <w:color w:val="auto"/>
          <w:spacing w:val="-33"/>
          <w:sz w:val="24"/>
          <w:szCs w:val="24"/>
        </w:rPr>
        <w:t xml:space="preserve"> </w:t>
      </w:r>
      <w:r>
        <w:rPr>
          <w:rFonts w:hint="eastAsia" w:ascii="宋体" w:hAnsi="宋体" w:cs="宋体"/>
          <w:color w:val="auto"/>
          <w:sz w:val="24"/>
          <w:szCs w:val="24"/>
        </w:rPr>
        <w:t>系指乙方根据合同约定须向</w:t>
      </w:r>
      <w:r>
        <w:rPr>
          <w:rFonts w:hint="eastAsia" w:ascii="宋体" w:hAnsi="宋体" w:cs="宋体"/>
          <w:color w:val="auto"/>
          <w:spacing w:val="-1"/>
          <w:sz w:val="24"/>
          <w:szCs w:val="24"/>
        </w:rPr>
        <w:t>甲方提供的一切货物以及其它有关技术资</w:t>
      </w:r>
      <w:r>
        <w:rPr>
          <w:rFonts w:hint="eastAsia" w:ascii="宋体" w:hAnsi="宋体" w:cs="宋体"/>
          <w:color w:val="auto"/>
          <w:spacing w:val="-4"/>
          <w:sz w:val="24"/>
          <w:szCs w:val="24"/>
        </w:rPr>
        <w:t>料和材料。</w:t>
      </w:r>
    </w:p>
    <w:p w14:paraId="1068D12F">
      <w:pPr>
        <w:pStyle w:val="18"/>
        <w:widowControl w:val="0"/>
        <w:ind w:right="43" w:firstLine="485"/>
        <w:rPr>
          <w:rFonts w:hint="eastAsia" w:ascii="宋体" w:hAnsi="宋体" w:cs="宋体"/>
          <w:color w:val="auto"/>
          <w:sz w:val="24"/>
          <w:szCs w:val="24"/>
        </w:rPr>
      </w:pPr>
      <w:r>
        <w:rPr>
          <w:rFonts w:hint="eastAsia" w:ascii="宋体" w:hAnsi="宋体" w:cs="宋体"/>
          <w:color w:val="auto"/>
          <w:sz w:val="24"/>
          <w:szCs w:val="24"/>
        </w:rPr>
        <w:t>（4）“服务”系指根据合同约定乙方承担与供货有关</w:t>
      </w:r>
      <w:r>
        <w:rPr>
          <w:rFonts w:hint="eastAsia" w:ascii="宋体" w:hAnsi="宋体" w:cs="宋体"/>
          <w:color w:val="auto"/>
          <w:spacing w:val="-1"/>
          <w:sz w:val="24"/>
          <w:szCs w:val="24"/>
        </w:rPr>
        <w:t>的服务，如货物配送、安装、调试、培训、质保、维护和合同中规定乙方应承担的其它义务。</w:t>
      </w:r>
    </w:p>
    <w:p w14:paraId="332EE28D">
      <w:pPr>
        <w:pStyle w:val="18"/>
        <w:widowControl w:val="0"/>
        <w:ind w:left="474"/>
        <w:rPr>
          <w:rFonts w:hint="eastAsia" w:ascii="宋体" w:hAnsi="宋体" w:cs="宋体"/>
          <w:color w:val="auto"/>
          <w:sz w:val="24"/>
          <w:szCs w:val="24"/>
        </w:rPr>
      </w:pPr>
      <w:r>
        <w:rPr>
          <w:rFonts w:hint="eastAsia" w:ascii="宋体" w:hAnsi="宋体" w:cs="宋体"/>
          <w:color w:val="auto"/>
          <w:spacing w:val="-2"/>
          <w:sz w:val="24"/>
          <w:szCs w:val="24"/>
        </w:rPr>
        <w:t>3.本合同组成：</w:t>
      </w:r>
    </w:p>
    <w:p w14:paraId="2AB5986F">
      <w:pPr>
        <w:pStyle w:val="18"/>
        <w:widowControl w:val="0"/>
        <w:ind w:left="485"/>
        <w:rPr>
          <w:rFonts w:hint="eastAsia" w:ascii="宋体" w:hAnsi="宋体" w:cs="宋体"/>
          <w:color w:val="auto"/>
          <w:sz w:val="24"/>
          <w:szCs w:val="24"/>
        </w:rPr>
      </w:pPr>
      <w:r>
        <w:rPr>
          <w:rFonts w:hint="eastAsia" w:ascii="宋体" w:hAnsi="宋体" w:cs="宋体"/>
          <w:color w:val="auto"/>
          <w:spacing w:val="-2"/>
          <w:sz w:val="24"/>
          <w:szCs w:val="24"/>
        </w:rPr>
        <w:t>（1）本合同全部条款。</w:t>
      </w:r>
    </w:p>
    <w:p w14:paraId="59F49038">
      <w:pPr>
        <w:pStyle w:val="18"/>
        <w:widowControl w:val="0"/>
        <w:ind w:left="485"/>
        <w:rPr>
          <w:rFonts w:hint="eastAsia" w:ascii="宋体" w:hAnsi="宋体" w:cs="宋体"/>
          <w:color w:val="auto"/>
          <w:sz w:val="24"/>
          <w:szCs w:val="24"/>
        </w:rPr>
      </w:pPr>
      <w:r>
        <w:rPr>
          <w:rFonts w:hint="eastAsia" w:ascii="宋体" w:hAnsi="宋体" w:cs="宋体"/>
          <w:color w:val="auto"/>
          <w:spacing w:val="-4"/>
          <w:sz w:val="24"/>
          <w:szCs w:val="24"/>
        </w:rPr>
        <w:t>（2）货物清单（附件</w:t>
      </w:r>
      <w:r>
        <w:rPr>
          <w:rFonts w:hint="eastAsia" w:ascii="宋体" w:hAnsi="宋体" w:cs="宋体"/>
          <w:color w:val="auto"/>
          <w:spacing w:val="-30"/>
          <w:sz w:val="24"/>
          <w:szCs w:val="24"/>
        </w:rPr>
        <w:t xml:space="preserve"> </w:t>
      </w:r>
      <w:r>
        <w:rPr>
          <w:rFonts w:hint="eastAsia" w:ascii="宋体" w:hAnsi="宋体" w:cs="宋体"/>
          <w:color w:val="auto"/>
          <w:spacing w:val="-4"/>
          <w:sz w:val="24"/>
          <w:szCs w:val="24"/>
        </w:rPr>
        <w:t>1）。</w:t>
      </w:r>
    </w:p>
    <w:p w14:paraId="3DCD6182">
      <w:pPr>
        <w:pStyle w:val="18"/>
        <w:widowControl w:val="0"/>
        <w:ind w:left="485"/>
        <w:rPr>
          <w:rFonts w:hint="eastAsia" w:ascii="宋体" w:hAnsi="宋体" w:cs="宋体"/>
          <w:color w:val="auto"/>
          <w:sz w:val="24"/>
          <w:szCs w:val="24"/>
        </w:rPr>
      </w:pPr>
      <w:r>
        <w:rPr>
          <w:rFonts w:hint="eastAsia" w:ascii="宋体" w:hAnsi="宋体" w:cs="宋体"/>
          <w:color w:val="auto"/>
          <w:spacing w:val="-2"/>
          <w:sz w:val="24"/>
          <w:szCs w:val="24"/>
        </w:rPr>
        <w:t>（3）合同履约验收报告（附件</w:t>
      </w:r>
      <w:r>
        <w:rPr>
          <w:rFonts w:hint="eastAsia" w:ascii="宋体" w:hAnsi="宋体" w:cs="宋体"/>
          <w:color w:val="auto"/>
          <w:spacing w:val="-48"/>
          <w:sz w:val="24"/>
          <w:szCs w:val="24"/>
        </w:rPr>
        <w:t xml:space="preserve"> </w:t>
      </w:r>
      <w:r>
        <w:rPr>
          <w:rFonts w:hint="eastAsia" w:ascii="宋体" w:hAnsi="宋体" w:cs="宋体"/>
          <w:color w:val="auto"/>
          <w:spacing w:val="-2"/>
          <w:sz w:val="24"/>
          <w:szCs w:val="24"/>
        </w:rPr>
        <w:t>2）。</w:t>
      </w:r>
    </w:p>
    <w:p w14:paraId="097BEF13">
      <w:pPr>
        <w:pStyle w:val="18"/>
        <w:widowControl w:val="0"/>
        <w:ind w:left="485"/>
        <w:rPr>
          <w:rFonts w:hint="eastAsia" w:ascii="宋体" w:hAnsi="宋体" w:cs="宋体"/>
          <w:color w:val="auto"/>
          <w:sz w:val="24"/>
          <w:szCs w:val="24"/>
        </w:rPr>
      </w:pPr>
      <w:r>
        <w:rPr>
          <w:rFonts w:hint="eastAsia" w:ascii="宋体" w:hAnsi="宋体" w:cs="宋体"/>
          <w:color w:val="auto"/>
          <w:spacing w:val="-2"/>
          <w:sz w:val="24"/>
          <w:szCs w:val="24"/>
        </w:rPr>
        <w:t>（4）合同保密协议（如有）。</w:t>
      </w:r>
    </w:p>
    <w:p w14:paraId="29400C79">
      <w:pPr>
        <w:pStyle w:val="18"/>
        <w:widowControl w:val="0"/>
        <w:ind w:left="484"/>
        <w:rPr>
          <w:rFonts w:hint="eastAsia" w:ascii="宋体" w:hAnsi="宋体" w:cs="宋体"/>
          <w:color w:val="auto"/>
          <w:sz w:val="24"/>
          <w:szCs w:val="24"/>
        </w:rPr>
      </w:pPr>
      <w:r>
        <w:rPr>
          <w:rFonts w:hint="eastAsia" w:ascii="宋体" w:hAnsi="宋体" w:cs="宋体"/>
          <w:color w:val="auto"/>
          <w:spacing w:val="-1"/>
          <w:sz w:val="24"/>
          <w:szCs w:val="24"/>
        </w:rPr>
        <w:t>（5）在合同履行过程中的变更协议（如有）。</w:t>
      </w:r>
    </w:p>
    <w:p w14:paraId="09414D70">
      <w:pPr>
        <w:pStyle w:val="18"/>
        <w:widowControl w:val="0"/>
        <w:ind w:firstLine="484"/>
        <w:rPr>
          <w:rFonts w:hint="eastAsia" w:ascii="宋体" w:hAnsi="宋体" w:cs="宋体"/>
          <w:color w:val="auto"/>
          <w:spacing w:val="-3"/>
          <w:sz w:val="24"/>
          <w:szCs w:val="24"/>
        </w:rPr>
      </w:pPr>
      <w:r>
        <w:rPr>
          <w:rFonts w:hint="eastAsia" w:ascii="宋体" w:hAnsi="宋体" w:cs="宋体"/>
          <w:color w:val="auto"/>
          <w:spacing w:val="-1"/>
          <w:sz w:val="24"/>
          <w:szCs w:val="24"/>
        </w:rPr>
        <w:t>（6）采购文件（如有</w:t>
      </w:r>
      <w:r>
        <w:rPr>
          <w:rFonts w:hint="eastAsia" w:ascii="宋体" w:hAnsi="宋体" w:cs="宋体"/>
          <w:color w:val="auto"/>
          <w:spacing w:val="18"/>
          <w:sz w:val="24"/>
          <w:szCs w:val="24"/>
        </w:rPr>
        <w:t>），</w:t>
      </w:r>
      <w:r>
        <w:rPr>
          <w:rFonts w:hint="eastAsia" w:ascii="宋体" w:hAnsi="宋体" w:cs="宋体"/>
          <w:color w:val="auto"/>
          <w:spacing w:val="-1"/>
          <w:sz w:val="24"/>
          <w:szCs w:val="24"/>
        </w:rPr>
        <w:t>包括：招标文件、投标文件，谈判文件、响应文件，磋</w:t>
      </w:r>
      <w:r>
        <w:rPr>
          <w:rFonts w:hint="eastAsia" w:ascii="宋体" w:hAnsi="宋体" w:cs="宋体"/>
          <w:color w:val="auto"/>
          <w:spacing w:val="-3"/>
          <w:sz w:val="24"/>
          <w:szCs w:val="24"/>
        </w:rPr>
        <w:t>商文件、响应文件，单一来源采购文件、响应文件等政府采购文件，以及直接采购、比价、遴选等文件。</w:t>
      </w:r>
    </w:p>
    <w:p w14:paraId="1BBDCEBD">
      <w:pPr>
        <w:pStyle w:val="18"/>
        <w:widowControl w:val="0"/>
        <w:ind w:firstLine="484"/>
        <w:rPr>
          <w:rFonts w:hint="eastAsia" w:ascii="宋体" w:hAnsi="宋体" w:cs="宋体"/>
          <w:color w:val="auto"/>
          <w:spacing w:val="-3"/>
          <w:sz w:val="24"/>
          <w:szCs w:val="24"/>
        </w:rPr>
      </w:pPr>
    </w:p>
    <w:p w14:paraId="7F816533">
      <w:pPr>
        <w:spacing w:line="360" w:lineRule="auto"/>
        <w:ind w:left="476"/>
        <w:rPr>
          <w:rFonts w:hint="eastAsia" w:ascii="宋体" w:hAnsi="宋体" w:cs="宋体"/>
          <w:b/>
          <w:bCs/>
          <w:sz w:val="24"/>
          <w:szCs w:val="24"/>
        </w:rPr>
      </w:pPr>
      <w:r>
        <w:rPr>
          <w:rFonts w:hint="eastAsia" w:ascii="宋体" w:hAnsi="宋体" w:cs="宋体"/>
          <w:b/>
          <w:bCs/>
          <w:spacing w:val="-3"/>
          <w:sz w:val="24"/>
          <w:szCs w:val="24"/>
        </w:rPr>
        <w:t>二、合同标的</w:t>
      </w:r>
    </w:p>
    <w:p w14:paraId="77259323">
      <w:pPr>
        <w:pStyle w:val="18"/>
        <w:widowControl w:val="0"/>
        <w:ind w:left="496"/>
        <w:rPr>
          <w:rFonts w:hint="eastAsia" w:ascii="宋体" w:hAnsi="宋体" w:cs="宋体"/>
          <w:color w:val="auto"/>
          <w:sz w:val="24"/>
          <w:szCs w:val="24"/>
        </w:rPr>
      </w:pPr>
      <w:r>
        <w:rPr>
          <w:rFonts w:hint="eastAsia" w:ascii="宋体" w:hAnsi="宋体" w:cs="宋体"/>
          <w:color w:val="auto"/>
          <w:spacing w:val="-2"/>
          <w:sz w:val="24"/>
          <w:szCs w:val="24"/>
        </w:rPr>
        <w:t>乙方需向甲方提供</w:t>
      </w:r>
      <w:r>
        <w:rPr>
          <w:rFonts w:hint="eastAsia" w:ascii="宋体" w:hAnsi="宋体" w:cs="宋体"/>
          <w:color w:val="auto"/>
          <w:spacing w:val="-2"/>
          <w:sz w:val="24"/>
          <w:szCs w:val="24"/>
          <w:u w:val="single"/>
        </w:rPr>
        <w:t xml:space="preserve">     </w:t>
      </w:r>
      <w:r>
        <w:rPr>
          <w:rFonts w:hint="eastAsia" w:ascii="宋体" w:hAnsi="宋体" w:cs="宋体"/>
          <w:color w:val="auto"/>
          <w:spacing w:val="-2"/>
          <w:sz w:val="24"/>
          <w:szCs w:val="24"/>
        </w:rPr>
        <w:t>等货物，具体货物名称</w:t>
      </w:r>
      <w:r>
        <w:rPr>
          <w:rFonts w:hint="eastAsia" w:ascii="宋体" w:hAnsi="宋体" w:cs="宋体"/>
          <w:color w:val="auto"/>
          <w:spacing w:val="-3"/>
          <w:sz w:val="24"/>
          <w:szCs w:val="24"/>
        </w:rPr>
        <w:t>、型号、数量等详见附件。</w:t>
      </w:r>
    </w:p>
    <w:p w14:paraId="24008A2B">
      <w:pPr>
        <w:spacing w:line="360" w:lineRule="auto"/>
        <w:rPr>
          <w:rFonts w:hint="eastAsia" w:ascii="宋体" w:hAnsi="宋体" w:cs="宋体"/>
          <w:sz w:val="24"/>
          <w:szCs w:val="24"/>
        </w:rPr>
      </w:pPr>
    </w:p>
    <w:p w14:paraId="1636D7CF">
      <w:pPr>
        <w:spacing w:line="360" w:lineRule="auto"/>
        <w:ind w:left="477"/>
        <w:rPr>
          <w:rFonts w:hint="eastAsia" w:ascii="宋体" w:hAnsi="宋体" w:cs="宋体"/>
          <w:b/>
          <w:bCs/>
          <w:sz w:val="24"/>
          <w:szCs w:val="24"/>
        </w:rPr>
      </w:pPr>
      <w:r>
        <w:rPr>
          <w:rFonts w:hint="eastAsia" w:ascii="宋体" w:hAnsi="宋体" w:cs="宋体"/>
          <w:b/>
          <w:bCs/>
          <w:spacing w:val="-3"/>
          <w:sz w:val="24"/>
          <w:szCs w:val="24"/>
        </w:rPr>
        <w:t>三、价格与支付</w:t>
      </w:r>
    </w:p>
    <w:p w14:paraId="68D24CB4">
      <w:pPr>
        <w:pStyle w:val="18"/>
        <w:widowControl w:val="0"/>
        <w:ind w:left="491"/>
        <w:rPr>
          <w:rFonts w:hint="eastAsia" w:ascii="宋体" w:hAnsi="宋体" w:cs="宋体"/>
          <w:color w:val="auto"/>
          <w:sz w:val="24"/>
          <w:szCs w:val="24"/>
        </w:rPr>
      </w:pPr>
      <w:r>
        <w:rPr>
          <w:rFonts w:hint="eastAsia" w:ascii="宋体" w:hAnsi="宋体" w:cs="宋体"/>
          <w:color w:val="auto"/>
          <w:spacing w:val="-3"/>
          <w:sz w:val="24"/>
          <w:szCs w:val="24"/>
        </w:rPr>
        <w:t>1.合同总价（货物与服务）</w:t>
      </w:r>
    </w:p>
    <w:p w14:paraId="20AC82D6">
      <w:pPr>
        <w:pStyle w:val="18"/>
        <w:widowControl w:val="0"/>
        <w:ind w:left="480"/>
        <w:rPr>
          <w:rFonts w:hint="eastAsia" w:ascii="宋体" w:hAnsi="宋体" w:cs="宋体"/>
          <w:color w:val="auto"/>
          <w:sz w:val="24"/>
          <w:szCs w:val="24"/>
        </w:rPr>
      </w:pPr>
      <w:r>
        <w:rPr>
          <w:rFonts w:hint="eastAsia" w:ascii="宋体" w:hAnsi="宋体" w:cs="宋体"/>
          <w:color w:val="auto"/>
          <w:spacing w:val="-3"/>
          <w:sz w:val="24"/>
          <w:szCs w:val="24"/>
        </w:rPr>
        <w:t>本合同金额共计：</w:t>
      </w:r>
    </w:p>
    <w:p w14:paraId="6F54ADE1">
      <w:pPr>
        <w:pStyle w:val="18"/>
        <w:widowControl w:val="0"/>
        <w:ind w:left="482"/>
        <w:rPr>
          <w:rFonts w:hint="eastAsia" w:ascii="宋体" w:hAnsi="宋体" w:cs="宋体"/>
          <w:color w:val="auto"/>
          <w:sz w:val="24"/>
          <w:szCs w:val="24"/>
        </w:rPr>
      </w:pPr>
      <w:r>
        <w:rPr>
          <w:rFonts w:hint="eastAsia" w:ascii="宋体" w:hAnsi="宋体" w:cs="宋体"/>
          <w:color w:val="auto"/>
          <w:spacing w:val="-1"/>
          <w:sz w:val="24"/>
          <w:szCs w:val="24"/>
        </w:rPr>
        <w:t>人民币小写：</w:t>
      </w:r>
      <w:r>
        <w:rPr>
          <w:rFonts w:hint="eastAsia" w:ascii="宋体" w:hAnsi="宋体" w:cs="宋体"/>
          <w:color w:val="auto"/>
          <w:spacing w:val="-1"/>
          <w:sz w:val="24"/>
          <w:szCs w:val="24"/>
          <w:u w:val="single"/>
        </w:rPr>
        <w:t xml:space="preserve">            </w:t>
      </w:r>
      <w:r>
        <w:rPr>
          <w:rFonts w:hint="eastAsia" w:ascii="宋体" w:hAnsi="宋体" w:cs="宋体"/>
          <w:color w:val="auto"/>
          <w:spacing w:val="-100"/>
          <w:sz w:val="24"/>
          <w:szCs w:val="24"/>
        </w:rPr>
        <w:t xml:space="preserve"> </w:t>
      </w:r>
      <w:r>
        <w:rPr>
          <w:rFonts w:hint="eastAsia" w:ascii="宋体" w:hAnsi="宋体" w:cs="宋体"/>
          <w:color w:val="auto"/>
          <w:spacing w:val="-1"/>
          <w:sz w:val="24"/>
          <w:szCs w:val="24"/>
        </w:rPr>
        <w:t>元，人民币大写：</w:t>
      </w:r>
      <w:r>
        <w:rPr>
          <w:rFonts w:hint="eastAsia" w:ascii="宋体" w:hAnsi="宋体" w:cs="宋体"/>
          <w:color w:val="auto"/>
          <w:spacing w:val="-1"/>
          <w:sz w:val="24"/>
          <w:szCs w:val="24"/>
          <w:u w:val="single"/>
        </w:rPr>
        <w:t xml:space="preserve">       </w:t>
      </w:r>
      <w:r>
        <w:rPr>
          <w:rFonts w:hint="eastAsia" w:ascii="宋体" w:hAnsi="宋体" w:cs="宋体"/>
          <w:color w:val="auto"/>
          <w:spacing w:val="-2"/>
          <w:sz w:val="24"/>
          <w:szCs w:val="24"/>
          <w:u w:val="single"/>
        </w:rPr>
        <w:t xml:space="preserve">   </w:t>
      </w:r>
      <w:r>
        <w:rPr>
          <w:rFonts w:hint="eastAsia" w:ascii="宋体" w:hAnsi="宋体" w:cs="宋体"/>
          <w:color w:val="auto"/>
          <w:spacing w:val="-2"/>
          <w:sz w:val="24"/>
          <w:szCs w:val="24"/>
        </w:rPr>
        <w:t>。</w:t>
      </w:r>
    </w:p>
    <w:p w14:paraId="692A4A31">
      <w:pPr>
        <w:pStyle w:val="18"/>
        <w:widowControl w:val="0"/>
        <w:ind w:left="468"/>
        <w:rPr>
          <w:rFonts w:hint="eastAsia" w:ascii="宋体" w:hAnsi="宋体" w:cs="宋体"/>
          <w:color w:val="auto"/>
          <w:sz w:val="24"/>
          <w:szCs w:val="24"/>
        </w:rPr>
      </w:pPr>
      <w:r>
        <w:rPr>
          <w:rFonts w:hint="eastAsia" w:ascii="宋体" w:hAnsi="宋体" w:cs="宋体"/>
          <w:color w:val="auto"/>
          <w:spacing w:val="-2"/>
          <w:sz w:val="24"/>
          <w:szCs w:val="24"/>
        </w:rPr>
        <w:t>2.支付</w:t>
      </w:r>
    </w:p>
    <w:p w14:paraId="3CD31E97">
      <w:pPr>
        <w:pStyle w:val="18"/>
        <w:widowControl w:val="0"/>
        <w:ind w:left="484"/>
        <w:rPr>
          <w:rFonts w:hint="eastAsia" w:ascii="宋体" w:hAnsi="宋体" w:cs="宋体"/>
          <w:color w:val="auto"/>
          <w:sz w:val="24"/>
          <w:szCs w:val="24"/>
        </w:rPr>
      </w:pPr>
      <w:commentRangeStart w:id="12"/>
      <w:r>
        <w:rPr>
          <w:rFonts w:hint="eastAsia" w:ascii="宋体" w:hAnsi="宋体" w:cs="宋体"/>
          <w:color w:val="auto"/>
          <w:spacing w:val="-2"/>
          <w:sz w:val="24"/>
          <w:szCs w:val="24"/>
        </w:rPr>
        <w:t>（1）付款进度和条件：按下列第</w:t>
      </w:r>
      <w:r>
        <w:rPr>
          <w:rFonts w:hint="eastAsia" w:ascii="宋体" w:hAnsi="宋体" w:cs="宋体"/>
          <w:color w:val="auto"/>
          <w:spacing w:val="-2"/>
          <w:sz w:val="24"/>
          <w:szCs w:val="24"/>
          <w:u w:val="single"/>
        </w:rPr>
        <w:t xml:space="preserve">    </w:t>
      </w:r>
      <w:r>
        <w:rPr>
          <w:rFonts w:hint="eastAsia" w:ascii="宋体" w:hAnsi="宋体" w:cs="宋体"/>
          <w:color w:val="auto"/>
          <w:spacing w:val="-25"/>
          <w:sz w:val="24"/>
          <w:szCs w:val="24"/>
        </w:rPr>
        <w:t xml:space="preserve"> </w:t>
      </w:r>
      <w:r>
        <w:rPr>
          <w:rFonts w:hint="eastAsia" w:ascii="宋体" w:hAnsi="宋体" w:cs="宋体"/>
          <w:color w:val="auto"/>
          <w:spacing w:val="-2"/>
          <w:sz w:val="24"/>
          <w:szCs w:val="24"/>
        </w:rPr>
        <w:t>方式支付。</w:t>
      </w:r>
    </w:p>
    <w:p w14:paraId="51D19AA6">
      <w:pPr>
        <w:pStyle w:val="18"/>
        <w:widowControl w:val="0"/>
        <w:ind w:left="469"/>
        <w:rPr>
          <w:rFonts w:hint="eastAsia" w:ascii="宋体" w:hAnsi="宋体" w:cs="宋体"/>
          <w:color w:val="auto"/>
          <w:sz w:val="24"/>
          <w:szCs w:val="24"/>
        </w:rPr>
      </w:pPr>
      <w:r>
        <w:rPr>
          <w:rFonts w:hint="eastAsia" w:ascii="宋体" w:hAnsi="宋体" w:cs="宋体"/>
          <w:color w:val="auto"/>
          <w:spacing w:val="-1"/>
          <w:sz w:val="24"/>
          <w:szCs w:val="24"/>
        </w:rPr>
        <w:t>I.一次性支付：乙方交付货物，甲方验收合格后</w:t>
      </w:r>
      <w:r>
        <w:rPr>
          <w:rFonts w:hint="eastAsia" w:ascii="宋体" w:hAnsi="宋体" w:cs="宋体"/>
          <w:color w:val="auto"/>
          <w:spacing w:val="-1"/>
          <w:sz w:val="24"/>
          <w:szCs w:val="24"/>
          <w:u w:val="single"/>
        </w:rPr>
        <w:t xml:space="preserve">  </w:t>
      </w:r>
      <w:r>
        <w:rPr>
          <w:rFonts w:hint="eastAsia" w:ascii="宋体" w:hAnsi="宋体" w:cs="宋体"/>
          <w:color w:val="auto"/>
          <w:spacing w:val="-92"/>
          <w:sz w:val="24"/>
          <w:szCs w:val="24"/>
        </w:rPr>
        <w:t xml:space="preserve"> </w:t>
      </w:r>
      <w:r>
        <w:rPr>
          <w:rFonts w:hint="eastAsia" w:ascii="宋体" w:hAnsi="宋体" w:cs="宋体"/>
          <w:color w:val="auto"/>
          <w:spacing w:val="-1"/>
          <w:sz w:val="24"/>
          <w:szCs w:val="24"/>
        </w:rPr>
        <w:t>个工作日内支付合同总价。</w:t>
      </w:r>
    </w:p>
    <w:p w14:paraId="094601E1">
      <w:pPr>
        <w:pStyle w:val="18"/>
        <w:widowControl w:val="0"/>
        <w:ind w:left="469"/>
        <w:rPr>
          <w:rFonts w:hint="eastAsia" w:ascii="宋体" w:hAnsi="宋体" w:cs="宋体"/>
          <w:color w:val="auto"/>
          <w:sz w:val="24"/>
          <w:szCs w:val="24"/>
        </w:rPr>
      </w:pPr>
      <w:r>
        <w:rPr>
          <w:rFonts w:hint="eastAsia" w:ascii="宋体" w:hAnsi="宋体" w:cs="宋体"/>
          <w:color w:val="auto"/>
          <w:spacing w:val="-6"/>
          <w:sz w:val="24"/>
          <w:szCs w:val="24"/>
        </w:rPr>
        <w:t>II．分期支付：</w:t>
      </w:r>
    </w:p>
    <w:p w14:paraId="1BB691C3">
      <w:pPr>
        <w:pStyle w:val="18"/>
        <w:widowControl w:val="0"/>
        <w:ind w:left="12" w:firstLine="459"/>
        <w:rPr>
          <w:rFonts w:hint="eastAsia" w:ascii="宋体" w:hAnsi="宋体" w:cs="宋体"/>
          <w:color w:val="auto"/>
          <w:sz w:val="24"/>
          <w:szCs w:val="24"/>
        </w:rPr>
      </w:pPr>
      <w:r>
        <w:rPr>
          <w:rFonts w:hint="eastAsia" w:ascii="宋体" w:hAnsi="宋体" w:cs="宋体"/>
          <w:color w:val="auto"/>
          <w:spacing w:val="-2"/>
          <w:sz w:val="24"/>
          <w:szCs w:val="24"/>
        </w:rPr>
        <w:t>①合同签订生效后</w:t>
      </w:r>
      <w:r>
        <w:rPr>
          <w:rFonts w:hint="eastAsia" w:ascii="宋体" w:hAnsi="宋体" w:cs="宋体"/>
          <w:color w:val="auto"/>
          <w:spacing w:val="-2"/>
          <w:sz w:val="24"/>
          <w:szCs w:val="24"/>
          <w:u w:val="single"/>
        </w:rPr>
        <w:t xml:space="preserve">  </w:t>
      </w:r>
      <w:r>
        <w:rPr>
          <w:rFonts w:hint="eastAsia" w:ascii="宋体" w:hAnsi="宋体" w:cs="宋体"/>
          <w:color w:val="auto"/>
          <w:spacing w:val="-103"/>
          <w:sz w:val="24"/>
          <w:szCs w:val="24"/>
        </w:rPr>
        <w:t xml:space="preserve"> </w:t>
      </w:r>
      <w:r>
        <w:rPr>
          <w:rFonts w:hint="eastAsia" w:ascii="宋体" w:hAnsi="宋体" w:cs="宋体"/>
          <w:color w:val="auto"/>
          <w:spacing w:val="-2"/>
          <w:sz w:val="24"/>
          <w:szCs w:val="24"/>
        </w:rPr>
        <w:t>个工作日内，甲方向乙方支付合同</w:t>
      </w:r>
      <w:r>
        <w:rPr>
          <w:rFonts w:hint="eastAsia" w:ascii="宋体" w:hAnsi="宋体" w:cs="宋体"/>
          <w:color w:val="auto"/>
          <w:spacing w:val="-3"/>
          <w:sz w:val="24"/>
          <w:szCs w:val="24"/>
        </w:rPr>
        <w:t>总价的</w:t>
      </w:r>
      <w:r>
        <w:rPr>
          <w:rFonts w:hint="eastAsia" w:ascii="宋体" w:hAnsi="宋体" w:cs="宋体"/>
          <w:color w:val="auto"/>
          <w:spacing w:val="-3"/>
          <w:sz w:val="24"/>
          <w:szCs w:val="24"/>
          <w:u w:val="single"/>
        </w:rPr>
        <w:t xml:space="preserve">  </w:t>
      </w:r>
      <w:r>
        <w:rPr>
          <w:rFonts w:hint="eastAsia" w:ascii="宋体" w:hAnsi="宋体" w:cs="宋体"/>
          <w:color w:val="auto"/>
          <w:spacing w:val="-111"/>
          <w:sz w:val="24"/>
          <w:szCs w:val="24"/>
        </w:rPr>
        <w:t xml:space="preserve"> </w:t>
      </w:r>
      <w:r>
        <w:rPr>
          <w:rFonts w:hint="eastAsia" w:ascii="宋体" w:hAnsi="宋体" w:cs="宋体"/>
          <w:color w:val="auto"/>
          <w:spacing w:val="-3"/>
          <w:sz w:val="24"/>
          <w:szCs w:val="24"/>
        </w:rPr>
        <w:t>%预付款，即人民</w:t>
      </w:r>
      <w:r>
        <w:rPr>
          <w:rFonts w:hint="eastAsia" w:ascii="宋体" w:hAnsi="宋体" w:cs="宋体"/>
          <w:color w:val="auto"/>
          <w:spacing w:val="-1"/>
          <w:sz w:val="24"/>
          <w:szCs w:val="24"/>
        </w:rPr>
        <w:t>币小写：</w:t>
      </w:r>
      <w:r>
        <w:rPr>
          <w:rFonts w:hint="eastAsia" w:ascii="宋体" w:hAnsi="宋体" w:cs="宋体"/>
          <w:color w:val="auto"/>
          <w:spacing w:val="-1"/>
          <w:sz w:val="24"/>
          <w:szCs w:val="24"/>
          <w:u w:val="single"/>
        </w:rPr>
        <w:t xml:space="preserve">            </w:t>
      </w:r>
      <w:r>
        <w:rPr>
          <w:rFonts w:hint="eastAsia" w:ascii="宋体" w:hAnsi="宋体" w:cs="宋体"/>
          <w:color w:val="auto"/>
          <w:spacing w:val="-101"/>
          <w:sz w:val="24"/>
          <w:szCs w:val="24"/>
        </w:rPr>
        <w:t xml:space="preserve"> </w:t>
      </w:r>
      <w:r>
        <w:rPr>
          <w:rFonts w:hint="eastAsia" w:ascii="宋体" w:hAnsi="宋体" w:cs="宋体"/>
          <w:color w:val="auto"/>
          <w:spacing w:val="-1"/>
          <w:sz w:val="24"/>
          <w:szCs w:val="24"/>
        </w:rPr>
        <w:t>元，人民</w:t>
      </w:r>
      <w:r>
        <w:rPr>
          <w:rFonts w:hint="eastAsia" w:ascii="宋体" w:hAnsi="宋体" w:cs="宋体"/>
          <w:color w:val="auto"/>
          <w:spacing w:val="-2"/>
          <w:sz w:val="24"/>
          <w:szCs w:val="24"/>
        </w:rPr>
        <w:t>币大写：</w:t>
      </w:r>
      <w:r>
        <w:rPr>
          <w:rFonts w:hint="eastAsia" w:ascii="宋体" w:hAnsi="宋体" w:cs="宋体"/>
          <w:color w:val="auto"/>
          <w:spacing w:val="-2"/>
          <w:sz w:val="24"/>
          <w:szCs w:val="24"/>
          <w:u w:val="single"/>
        </w:rPr>
        <w:t xml:space="preserve">          </w:t>
      </w:r>
      <w:r>
        <w:rPr>
          <w:rFonts w:hint="eastAsia" w:ascii="宋体" w:hAnsi="宋体" w:cs="宋体"/>
          <w:color w:val="auto"/>
          <w:spacing w:val="-2"/>
          <w:sz w:val="24"/>
          <w:szCs w:val="24"/>
        </w:rPr>
        <w:t>。</w:t>
      </w:r>
    </w:p>
    <w:p w14:paraId="382F54D2">
      <w:pPr>
        <w:pStyle w:val="18"/>
        <w:widowControl w:val="0"/>
        <w:ind w:left="12" w:right="1" w:firstLine="458"/>
        <w:rPr>
          <w:rFonts w:hint="eastAsia" w:ascii="宋体" w:hAnsi="宋体" w:cs="宋体"/>
          <w:color w:val="auto"/>
          <w:sz w:val="24"/>
          <w:szCs w:val="24"/>
        </w:rPr>
      </w:pPr>
      <w:r>
        <w:rPr>
          <w:rFonts w:hint="eastAsia" w:ascii="宋体" w:hAnsi="宋体" w:cs="宋体"/>
          <w:color w:val="auto"/>
          <w:spacing w:val="-2"/>
          <w:sz w:val="24"/>
          <w:szCs w:val="24"/>
        </w:rPr>
        <w:t>②乙方交付货物，甲方验收合格后</w:t>
      </w:r>
      <w:r>
        <w:rPr>
          <w:rFonts w:hint="eastAsia" w:ascii="宋体" w:hAnsi="宋体" w:cs="宋体"/>
          <w:color w:val="auto"/>
          <w:spacing w:val="-2"/>
          <w:sz w:val="24"/>
          <w:szCs w:val="24"/>
          <w:u w:val="single"/>
        </w:rPr>
        <w:t xml:space="preserve">  </w:t>
      </w:r>
      <w:r>
        <w:rPr>
          <w:rFonts w:hint="eastAsia" w:ascii="宋体" w:hAnsi="宋体" w:cs="宋体"/>
          <w:color w:val="auto"/>
          <w:spacing w:val="-103"/>
          <w:sz w:val="24"/>
          <w:szCs w:val="24"/>
        </w:rPr>
        <w:t xml:space="preserve"> </w:t>
      </w:r>
      <w:r>
        <w:rPr>
          <w:rFonts w:hint="eastAsia" w:ascii="宋体" w:hAnsi="宋体" w:cs="宋体"/>
          <w:color w:val="auto"/>
          <w:spacing w:val="-2"/>
          <w:sz w:val="24"/>
          <w:szCs w:val="24"/>
        </w:rPr>
        <w:t>个工作日内，甲</w:t>
      </w:r>
      <w:r>
        <w:rPr>
          <w:rFonts w:hint="eastAsia" w:ascii="宋体" w:hAnsi="宋体" w:cs="宋体"/>
          <w:color w:val="auto"/>
          <w:spacing w:val="-3"/>
          <w:sz w:val="24"/>
          <w:szCs w:val="24"/>
        </w:rPr>
        <w:t>方向乙方支付合同总价</w:t>
      </w:r>
      <w:r>
        <w:rPr>
          <w:rFonts w:hint="eastAsia" w:ascii="宋体" w:hAnsi="宋体" w:cs="宋体"/>
          <w:color w:val="auto"/>
          <w:spacing w:val="-3"/>
          <w:sz w:val="24"/>
          <w:szCs w:val="24"/>
          <w:u w:val="single"/>
        </w:rPr>
        <w:t xml:space="preserve">  </w:t>
      </w:r>
      <w:r>
        <w:rPr>
          <w:rFonts w:hint="eastAsia" w:ascii="宋体" w:hAnsi="宋体" w:cs="宋体"/>
          <w:color w:val="auto"/>
          <w:spacing w:val="-111"/>
          <w:sz w:val="24"/>
          <w:szCs w:val="24"/>
        </w:rPr>
        <w:t xml:space="preserve"> </w:t>
      </w:r>
      <w:r>
        <w:rPr>
          <w:rFonts w:hint="eastAsia" w:ascii="宋体" w:hAnsi="宋体" w:cs="宋体"/>
          <w:color w:val="auto"/>
          <w:spacing w:val="-3"/>
          <w:sz w:val="24"/>
          <w:szCs w:val="24"/>
        </w:rPr>
        <w:t>%，</w:t>
      </w:r>
      <w:r>
        <w:rPr>
          <w:rFonts w:hint="eastAsia" w:ascii="宋体" w:hAnsi="宋体" w:cs="宋体"/>
          <w:color w:val="auto"/>
          <w:spacing w:val="-1"/>
          <w:sz w:val="24"/>
          <w:szCs w:val="24"/>
        </w:rPr>
        <w:t>即人民币小写：</w:t>
      </w:r>
      <w:r>
        <w:rPr>
          <w:rFonts w:hint="eastAsia" w:ascii="宋体" w:hAnsi="宋体" w:cs="宋体"/>
          <w:color w:val="auto"/>
          <w:spacing w:val="-1"/>
          <w:sz w:val="24"/>
          <w:szCs w:val="24"/>
          <w:u w:val="single"/>
        </w:rPr>
        <w:t xml:space="preserve">            </w:t>
      </w:r>
      <w:r>
        <w:rPr>
          <w:rFonts w:hint="eastAsia" w:ascii="宋体" w:hAnsi="宋体" w:cs="宋体"/>
          <w:color w:val="auto"/>
          <w:spacing w:val="-101"/>
          <w:sz w:val="24"/>
          <w:szCs w:val="24"/>
        </w:rPr>
        <w:t xml:space="preserve"> </w:t>
      </w:r>
      <w:r>
        <w:rPr>
          <w:rFonts w:hint="eastAsia" w:ascii="宋体" w:hAnsi="宋体" w:cs="宋体"/>
          <w:color w:val="auto"/>
          <w:spacing w:val="-1"/>
          <w:sz w:val="24"/>
          <w:szCs w:val="24"/>
        </w:rPr>
        <w:t>元，人民币大写</w:t>
      </w:r>
      <w:r>
        <w:rPr>
          <w:rFonts w:hint="eastAsia" w:ascii="宋体" w:hAnsi="宋体" w:cs="宋体"/>
          <w:color w:val="auto"/>
          <w:spacing w:val="-2"/>
          <w:sz w:val="24"/>
          <w:szCs w:val="24"/>
        </w:rPr>
        <w:t>：</w:t>
      </w:r>
      <w:r>
        <w:rPr>
          <w:rFonts w:hint="eastAsia" w:ascii="宋体" w:hAnsi="宋体" w:cs="宋体"/>
          <w:color w:val="auto"/>
          <w:spacing w:val="-2"/>
          <w:sz w:val="24"/>
          <w:szCs w:val="24"/>
          <w:u w:val="single"/>
        </w:rPr>
        <w:t xml:space="preserve">          </w:t>
      </w:r>
      <w:r>
        <w:rPr>
          <w:rFonts w:hint="eastAsia" w:ascii="宋体" w:hAnsi="宋体" w:cs="宋体"/>
          <w:color w:val="auto"/>
          <w:spacing w:val="-2"/>
          <w:sz w:val="24"/>
          <w:szCs w:val="24"/>
        </w:rPr>
        <w:t>。</w:t>
      </w:r>
    </w:p>
    <w:p w14:paraId="06098882">
      <w:pPr>
        <w:pStyle w:val="18"/>
        <w:widowControl w:val="0"/>
        <w:ind w:left="484"/>
        <w:rPr>
          <w:rFonts w:hint="eastAsia" w:ascii="宋体" w:hAnsi="宋体" w:cs="宋体"/>
          <w:color w:val="auto"/>
          <w:sz w:val="24"/>
          <w:szCs w:val="24"/>
        </w:rPr>
      </w:pPr>
      <w:r>
        <w:rPr>
          <w:rFonts w:hint="eastAsia" w:ascii="宋体" w:hAnsi="宋体" w:cs="宋体"/>
          <w:color w:val="auto"/>
          <w:spacing w:val="-2"/>
          <w:sz w:val="24"/>
          <w:szCs w:val="24"/>
        </w:rPr>
        <w:t>（2）结算付款方式：转账。</w:t>
      </w:r>
    </w:p>
    <w:p w14:paraId="106AD7C5">
      <w:pPr>
        <w:pStyle w:val="18"/>
        <w:widowControl w:val="0"/>
        <w:ind w:left="484"/>
        <w:rPr>
          <w:rFonts w:hint="eastAsia" w:ascii="宋体" w:hAnsi="宋体" w:cs="宋体"/>
          <w:color w:val="auto"/>
          <w:sz w:val="24"/>
          <w:szCs w:val="24"/>
        </w:rPr>
      </w:pPr>
      <w:r>
        <w:rPr>
          <w:rFonts w:hint="eastAsia" w:ascii="宋体" w:hAnsi="宋体" w:cs="宋体"/>
          <w:color w:val="auto"/>
          <w:spacing w:val="-1"/>
          <w:sz w:val="24"/>
          <w:szCs w:val="24"/>
        </w:rPr>
        <w:t>（3）甲方付款前，乙方需向甲方提供符合甲方要求的正规发票。</w:t>
      </w:r>
    </w:p>
    <w:p w14:paraId="73D329EF">
      <w:pPr>
        <w:pStyle w:val="18"/>
        <w:widowControl w:val="0"/>
        <w:ind w:left="16" w:right="292" w:firstLine="467"/>
        <w:rPr>
          <w:rFonts w:hint="eastAsia" w:ascii="宋体" w:hAnsi="宋体" w:cs="宋体"/>
          <w:color w:val="auto"/>
          <w:sz w:val="24"/>
          <w:szCs w:val="24"/>
        </w:rPr>
      </w:pPr>
      <w:r>
        <w:rPr>
          <w:rFonts w:hint="eastAsia" w:ascii="宋体" w:hAnsi="宋体" w:cs="宋体"/>
          <w:color w:val="auto"/>
          <w:spacing w:val="-1"/>
          <w:sz w:val="24"/>
          <w:szCs w:val="24"/>
        </w:rPr>
        <w:t>（4）本合同约定的付款时间及付款金额等以甲</w:t>
      </w:r>
      <w:r>
        <w:rPr>
          <w:rFonts w:hint="eastAsia" w:ascii="宋体" w:hAnsi="宋体" w:cs="宋体"/>
          <w:color w:val="auto"/>
          <w:spacing w:val="-2"/>
          <w:sz w:val="24"/>
          <w:szCs w:val="24"/>
        </w:rPr>
        <w:t>方获得经费审批为准，经费未及</w:t>
      </w:r>
      <w:r>
        <w:rPr>
          <w:rFonts w:hint="eastAsia" w:ascii="宋体" w:hAnsi="宋体" w:cs="宋体"/>
          <w:color w:val="auto"/>
          <w:spacing w:val="-1"/>
          <w:sz w:val="24"/>
          <w:szCs w:val="24"/>
        </w:rPr>
        <w:t>时审批及拨款的不视为甲方违约，双方可根据实际情况协商调整付款时间及金额。</w:t>
      </w:r>
      <w:commentRangeEnd w:id="12"/>
      <w:r>
        <w:commentReference w:id="12"/>
      </w:r>
    </w:p>
    <w:p w14:paraId="05672504">
      <w:pPr>
        <w:pStyle w:val="18"/>
        <w:widowControl w:val="0"/>
        <w:ind w:left="473"/>
        <w:rPr>
          <w:rFonts w:hint="eastAsia" w:ascii="宋体" w:hAnsi="宋体" w:cs="宋体"/>
          <w:color w:val="auto"/>
          <w:sz w:val="24"/>
          <w:szCs w:val="24"/>
        </w:rPr>
      </w:pPr>
      <w:r>
        <w:rPr>
          <w:rFonts w:hint="eastAsia" w:ascii="宋体" w:hAnsi="宋体" w:cs="宋体"/>
          <w:color w:val="auto"/>
          <w:spacing w:val="-3"/>
          <w:sz w:val="24"/>
          <w:szCs w:val="24"/>
        </w:rPr>
        <w:t>3.税金</w:t>
      </w:r>
    </w:p>
    <w:p w14:paraId="0FC48B60">
      <w:pPr>
        <w:pStyle w:val="18"/>
        <w:widowControl w:val="0"/>
        <w:ind w:left="480"/>
        <w:rPr>
          <w:rFonts w:hint="eastAsia" w:ascii="宋体" w:hAnsi="宋体" w:cs="宋体"/>
          <w:color w:val="auto"/>
          <w:sz w:val="24"/>
          <w:szCs w:val="24"/>
        </w:rPr>
      </w:pPr>
      <w:r>
        <w:rPr>
          <w:rFonts w:hint="eastAsia" w:ascii="宋体" w:hAnsi="宋体" w:cs="宋体"/>
          <w:color w:val="auto"/>
          <w:spacing w:val="-2"/>
          <w:sz w:val="24"/>
          <w:szCs w:val="24"/>
        </w:rPr>
        <w:t>本合同的合同总价为含税价。</w:t>
      </w:r>
    </w:p>
    <w:p w14:paraId="5D20752E">
      <w:pPr>
        <w:spacing w:line="360" w:lineRule="auto"/>
        <w:ind w:firstLine="466" w:firstLineChars="200"/>
        <w:rPr>
          <w:rFonts w:hint="eastAsia" w:ascii="宋体" w:hAnsi="宋体" w:cs="宋体"/>
          <w:b/>
          <w:bCs/>
          <w:spacing w:val="-4"/>
          <w:sz w:val="24"/>
          <w:szCs w:val="24"/>
        </w:rPr>
      </w:pPr>
    </w:p>
    <w:p w14:paraId="257464CC">
      <w:pPr>
        <w:spacing w:line="360" w:lineRule="auto"/>
        <w:ind w:firstLine="466" w:firstLineChars="200"/>
        <w:rPr>
          <w:rFonts w:hint="eastAsia" w:ascii="宋体" w:hAnsi="宋体" w:cs="宋体"/>
          <w:b/>
          <w:bCs/>
          <w:sz w:val="24"/>
          <w:szCs w:val="24"/>
        </w:rPr>
      </w:pPr>
      <w:r>
        <w:rPr>
          <w:rFonts w:hint="eastAsia" w:ascii="宋体" w:hAnsi="宋体" w:cs="宋体"/>
          <w:b/>
          <w:bCs/>
          <w:spacing w:val="-4"/>
          <w:sz w:val="24"/>
          <w:szCs w:val="24"/>
        </w:rPr>
        <w:t>四、包装、交付</w:t>
      </w:r>
    </w:p>
    <w:p w14:paraId="2AE72CB7">
      <w:pPr>
        <w:pStyle w:val="18"/>
        <w:widowControl w:val="0"/>
        <w:ind w:left="492"/>
        <w:rPr>
          <w:rFonts w:hint="eastAsia" w:ascii="宋体" w:hAnsi="宋体" w:cs="宋体"/>
          <w:color w:val="auto"/>
          <w:sz w:val="24"/>
          <w:szCs w:val="24"/>
        </w:rPr>
      </w:pPr>
      <w:r>
        <w:rPr>
          <w:rFonts w:hint="eastAsia" w:ascii="宋体" w:hAnsi="宋体" w:cs="宋体"/>
          <w:color w:val="auto"/>
          <w:spacing w:val="-14"/>
          <w:sz w:val="24"/>
          <w:szCs w:val="24"/>
        </w:rPr>
        <w:t>1.</w:t>
      </w:r>
      <w:r>
        <w:rPr>
          <w:rFonts w:hint="eastAsia" w:ascii="宋体" w:hAnsi="宋体" w:cs="宋体"/>
          <w:color w:val="auto"/>
          <w:spacing w:val="-34"/>
          <w:sz w:val="24"/>
          <w:szCs w:val="24"/>
        </w:rPr>
        <w:t xml:space="preserve"> </w:t>
      </w:r>
      <w:r>
        <w:rPr>
          <w:rFonts w:hint="eastAsia" w:ascii="宋体" w:hAnsi="宋体" w:cs="宋体"/>
          <w:color w:val="auto"/>
          <w:spacing w:val="-14"/>
          <w:sz w:val="24"/>
          <w:szCs w:val="24"/>
        </w:rPr>
        <w:t>包装</w:t>
      </w:r>
    </w:p>
    <w:p w14:paraId="3D35795F">
      <w:pPr>
        <w:pStyle w:val="18"/>
        <w:widowControl w:val="0"/>
        <w:ind w:right="83" w:firstLine="497"/>
        <w:rPr>
          <w:rFonts w:hint="eastAsia" w:ascii="宋体" w:hAnsi="宋体" w:cs="宋体"/>
          <w:color w:val="auto"/>
          <w:sz w:val="24"/>
          <w:szCs w:val="24"/>
        </w:rPr>
      </w:pPr>
      <w:r>
        <w:rPr>
          <w:rFonts w:hint="eastAsia" w:ascii="宋体" w:hAnsi="宋体" w:cs="宋体"/>
          <w:color w:val="auto"/>
          <w:spacing w:val="-4"/>
          <w:sz w:val="24"/>
          <w:szCs w:val="24"/>
        </w:rPr>
        <w:t>乙方所交付的全部货物均应按包装和运输的标准保护措施进行包装，这类包装应满</w:t>
      </w:r>
      <w:r>
        <w:rPr>
          <w:rFonts w:hint="eastAsia" w:ascii="宋体" w:hAnsi="宋体" w:cs="宋体"/>
          <w:color w:val="auto"/>
          <w:spacing w:val="-3"/>
          <w:sz w:val="24"/>
          <w:szCs w:val="24"/>
        </w:rPr>
        <w:t>足按照该类货物特定性质所需的远距离运输、防潮、防震、防锈等要求，以确保货物安</w:t>
      </w:r>
      <w:r>
        <w:rPr>
          <w:rFonts w:hint="eastAsia" w:ascii="宋体" w:hAnsi="宋体" w:cs="宋体"/>
          <w:color w:val="auto"/>
          <w:spacing w:val="-2"/>
          <w:sz w:val="24"/>
          <w:szCs w:val="24"/>
        </w:rPr>
        <w:t>全地运抵交货地点。</w:t>
      </w:r>
    </w:p>
    <w:p w14:paraId="658B193B">
      <w:pPr>
        <w:pStyle w:val="18"/>
        <w:widowControl w:val="0"/>
        <w:ind w:left="469"/>
        <w:rPr>
          <w:rFonts w:hint="eastAsia" w:ascii="宋体" w:hAnsi="宋体" w:cs="宋体"/>
          <w:color w:val="auto"/>
          <w:sz w:val="24"/>
          <w:szCs w:val="24"/>
        </w:rPr>
      </w:pPr>
      <w:r>
        <w:rPr>
          <w:rFonts w:hint="eastAsia" w:ascii="宋体" w:hAnsi="宋体" w:cs="宋体"/>
          <w:color w:val="auto"/>
          <w:spacing w:val="-2"/>
          <w:sz w:val="24"/>
          <w:szCs w:val="24"/>
        </w:rPr>
        <w:t>2.交付</w:t>
      </w:r>
    </w:p>
    <w:p w14:paraId="074B9859">
      <w:pPr>
        <w:pStyle w:val="18"/>
        <w:widowControl w:val="0"/>
        <w:ind w:left="485"/>
        <w:rPr>
          <w:rFonts w:hint="eastAsia" w:ascii="宋体" w:hAnsi="宋体" w:cs="宋体"/>
          <w:color w:val="auto"/>
          <w:sz w:val="24"/>
          <w:szCs w:val="24"/>
        </w:rPr>
      </w:pPr>
      <w:r>
        <w:rPr>
          <w:rFonts w:hint="eastAsia" w:ascii="宋体" w:hAnsi="宋体" w:cs="宋体"/>
          <w:color w:val="auto"/>
          <w:spacing w:val="-1"/>
          <w:sz w:val="24"/>
          <w:szCs w:val="24"/>
        </w:rPr>
        <w:t>（1）交付地点：</w:t>
      </w:r>
      <w:r>
        <w:rPr>
          <w:rFonts w:hint="eastAsia" w:ascii="宋体" w:hAnsi="宋体" w:cs="宋体"/>
          <w:color w:val="auto"/>
          <w:spacing w:val="-1"/>
          <w:sz w:val="24"/>
          <w:szCs w:val="24"/>
          <w:u w:val="single"/>
        </w:rPr>
        <w:t xml:space="preserve">            </w:t>
      </w:r>
      <w:r>
        <w:rPr>
          <w:rFonts w:hint="eastAsia" w:ascii="宋体" w:hAnsi="宋体" w:cs="宋体"/>
          <w:color w:val="auto"/>
          <w:spacing w:val="-1"/>
          <w:sz w:val="24"/>
          <w:szCs w:val="24"/>
        </w:rPr>
        <w:t>。</w:t>
      </w:r>
    </w:p>
    <w:p w14:paraId="2B6D639E">
      <w:pPr>
        <w:pStyle w:val="18"/>
        <w:widowControl w:val="0"/>
        <w:ind w:left="485"/>
        <w:rPr>
          <w:rFonts w:hint="eastAsia" w:ascii="宋体" w:hAnsi="宋体" w:cs="宋体"/>
          <w:color w:val="auto"/>
          <w:sz w:val="24"/>
          <w:szCs w:val="24"/>
        </w:rPr>
      </w:pPr>
      <w:r>
        <w:rPr>
          <w:rFonts w:hint="eastAsia" w:ascii="宋体" w:hAnsi="宋体" w:cs="宋体"/>
          <w:color w:val="auto"/>
          <w:spacing w:val="-1"/>
          <w:sz w:val="24"/>
          <w:szCs w:val="24"/>
        </w:rPr>
        <w:t>（2）交付时间：合同签订后</w:t>
      </w:r>
      <w:r>
        <w:rPr>
          <w:rFonts w:hint="eastAsia" w:ascii="宋体" w:hAnsi="宋体" w:cs="宋体"/>
          <w:color w:val="auto"/>
          <w:spacing w:val="-1"/>
          <w:sz w:val="24"/>
          <w:szCs w:val="24"/>
          <w:u w:val="single"/>
        </w:rPr>
        <w:t xml:space="preserve">  </w:t>
      </w:r>
      <w:r>
        <w:rPr>
          <w:rFonts w:hint="eastAsia" w:ascii="宋体" w:hAnsi="宋体" w:cs="宋体"/>
          <w:color w:val="auto"/>
          <w:spacing w:val="-103"/>
          <w:sz w:val="24"/>
          <w:szCs w:val="24"/>
        </w:rPr>
        <w:t xml:space="preserve"> </w:t>
      </w:r>
      <w:r>
        <w:rPr>
          <w:rFonts w:hint="eastAsia" w:ascii="宋体" w:hAnsi="宋体" w:cs="宋体"/>
          <w:color w:val="auto"/>
          <w:spacing w:val="-1"/>
          <w:sz w:val="24"/>
          <w:szCs w:val="24"/>
        </w:rPr>
        <w:t>个日历日内交</w:t>
      </w:r>
      <w:r>
        <w:rPr>
          <w:rFonts w:hint="eastAsia" w:ascii="宋体" w:hAnsi="宋体" w:cs="宋体"/>
          <w:color w:val="auto"/>
          <w:spacing w:val="-2"/>
          <w:sz w:val="24"/>
          <w:szCs w:val="24"/>
        </w:rPr>
        <w:t>货并完成安装调试。</w:t>
      </w:r>
    </w:p>
    <w:p w14:paraId="0EF502B1">
      <w:pPr>
        <w:pStyle w:val="18"/>
        <w:widowControl w:val="0"/>
        <w:ind w:left="485"/>
        <w:rPr>
          <w:rFonts w:hint="eastAsia" w:ascii="宋体" w:hAnsi="宋体" w:cs="宋体"/>
          <w:color w:val="auto"/>
          <w:sz w:val="24"/>
          <w:szCs w:val="24"/>
        </w:rPr>
      </w:pPr>
      <w:r>
        <w:rPr>
          <w:rFonts w:hint="eastAsia" w:ascii="宋体" w:hAnsi="宋体" w:cs="宋体"/>
          <w:color w:val="auto"/>
          <w:spacing w:val="-1"/>
          <w:sz w:val="24"/>
          <w:szCs w:val="24"/>
        </w:rPr>
        <w:t>（3）运费及保险费用：运输所发生的所有费用由乙方承担。</w:t>
      </w:r>
    </w:p>
    <w:p w14:paraId="042C610B">
      <w:pPr>
        <w:pStyle w:val="18"/>
        <w:widowControl w:val="0"/>
        <w:ind w:left="485"/>
        <w:rPr>
          <w:rFonts w:hint="eastAsia" w:ascii="宋体" w:hAnsi="宋体" w:cs="宋体"/>
          <w:color w:val="auto"/>
          <w:sz w:val="24"/>
          <w:szCs w:val="24"/>
        </w:rPr>
      </w:pPr>
      <w:r>
        <w:rPr>
          <w:rFonts w:hint="eastAsia" w:ascii="宋体" w:hAnsi="宋体" w:cs="宋体"/>
          <w:color w:val="auto"/>
          <w:spacing w:val="-1"/>
          <w:sz w:val="24"/>
          <w:szCs w:val="24"/>
        </w:rPr>
        <w:t>（4）运输途中货物损毁、灭失的风险：由乙方承担。</w:t>
      </w:r>
    </w:p>
    <w:p w14:paraId="143CF223">
      <w:pPr>
        <w:pStyle w:val="18"/>
        <w:widowControl w:val="0"/>
        <w:ind w:left="485"/>
        <w:rPr>
          <w:rFonts w:hint="eastAsia" w:ascii="宋体" w:hAnsi="宋体" w:cs="宋体"/>
          <w:color w:val="auto"/>
          <w:sz w:val="24"/>
          <w:szCs w:val="24"/>
        </w:rPr>
      </w:pPr>
      <w:r>
        <w:rPr>
          <w:rFonts w:hint="eastAsia" w:ascii="宋体" w:hAnsi="宋体" w:cs="宋体"/>
          <w:color w:val="auto"/>
          <w:spacing w:val="-1"/>
          <w:sz w:val="24"/>
          <w:szCs w:val="24"/>
        </w:rPr>
        <w:t>（5）乙方应随货物配套交付质量证书及产品使用说明书等相关材料。</w:t>
      </w:r>
    </w:p>
    <w:p w14:paraId="24AA605F">
      <w:pPr>
        <w:spacing w:line="360" w:lineRule="auto"/>
        <w:rPr>
          <w:rFonts w:hint="eastAsia" w:ascii="宋体" w:hAnsi="宋体" w:cs="宋体"/>
          <w:sz w:val="24"/>
          <w:szCs w:val="24"/>
        </w:rPr>
      </w:pPr>
    </w:p>
    <w:p w14:paraId="0F395A2B">
      <w:pPr>
        <w:spacing w:line="360" w:lineRule="auto"/>
        <w:ind w:left="480"/>
        <w:rPr>
          <w:rFonts w:hint="eastAsia" w:ascii="宋体" w:hAnsi="宋体" w:cs="宋体"/>
          <w:b/>
          <w:bCs/>
          <w:sz w:val="24"/>
          <w:szCs w:val="24"/>
        </w:rPr>
      </w:pPr>
      <w:r>
        <w:rPr>
          <w:rFonts w:hint="eastAsia" w:ascii="宋体" w:hAnsi="宋体" w:cs="宋体"/>
          <w:b/>
          <w:bCs/>
          <w:spacing w:val="-3"/>
          <w:sz w:val="24"/>
          <w:szCs w:val="24"/>
        </w:rPr>
        <w:t>五、乙方责任</w:t>
      </w:r>
    </w:p>
    <w:p w14:paraId="18E31616">
      <w:pPr>
        <w:pStyle w:val="18"/>
        <w:widowControl w:val="0"/>
        <w:ind w:left="5" w:firstLine="487"/>
        <w:rPr>
          <w:rFonts w:hint="eastAsia" w:ascii="宋体" w:hAnsi="宋体" w:cs="宋体"/>
          <w:color w:val="auto"/>
          <w:sz w:val="24"/>
          <w:szCs w:val="24"/>
        </w:rPr>
      </w:pPr>
      <w:r>
        <w:rPr>
          <w:rFonts w:hint="eastAsia" w:ascii="宋体" w:hAnsi="宋体" w:cs="宋体"/>
          <w:color w:val="auto"/>
          <w:spacing w:val="-7"/>
          <w:sz w:val="24"/>
          <w:szCs w:val="24"/>
        </w:rPr>
        <w:t>1.</w:t>
      </w:r>
      <w:r>
        <w:rPr>
          <w:rFonts w:hint="eastAsia" w:ascii="宋体" w:hAnsi="宋体" w:cs="宋体"/>
          <w:color w:val="auto"/>
          <w:spacing w:val="-14"/>
          <w:sz w:val="24"/>
          <w:szCs w:val="24"/>
        </w:rPr>
        <w:t xml:space="preserve"> </w:t>
      </w:r>
      <w:r>
        <w:rPr>
          <w:rFonts w:hint="eastAsia" w:ascii="宋体" w:hAnsi="宋体" w:cs="宋体"/>
          <w:color w:val="auto"/>
          <w:spacing w:val="-7"/>
          <w:sz w:val="24"/>
          <w:szCs w:val="24"/>
        </w:rPr>
        <w:t>乙方应按照合同所列货物名称、品牌、规格、型号和数量等具体内容向甲方供货。</w:t>
      </w:r>
      <w:r>
        <w:rPr>
          <w:rFonts w:hint="eastAsia" w:ascii="宋体" w:hAnsi="宋体" w:cs="宋体"/>
          <w:color w:val="auto"/>
          <w:spacing w:val="-3"/>
          <w:sz w:val="24"/>
          <w:szCs w:val="24"/>
        </w:rPr>
        <w:t>乙方负责为甲方免费上门安装、调试至正常使用。遇有特殊情况，以甲乙双方商定</w:t>
      </w:r>
      <w:r>
        <w:rPr>
          <w:rFonts w:hint="eastAsia" w:ascii="宋体" w:hAnsi="宋体" w:cs="宋体"/>
          <w:color w:val="auto"/>
          <w:spacing w:val="-4"/>
          <w:sz w:val="24"/>
          <w:szCs w:val="24"/>
        </w:rPr>
        <w:t>的供货时间为准。</w:t>
      </w:r>
    </w:p>
    <w:p w14:paraId="373D6186">
      <w:pPr>
        <w:pStyle w:val="18"/>
        <w:widowControl w:val="0"/>
        <w:ind w:left="469"/>
        <w:rPr>
          <w:rFonts w:hint="eastAsia" w:ascii="宋体" w:hAnsi="宋体" w:cs="宋体"/>
          <w:color w:val="auto"/>
          <w:sz w:val="24"/>
          <w:szCs w:val="24"/>
        </w:rPr>
      </w:pPr>
      <w:r>
        <w:rPr>
          <w:rFonts w:hint="eastAsia" w:ascii="宋体" w:hAnsi="宋体" w:cs="宋体"/>
          <w:color w:val="auto"/>
          <w:spacing w:val="-1"/>
          <w:sz w:val="24"/>
          <w:szCs w:val="24"/>
        </w:rPr>
        <w:t>2.</w:t>
      </w:r>
      <w:r>
        <w:rPr>
          <w:rFonts w:hint="eastAsia" w:ascii="宋体" w:hAnsi="宋体" w:cs="宋体"/>
          <w:color w:val="auto"/>
          <w:spacing w:val="-28"/>
          <w:sz w:val="24"/>
          <w:szCs w:val="24"/>
        </w:rPr>
        <w:t xml:space="preserve"> </w:t>
      </w:r>
      <w:r>
        <w:rPr>
          <w:rFonts w:hint="eastAsia" w:ascii="宋体" w:hAnsi="宋体" w:cs="宋体"/>
          <w:color w:val="auto"/>
          <w:spacing w:val="-1"/>
          <w:sz w:val="24"/>
          <w:szCs w:val="24"/>
        </w:rPr>
        <w:t>乙方在接到甲方停止供货的通知后未停止供货的，造成的损失由乙</w:t>
      </w:r>
      <w:r>
        <w:rPr>
          <w:rFonts w:hint="eastAsia" w:ascii="宋体" w:hAnsi="宋体" w:cs="宋体"/>
          <w:color w:val="auto"/>
          <w:spacing w:val="-2"/>
          <w:sz w:val="24"/>
          <w:szCs w:val="24"/>
        </w:rPr>
        <w:t>方承担。</w:t>
      </w:r>
    </w:p>
    <w:p w14:paraId="391F7F43">
      <w:pPr>
        <w:pStyle w:val="18"/>
        <w:widowControl w:val="0"/>
        <w:ind w:right="6" w:firstLine="474"/>
        <w:rPr>
          <w:rFonts w:hint="eastAsia" w:ascii="宋体" w:hAnsi="宋体" w:cs="宋体"/>
          <w:color w:val="auto"/>
          <w:sz w:val="24"/>
          <w:szCs w:val="24"/>
        </w:rPr>
      </w:pPr>
      <w:r>
        <w:rPr>
          <w:rFonts w:hint="eastAsia" w:ascii="宋体" w:hAnsi="宋体" w:cs="宋体"/>
          <w:color w:val="auto"/>
          <w:spacing w:val="-6"/>
          <w:sz w:val="24"/>
          <w:szCs w:val="24"/>
        </w:rPr>
        <w:t>3.</w:t>
      </w:r>
      <w:r>
        <w:rPr>
          <w:rFonts w:hint="eastAsia" w:ascii="宋体" w:hAnsi="宋体" w:cs="宋体"/>
          <w:color w:val="auto"/>
          <w:spacing w:val="-27"/>
          <w:sz w:val="24"/>
          <w:szCs w:val="24"/>
        </w:rPr>
        <w:t xml:space="preserve"> </w:t>
      </w:r>
      <w:r>
        <w:rPr>
          <w:rFonts w:hint="eastAsia" w:ascii="宋体" w:hAnsi="宋体" w:cs="宋体"/>
          <w:color w:val="auto"/>
          <w:spacing w:val="-6"/>
          <w:sz w:val="24"/>
          <w:szCs w:val="24"/>
        </w:rPr>
        <w:t>乙方向甲方供货过程中发生的相关费用，包括运输费</w:t>
      </w:r>
      <w:r>
        <w:rPr>
          <w:rFonts w:hint="eastAsia" w:ascii="宋体" w:hAnsi="宋体" w:cs="宋体"/>
          <w:color w:val="auto"/>
          <w:spacing w:val="-7"/>
          <w:sz w:val="24"/>
          <w:szCs w:val="24"/>
        </w:rPr>
        <w:t>、装卸费、安装费、调试费、</w:t>
      </w:r>
      <w:r>
        <w:rPr>
          <w:rFonts w:hint="eastAsia" w:ascii="宋体" w:hAnsi="宋体" w:cs="宋体"/>
          <w:color w:val="auto"/>
          <w:spacing w:val="-1"/>
          <w:sz w:val="24"/>
          <w:szCs w:val="24"/>
        </w:rPr>
        <w:t>验收费及与货物有关的费用均由乙方负担。</w:t>
      </w:r>
    </w:p>
    <w:p w14:paraId="5463158C">
      <w:pPr>
        <w:pStyle w:val="18"/>
        <w:widowControl w:val="0"/>
        <w:ind w:right="83" w:firstLine="468"/>
        <w:rPr>
          <w:rFonts w:hint="eastAsia" w:ascii="宋体" w:hAnsi="宋体" w:cs="宋体"/>
          <w:color w:val="auto"/>
          <w:sz w:val="24"/>
          <w:szCs w:val="24"/>
        </w:rPr>
      </w:pPr>
      <w:r>
        <w:rPr>
          <w:rFonts w:hint="eastAsia" w:ascii="宋体" w:hAnsi="宋体" w:cs="宋体"/>
          <w:color w:val="auto"/>
          <w:spacing w:val="-2"/>
          <w:sz w:val="24"/>
          <w:szCs w:val="24"/>
        </w:rPr>
        <w:t>4.</w:t>
      </w:r>
      <w:r>
        <w:rPr>
          <w:rFonts w:hint="eastAsia" w:ascii="宋体" w:hAnsi="宋体" w:cs="宋体"/>
          <w:color w:val="auto"/>
          <w:spacing w:val="-25"/>
          <w:sz w:val="24"/>
          <w:szCs w:val="24"/>
        </w:rPr>
        <w:t xml:space="preserve"> </w:t>
      </w:r>
      <w:r>
        <w:rPr>
          <w:rFonts w:hint="eastAsia" w:ascii="宋体" w:hAnsi="宋体" w:cs="宋体"/>
          <w:color w:val="auto"/>
          <w:spacing w:val="-2"/>
          <w:sz w:val="24"/>
          <w:szCs w:val="24"/>
        </w:rPr>
        <w:t>乙方同意并保证尊重任何他方的知识产权及其它合法权益，承诺其所提供的产品</w:t>
      </w:r>
      <w:r>
        <w:rPr>
          <w:rFonts w:hint="eastAsia" w:ascii="宋体" w:hAnsi="宋体" w:cs="宋体"/>
          <w:color w:val="auto"/>
          <w:spacing w:val="-3"/>
          <w:sz w:val="24"/>
          <w:szCs w:val="24"/>
        </w:rPr>
        <w:t>或服务均不侵犯第三方知识产权及其它合法权益，否则所引起的全部责任均应当由乙方</w:t>
      </w:r>
      <w:r>
        <w:rPr>
          <w:rFonts w:hint="eastAsia" w:ascii="宋体" w:hAnsi="宋体" w:cs="宋体"/>
          <w:color w:val="auto"/>
          <w:spacing w:val="-6"/>
          <w:sz w:val="24"/>
          <w:szCs w:val="24"/>
        </w:rPr>
        <w:t>承担。</w:t>
      </w:r>
    </w:p>
    <w:p w14:paraId="5A7C7FE7">
      <w:pPr>
        <w:pStyle w:val="18"/>
        <w:widowControl w:val="0"/>
        <w:ind w:left="476"/>
        <w:rPr>
          <w:rFonts w:hint="eastAsia" w:ascii="宋体" w:hAnsi="宋体" w:cs="宋体"/>
          <w:color w:val="auto"/>
          <w:sz w:val="24"/>
          <w:szCs w:val="24"/>
        </w:rPr>
      </w:pPr>
      <w:r>
        <w:rPr>
          <w:rFonts w:hint="eastAsia" w:ascii="宋体" w:hAnsi="宋体" w:cs="宋体"/>
          <w:color w:val="auto"/>
          <w:spacing w:val="-1"/>
          <w:sz w:val="24"/>
          <w:szCs w:val="24"/>
        </w:rPr>
        <w:t>5.如甲方需要，乙方应无偿提供拆旧服务。</w:t>
      </w:r>
    </w:p>
    <w:p w14:paraId="2189D497">
      <w:pPr>
        <w:pStyle w:val="18"/>
        <w:widowControl w:val="0"/>
        <w:ind w:left="475"/>
        <w:rPr>
          <w:rFonts w:hint="eastAsia" w:ascii="宋体" w:hAnsi="宋体" w:cs="宋体"/>
          <w:color w:val="auto"/>
          <w:sz w:val="24"/>
          <w:szCs w:val="24"/>
        </w:rPr>
      </w:pPr>
      <w:r>
        <w:rPr>
          <w:rFonts w:hint="eastAsia" w:ascii="宋体" w:hAnsi="宋体" w:cs="宋体"/>
          <w:color w:val="auto"/>
          <w:spacing w:val="-2"/>
          <w:sz w:val="24"/>
          <w:szCs w:val="24"/>
        </w:rPr>
        <w:t>6.</w:t>
      </w:r>
      <w:r>
        <w:rPr>
          <w:rFonts w:hint="eastAsia" w:ascii="宋体" w:hAnsi="宋体" w:cs="宋体"/>
          <w:color w:val="auto"/>
          <w:spacing w:val="-18"/>
          <w:sz w:val="24"/>
          <w:szCs w:val="24"/>
        </w:rPr>
        <w:t xml:space="preserve"> </w:t>
      </w:r>
      <w:r>
        <w:rPr>
          <w:rFonts w:hint="eastAsia" w:ascii="宋体" w:hAnsi="宋体" w:cs="宋体"/>
          <w:color w:val="auto"/>
          <w:spacing w:val="-2"/>
          <w:sz w:val="24"/>
          <w:szCs w:val="24"/>
        </w:rPr>
        <w:t>乙方应满足甲方提出的与本合同相关的其他合理化要求。</w:t>
      </w:r>
    </w:p>
    <w:p w14:paraId="6CBA22CE">
      <w:pPr>
        <w:spacing w:line="360" w:lineRule="auto"/>
        <w:rPr>
          <w:rFonts w:hint="eastAsia" w:ascii="宋体" w:hAnsi="宋体" w:cs="宋体"/>
          <w:sz w:val="24"/>
          <w:szCs w:val="24"/>
        </w:rPr>
      </w:pPr>
    </w:p>
    <w:p w14:paraId="789D946D">
      <w:pPr>
        <w:spacing w:line="360" w:lineRule="auto"/>
        <w:ind w:left="481"/>
        <w:rPr>
          <w:rFonts w:hint="eastAsia" w:ascii="宋体" w:hAnsi="宋体" w:cs="宋体"/>
          <w:b/>
          <w:bCs/>
          <w:sz w:val="24"/>
          <w:szCs w:val="24"/>
        </w:rPr>
      </w:pPr>
      <w:r>
        <w:rPr>
          <w:rFonts w:hint="eastAsia" w:ascii="宋体" w:hAnsi="宋体" w:cs="宋体"/>
          <w:b/>
          <w:bCs/>
          <w:spacing w:val="-2"/>
          <w:sz w:val="24"/>
          <w:szCs w:val="24"/>
        </w:rPr>
        <w:t>六、质量保证及售后服务</w:t>
      </w:r>
    </w:p>
    <w:p w14:paraId="682B253C">
      <w:pPr>
        <w:pStyle w:val="18"/>
        <w:widowControl w:val="0"/>
        <w:ind w:right="83" w:firstLine="492"/>
        <w:rPr>
          <w:rFonts w:hint="eastAsia" w:ascii="宋体" w:hAnsi="宋体" w:cs="宋体"/>
          <w:color w:val="auto"/>
          <w:sz w:val="24"/>
          <w:szCs w:val="24"/>
        </w:rPr>
      </w:pPr>
      <w:r>
        <w:rPr>
          <w:rFonts w:hint="eastAsia" w:ascii="宋体" w:hAnsi="宋体" w:cs="宋体"/>
          <w:color w:val="auto"/>
          <w:spacing w:val="-3"/>
          <w:sz w:val="24"/>
          <w:szCs w:val="24"/>
        </w:rPr>
        <w:t>1.</w:t>
      </w:r>
      <w:r>
        <w:rPr>
          <w:rFonts w:hint="eastAsia" w:ascii="宋体" w:hAnsi="宋体" w:cs="宋体"/>
          <w:color w:val="auto"/>
          <w:spacing w:val="-12"/>
          <w:sz w:val="24"/>
          <w:szCs w:val="24"/>
        </w:rPr>
        <w:t xml:space="preserve"> </w:t>
      </w:r>
      <w:r>
        <w:rPr>
          <w:rFonts w:hint="eastAsia" w:ascii="宋体" w:hAnsi="宋体" w:cs="宋体"/>
          <w:color w:val="auto"/>
          <w:spacing w:val="-3"/>
          <w:sz w:val="24"/>
          <w:szCs w:val="24"/>
        </w:rPr>
        <w:t>乙方应保证提供的货物是全新、未经使用过的，并完全符合合同约定的质量、规格和性能的要求，同时确保提供的货物在其使用寿命期内应具有国家相关技术标准规定的性能。在货物使用寿命期之内，乙方应对由于设计、工艺或材料的缺陷而发生的任何不足或故障负责。</w:t>
      </w:r>
    </w:p>
    <w:p w14:paraId="5E133D4E">
      <w:pPr>
        <w:pStyle w:val="18"/>
        <w:widowControl w:val="0"/>
        <w:ind w:left="470"/>
        <w:rPr>
          <w:rFonts w:hint="eastAsia" w:ascii="宋体" w:hAnsi="宋体" w:cs="宋体"/>
          <w:color w:val="auto"/>
          <w:sz w:val="24"/>
          <w:szCs w:val="24"/>
        </w:rPr>
      </w:pPr>
      <w:r>
        <w:rPr>
          <w:rFonts w:hint="eastAsia" w:ascii="宋体" w:hAnsi="宋体" w:cs="宋体"/>
          <w:color w:val="auto"/>
          <w:spacing w:val="-4"/>
          <w:sz w:val="24"/>
          <w:szCs w:val="24"/>
        </w:rPr>
        <w:t>2.质量保证期：</w:t>
      </w:r>
      <w:r>
        <w:rPr>
          <w:rFonts w:hint="eastAsia" w:ascii="宋体" w:hAnsi="宋体" w:cs="宋体"/>
          <w:color w:val="auto"/>
          <w:spacing w:val="-4"/>
          <w:sz w:val="24"/>
          <w:szCs w:val="24"/>
          <w:u w:val="single"/>
        </w:rPr>
        <w:t xml:space="preserve">  </w:t>
      </w:r>
      <w:r>
        <w:rPr>
          <w:rFonts w:hint="eastAsia" w:ascii="宋体" w:hAnsi="宋体" w:cs="宋体"/>
          <w:color w:val="auto"/>
          <w:spacing w:val="-83"/>
          <w:sz w:val="24"/>
          <w:szCs w:val="24"/>
        </w:rPr>
        <w:t xml:space="preserve"> </w:t>
      </w:r>
      <w:r>
        <w:rPr>
          <w:rFonts w:hint="eastAsia" w:ascii="宋体" w:hAnsi="宋体" w:cs="宋体"/>
          <w:color w:val="auto"/>
          <w:spacing w:val="-4"/>
          <w:sz w:val="24"/>
          <w:szCs w:val="24"/>
        </w:rPr>
        <w:t>年，</w:t>
      </w:r>
      <w:r>
        <w:rPr>
          <w:rFonts w:hint="eastAsia" w:ascii="宋体" w:hAnsi="宋体" w:cs="宋体"/>
          <w:color w:val="auto"/>
          <w:spacing w:val="-60"/>
          <w:sz w:val="24"/>
          <w:szCs w:val="24"/>
        </w:rPr>
        <w:t xml:space="preserve"> </w:t>
      </w:r>
      <w:r>
        <w:rPr>
          <w:rFonts w:hint="eastAsia" w:ascii="宋体" w:hAnsi="宋体" w:cs="宋体"/>
          <w:color w:val="auto"/>
          <w:spacing w:val="-4"/>
          <w:sz w:val="24"/>
          <w:szCs w:val="24"/>
        </w:rPr>
        <w:t>自甲方验收合格之日开始计算。</w:t>
      </w:r>
    </w:p>
    <w:p w14:paraId="0D0BA719">
      <w:pPr>
        <w:pStyle w:val="18"/>
        <w:widowControl w:val="0"/>
        <w:ind w:firstLine="475"/>
        <w:rPr>
          <w:rFonts w:hint="eastAsia" w:ascii="宋体" w:hAnsi="宋体" w:cs="宋体"/>
          <w:color w:val="auto"/>
          <w:sz w:val="24"/>
          <w:szCs w:val="24"/>
        </w:rPr>
      </w:pPr>
      <w:r>
        <w:rPr>
          <w:rFonts w:hint="eastAsia" w:ascii="宋体" w:hAnsi="宋体" w:cs="宋体"/>
          <w:color w:val="auto"/>
          <w:spacing w:val="-2"/>
          <w:sz w:val="24"/>
          <w:szCs w:val="24"/>
        </w:rPr>
        <w:t>3.质保期内，乙方在接到甲方报修电话或通知后</w:t>
      </w:r>
      <w:r>
        <w:rPr>
          <w:rFonts w:hint="eastAsia" w:ascii="宋体" w:hAnsi="宋体" w:cs="宋体"/>
          <w:color w:val="auto"/>
          <w:spacing w:val="-2"/>
          <w:sz w:val="24"/>
          <w:szCs w:val="24"/>
          <w:u w:val="single"/>
        </w:rPr>
        <w:t xml:space="preserve">  </w:t>
      </w:r>
      <w:r>
        <w:rPr>
          <w:rFonts w:hint="eastAsia" w:ascii="宋体" w:hAnsi="宋体" w:cs="宋体"/>
          <w:color w:val="auto"/>
          <w:spacing w:val="-104"/>
          <w:sz w:val="24"/>
          <w:szCs w:val="24"/>
        </w:rPr>
        <w:t xml:space="preserve"> </w:t>
      </w:r>
      <w:r>
        <w:rPr>
          <w:rFonts w:hint="eastAsia" w:ascii="宋体" w:hAnsi="宋体" w:cs="宋体"/>
          <w:color w:val="auto"/>
          <w:spacing w:val="-2"/>
          <w:sz w:val="24"/>
          <w:szCs w:val="24"/>
        </w:rPr>
        <w:t>小时内进行响应，</w:t>
      </w:r>
      <w:r>
        <w:rPr>
          <w:rFonts w:hint="eastAsia" w:ascii="宋体" w:hAnsi="宋体" w:cs="宋体"/>
          <w:color w:val="auto"/>
          <w:spacing w:val="-2"/>
          <w:sz w:val="24"/>
          <w:szCs w:val="24"/>
          <w:u w:val="single"/>
        </w:rPr>
        <w:t xml:space="preserve">  </w:t>
      </w:r>
      <w:r>
        <w:rPr>
          <w:rFonts w:hint="eastAsia" w:ascii="宋体" w:hAnsi="宋体" w:cs="宋体"/>
          <w:color w:val="auto"/>
          <w:spacing w:val="-103"/>
          <w:sz w:val="24"/>
          <w:szCs w:val="24"/>
        </w:rPr>
        <w:t xml:space="preserve"> </w:t>
      </w:r>
      <w:r>
        <w:rPr>
          <w:rFonts w:hint="eastAsia" w:ascii="宋体" w:hAnsi="宋体" w:cs="宋体"/>
          <w:color w:val="auto"/>
          <w:spacing w:val="-2"/>
          <w:sz w:val="24"/>
          <w:szCs w:val="24"/>
        </w:rPr>
        <w:t>个日历日内</w:t>
      </w:r>
      <w:r>
        <w:rPr>
          <w:rFonts w:hint="eastAsia" w:ascii="宋体" w:hAnsi="宋体" w:cs="宋体"/>
          <w:color w:val="auto"/>
          <w:spacing w:val="-3"/>
          <w:sz w:val="24"/>
          <w:szCs w:val="24"/>
        </w:rPr>
        <w:t>应免费维修或更换有缺陷的货物，如不能及时完成维修或更换的，甲方可采取必要的补</w:t>
      </w:r>
      <w:r>
        <w:rPr>
          <w:rFonts w:hint="eastAsia" w:ascii="宋体" w:hAnsi="宋体" w:cs="宋体"/>
          <w:color w:val="auto"/>
          <w:spacing w:val="-1"/>
          <w:sz w:val="24"/>
          <w:szCs w:val="24"/>
        </w:rPr>
        <w:t>救措施，但风险和费用将由乙方承担。</w:t>
      </w:r>
    </w:p>
    <w:p w14:paraId="6B6EBD66">
      <w:pPr>
        <w:pStyle w:val="18"/>
        <w:widowControl w:val="0"/>
        <w:ind w:left="469"/>
        <w:rPr>
          <w:rFonts w:hint="eastAsia" w:ascii="宋体" w:hAnsi="宋体" w:cs="宋体"/>
          <w:color w:val="auto"/>
          <w:sz w:val="24"/>
          <w:szCs w:val="24"/>
        </w:rPr>
      </w:pPr>
      <w:r>
        <w:rPr>
          <w:rFonts w:hint="eastAsia" w:ascii="宋体" w:hAnsi="宋体" w:cs="宋体"/>
          <w:color w:val="auto"/>
          <w:sz w:val="24"/>
          <w:szCs w:val="24"/>
        </w:rPr>
        <w:t>4.质保期内，乙方应提供货物配套软件的免费升级、改版和</w:t>
      </w:r>
      <w:r>
        <w:rPr>
          <w:rFonts w:hint="eastAsia" w:ascii="宋体" w:hAnsi="宋体" w:cs="宋体"/>
          <w:color w:val="auto"/>
          <w:spacing w:val="-1"/>
          <w:sz w:val="24"/>
          <w:szCs w:val="24"/>
        </w:rPr>
        <w:t>更新服务。</w:t>
      </w:r>
    </w:p>
    <w:p w14:paraId="355ED281">
      <w:pPr>
        <w:pStyle w:val="18"/>
        <w:widowControl w:val="0"/>
        <w:ind w:left="477"/>
        <w:rPr>
          <w:rFonts w:hint="eastAsia" w:ascii="宋体" w:hAnsi="宋体" w:cs="宋体"/>
          <w:color w:val="auto"/>
          <w:sz w:val="24"/>
          <w:szCs w:val="24"/>
        </w:rPr>
      </w:pPr>
      <w:r>
        <w:rPr>
          <w:rFonts w:hint="eastAsia" w:ascii="宋体" w:hAnsi="宋体" w:cs="宋体"/>
          <w:color w:val="auto"/>
          <w:spacing w:val="-2"/>
          <w:sz w:val="24"/>
          <w:szCs w:val="24"/>
        </w:rPr>
        <w:t>5.</w:t>
      </w:r>
      <w:r>
        <w:rPr>
          <w:rFonts w:hint="eastAsia" w:ascii="宋体" w:hAnsi="宋体" w:cs="宋体"/>
          <w:color w:val="auto"/>
          <w:spacing w:val="-17"/>
          <w:sz w:val="24"/>
          <w:szCs w:val="24"/>
        </w:rPr>
        <w:t xml:space="preserve"> </w:t>
      </w:r>
      <w:r>
        <w:rPr>
          <w:rFonts w:hint="eastAsia" w:ascii="宋体" w:hAnsi="宋体" w:cs="宋体"/>
          <w:color w:val="auto"/>
          <w:spacing w:val="-2"/>
          <w:sz w:val="24"/>
          <w:szCs w:val="24"/>
        </w:rPr>
        <w:t>乙方负责为甲方免费提供必要的培训服务及现场技术支持。</w:t>
      </w:r>
    </w:p>
    <w:p w14:paraId="7448FA19">
      <w:pPr>
        <w:spacing w:line="360" w:lineRule="auto"/>
        <w:rPr>
          <w:rFonts w:hint="eastAsia" w:ascii="宋体" w:hAnsi="宋体" w:cs="宋体"/>
          <w:sz w:val="24"/>
          <w:szCs w:val="24"/>
        </w:rPr>
      </w:pPr>
    </w:p>
    <w:p w14:paraId="5453C6CF">
      <w:pPr>
        <w:spacing w:line="360" w:lineRule="auto"/>
        <w:ind w:left="474"/>
        <w:rPr>
          <w:rFonts w:hint="eastAsia" w:ascii="宋体" w:hAnsi="宋体" w:cs="宋体"/>
          <w:b/>
          <w:bCs/>
          <w:sz w:val="24"/>
          <w:szCs w:val="24"/>
        </w:rPr>
      </w:pPr>
      <w:r>
        <w:rPr>
          <w:rFonts w:hint="eastAsia" w:ascii="宋体" w:hAnsi="宋体" w:cs="宋体"/>
          <w:b/>
          <w:bCs/>
          <w:spacing w:val="-3"/>
          <w:sz w:val="24"/>
          <w:szCs w:val="24"/>
        </w:rPr>
        <w:t>七、验收</w:t>
      </w:r>
    </w:p>
    <w:p w14:paraId="6B4EB754">
      <w:pPr>
        <w:pStyle w:val="18"/>
        <w:widowControl w:val="0"/>
        <w:ind w:left="32" w:firstLine="461"/>
        <w:rPr>
          <w:rFonts w:hint="eastAsia" w:ascii="宋体" w:hAnsi="宋体" w:cs="宋体"/>
          <w:color w:val="auto"/>
          <w:sz w:val="24"/>
          <w:szCs w:val="24"/>
        </w:rPr>
      </w:pPr>
      <w:r>
        <w:rPr>
          <w:rFonts w:hint="eastAsia" w:ascii="宋体" w:hAnsi="宋体" w:cs="宋体"/>
          <w:color w:val="auto"/>
          <w:spacing w:val="-4"/>
          <w:sz w:val="24"/>
          <w:szCs w:val="24"/>
        </w:rPr>
        <w:t>1.验收方式：甲方有权按照按下列第</w:t>
      </w:r>
      <w:r>
        <w:rPr>
          <w:rFonts w:hint="eastAsia" w:ascii="宋体" w:hAnsi="宋体" w:cs="宋体"/>
          <w:color w:val="auto"/>
          <w:spacing w:val="-4"/>
          <w:sz w:val="24"/>
          <w:szCs w:val="24"/>
          <w:u w:val="single"/>
        </w:rPr>
        <w:t xml:space="preserve">     </w:t>
      </w:r>
      <w:r>
        <w:rPr>
          <w:rFonts w:hint="eastAsia" w:ascii="宋体" w:hAnsi="宋体" w:cs="宋体"/>
          <w:color w:val="auto"/>
          <w:spacing w:val="-27"/>
          <w:sz w:val="24"/>
          <w:szCs w:val="24"/>
        </w:rPr>
        <w:t xml:space="preserve"> </w:t>
      </w:r>
      <w:r>
        <w:rPr>
          <w:rFonts w:hint="eastAsia" w:ascii="宋体" w:hAnsi="宋体" w:cs="宋体"/>
          <w:color w:val="auto"/>
          <w:spacing w:val="-4"/>
          <w:sz w:val="24"/>
          <w:szCs w:val="24"/>
        </w:rPr>
        <w:t>种方式对乙方履约情况进行验收，乙方应</w:t>
      </w:r>
      <w:r>
        <w:rPr>
          <w:rFonts w:hint="eastAsia" w:ascii="宋体" w:hAnsi="宋体" w:cs="宋体"/>
          <w:color w:val="auto"/>
          <w:spacing w:val="-1"/>
          <w:sz w:val="24"/>
          <w:szCs w:val="24"/>
        </w:rPr>
        <w:t>向甲方提交到货清单、质量证明文件等验收材料，并配</w:t>
      </w:r>
      <w:r>
        <w:rPr>
          <w:rFonts w:hint="eastAsia" w:ascii="宋体" w:hAnsi="宋体" w:cs="宋体"/>
          <w:color w:val="auto"/>
          <w:spacing w:val="-2"/>
          <w:sz w:val="24"/>
          <w:szCs w:val="24"/>
        </w:rPr>
        <w:t>合甲方完成履约验收程序。</w:t>
      </w:r>
    </w:p>
    <w:p w14:paraId="0AC3694E">
      <w:pPr>
        <w:pStyle w:val="18"/>
        <w:widowControl w:val="0"/>
        <w:ind w:left="471"/>
        <w:rPr>
          <w:rFonts w:hint="eastAsia" w:ascii="宋体" w:hAnsi="宋体" w:cs="宋体"/>
          <w:color w:val="auto"/>
          <w:sz w:val="24"/>
          <w:szCs w:val="24"/>
        </w:rPr>
      </w:pPr>
      <w:r>
        <w:rPr>
          <w:rFonts w:hint="eastAsia" w:ascii="宋体" w:hAnsi="宋体" w:cs="宋体"/>
          <w:color w:val="auto"/>
          <w:sz w:val="24"/>
          <w:szCs w:val="24"/>
        </w:rPr>
        <w:t>I.一次性验收：乙方交付货物，甲方对乙方履约情况</w:t>
      </w:r>
      <w:r>
        <w:rPr>
          <w:rFonts w:hint="eastAsia" w:ascii="宋体" w:hAnsi="宋体" w:cs="宋体"/>
          <w:color w:val="auto"/>
          <w:spacing w:val="-1"/>
          <w:sz w:val="24"/>
          <w:szCs w:val="24"/>
        </w:rPr>
        <w:t>进行一次性终验。</w:t>
      </w:r>
    </w:p>
    <w:p w14:paraId="79801EE7">
      <w:pPr>
        <w:pStyle w:val="18"/>
        <w:widowControl w:val="0"/>
        <w:ind w:left="3" w:right="295" w:firstLine="468"/>
        <w:rPr>
          <w:rFonts w:hint="eastAsia" w:ascii="宋体" w:hAnsi="宋体" w:cs="宋体"/>
          <w:color w:val="auto"/>
          <w:sz w:val="24"/>
          <w:szCs w:val="24"/>
        </w:rPr>
      </w:pPr>
      <w:r>
        <w:rPr>
          <w:rFonts w:hint="eastAsia" w:ascii="宋体" w:hAnsi="宋体" w:cs="宋体"/>
          <w:color w:val="auto"/>
          <w:sz w:val="24"/>
          <w:szCs w:val="24"/>
        </w:rPr>
        <w:t>II</w:t>
      </w:r>
      <w:r>
        <w:rPr>
          <w:rFonts w:hint="eastAsia" w:ascii="宋体" w:hAnsi="宋体" w:cs="宋体"/>
          <w:color w:val="auto"/>
          <w:spacing w:val="1"/>
          <w:sz w:val="24"/>
          <w:szCs w:val="24"/>
        </w:rPr>
        <w:t>.</w:t>
      </w:r>
      <w:r>
        <w:rPr>
          <w:rFonts w:hint="eastAsia" w:ascii="宋体" w:hAnsi="宋体" w:cs="宋体"/>
          <w:color w:val="auto"/>
          <w:spacing w:val="-34"/>
          <w:sz w:val="24"/>
          <w:szCs w:val="24"/>
        </w:rPr>
        <w:t xml:space="preserve"> </w:t>
      </w:r>
      <w:r>
        <w:rPr>
          <w:rFonts w:hint="eastAsia" w:ascii="宋体" w:hAnsi="宋体" w:cs="宋体"/>
          <w:color w:val="auto"/>
          <w:spacing w:val="1"/>
          <w:sz w:val="24"/>
          <w:szCs w:val="24"/>
        </w:rPr>
        <w:t>分阶段验收：乙方交付货物，</w:t>
      </w:r>
      <w:r>
        <w:rPr>
          <w:rFonts w:hint="eastAsia" w:ascii="宋体" w:hAnsi="宋体" w:cs="宋体"/>
          <w:color w:val="auto"/>
          <w:spacing w:val="-70"/>
          <w:sz w:val="24"/>
          <w:szCs w:val="24"/>
        </w:rPr>
        <w:t xml:space="preserve"> </w:t>
      </w:r>
      <w:r>
        <w:rPr>
          <w:rFonts w:hint="eastAsia" w:ascii="宋体" w:hAnsi="宋体" w:cs="宋体"/>
          <w:color w:val="auto"/>
          <w:spacing w:val="1"/>
          <w:sz w:val="24"/>
          <w:szCs w:val="24"/>
        </w:rPr>
        <w:t>甲方按照</w:t>
      </w:r>
      <w:r>
        <w:rPr>
          <w:rFonts w:hint="eastAsia" w:ascii="宋体" w:hAnsi="宋体" w:cs="宋体"/>
          <w:color w:val="auto"/>
          <w:spacing w:val="1"/>
          <w:sz w:val="24"/>
          <w:szCs w:val="24"/>
          <w:u w:val="single"/>
        </w:rPr>
        <w:t>初验、终验</w:t>
      </w:r>
      <w:r>
        <w:rPr>
          <w:rFonts w:hint="eastAsia" w:ascii="宋体" w:hAnsi="宋体" w:cs="宋体"/>
          <w:color w:val="auto"/>
          <w:spacing w:val="1"/>
          <w:sz w:val="24"/>
          <w:szCs w:val="24"/>
        </w:rPr>
        <w:t>对乙方履约</w:t>
      </w:r>
      <w:r>
        <w:rPr>
          <w:rFonts w:hint="eastAsia" w:ascii="宋体" w:hAnsi="宋体" w:cs="宋体"/>
          <w:color w:val="auto"/>
          <w:sz w:val="24"/>
          <w:szCs w:val="24"/>
        </w:rPr>
        <w:t>情况进行分阶</w:t>
      </w:r>
      <w:r>
        <w:rPr>
          <w:rFonts w:hint="eastAsia" w:ascii="宋体" w:hAnsi="宋体" w:cs="宋体"/>
          <w:color w:val="auto"/>
          <w:spacing w:val="-5"/>
          <w:sz w:val="24"/>
          <w:szCs w:val="24"/>
        </w:rPr>
        <w:t>段验收。</w:t>
      </w:r>
    </w:p>
    <w:p w14:paraId="4B7ACDF5">
      <w:pPr>
        <w:pStyle w:val="18"/>
        <w:widowControl w:val="0"/>
        <w:ind w:left="14" w:right="2" w:firstLine="456"/>
        <w:rPr>
          <w:rFonts w:hint="eastAsia" w:ascii="宋体" w:hAnsi="宋体" w:cs="宋体"/>
          <w:color w:val="auto"/>
          <w:sz w:val="24"/>
          <w:szCs w:val="24"/>
        </w:rPr>
      </w:pPr>
      <w:r>
        <w:rPr>
          <w:rFonts w:hint="eastAsia" w:ascii="宋体" w:hAnsi="宋体" w:cs="宋体"/>
          <w:color w:val="auto"/>
          <w:sz w:val="24"/>
          <w:szCs w:val="24"/>
        </w:rPr>
        <w:t>III.</w:t>
      </w:r>
      <w:r>
        <w:rPr>
          <w:rFonts w:hint="eastAsia" w:ascii="宋体" w:hAnsi="宋体" w:cs="宋体"/>
          <w:color w:val="auto"/>
          <w:spacing w:val="-17"/>
          <w:sz w:val="24"/>
          <w:szCs w:val="24"/>
        </w:rPr>
        <w:t xml:space="preserve"> </w:t>
      </w:r>
      <w:r>
        <w:rPr>
          <w:rFonts w:hint="eastAsia" w:ascii="宋体" w:hAnsi="宋体" w:cs="宋体"/>
          <w:color w:val="auto"/>
          <w:sz w:val="24"/>
          <w:szCs w:val="24"/>
        </w:rPr>
        <w:t>固定周期验收：乙方交付货物，</w:t>
      </w:r>
      <w:r>
        <w:rPr>
          <w:rFonts w:hint="eastAsia" w:ascii="宋体" w:hAnsi="宋体" w:cs="宋体"/>
          <w:color w:val="auto"/>
          <w:spacing w:val="-69"/>
          <w:sz w:val="24"/>
          <w:szCs w:val="24"/>
        </w:rPr>
        <w:t xml:space="preserve"> </w:t>
      </w:r>
      <w:r>
        <w:rPr>
          <w:rFonts w:hint="eastAsia" w:ascii="宋体" w:hAnsi="宋体" w:cs="宋体"/>
          <w:color w:val="auto"/>
          <w:sz w:val="24"/>
          <w:szCs w:val="24"/>
        </w:rPr>
        <w:t>甲方按</w:t>
      </w:r>
      <w:r>
        <w:rPr>
          <w:rFonts w:hint="eastAsia" w:ascii="宋体" w:hAnsi="宋体" w:cs="宋体"/>
          <w:color w:val="auto"/>
          <w:spacing w:val="-1"/>
          <w:sz w:val="24"/>
          <w:szCs w:val="24"/>
        </w:rPr>
        <w:t>照</w:t>
      </w:r>
      <w:r>
        <w:rPr>
          <w:rFonts w:hint="eastAsia" w:ascii="宋体" w:hAnsi="宋体" w:cs="宋体"/>
          <w:color w:val="auto"/>
          <w:spacing w:val="-1"/>
          <w:sz w:val="24"/>
          <w:szCs w:val="24"/>
          <w:u w:val="single"/>
        </w:rPr>
        <w:t xml:space="preserve">    </w:t>
      </w:r>
      <w:r>
        <w:rPr>
          <w:rFonts w:hint="eastAsia" w:ascii="宋体" w:hAnsi="宋体" w:cs="宋体"/>
          <w:color w:val="auto"/>
          <w:spacing w:val="-1"/>
          <w:sz w:val="24"/>
          <w:szCs w:val="24"/>
        </w:rPr>
        <w:t>对乙方履约情况进行固定周期验</w:t>
      </w:r>
      <w:r>
        <w:rPr>
          <w:rFonts w:hint="eastAsia" w:ascii="宋体" w:hAnsi="宋体" w:cs="宋体"/>
          <w:color w:val="auto"/>
          <w:spacing w:val="-15"/>
          <w:sz w:val="24"/>
          <w:szCs w:val="24"/>
        </w:rPr>
        <w:t>收。</w:t>
      </w:r>
    </w:p>
    <w:p w14:paraId="566FDC00">
      <w:pPr>
        <w:pStyle w:val="18"/>
        <w:widowControl w:val="0"/>
        <w:ind w:left="470"/>
        <w:rPr>
          <w:rFonts w:hint="eastAsia" w:ascii="宋体" w:hAnsi="宋体" w:cs="宋体"/>
          <w:color w:val="auto"/>
          <w:sz w:val="24"/>
          <w:szCs w:val="24"/>
        </w:rPr>
      </w:pPr>
      <w:r>
        <w:rPr>
          <w:rFonts w:hint="eastAsia" w:ascii="宋体" w:hAnsi="宋体" w:cs="宋体"/>
          <w:color w:val="auto"/>
          <w:sz w:val="24"/>
          <w:szCs w:val="24"/>
        </w:rPr>
        <w:t>2.根据验收情况，双方如实填写《合同履约验收报告》，</w:t>
      </w:r>
      <w:r>
        <w:rPr>
          <w:rFonts w:hint="eastAsia" w:ascii="宋体" w:hAnsi="宋体" w:cs="宋体"/>
          <w:color w:val="auto"/>
          <w:spacing w:val="-1"/>
          <w:sz w:val="24"/>
          <w:szCs w:val="24"/>
        </w:rPr>
        <w:t>形成验收结论。</w:t>
      </w:r>
    </w:p>
    <w:p w14:paraId="02CA8EDF">
      <w:pPr>
        <w:pStyle w:val="18"/>
        <w:widowControl w:val="0"/>
        <w:ind w:left="475"/>
        <w:rPr>
          <w:rFonts w:hint="eastAsia" w:ascii="宋体" w:hAnsi="宋体" w:cs="宋体"/>
          <w:color w:val="auto"/>
          <w:sz w:val="24"/>
          <w:szCs w:val="24"/>
        </w:rPr>
      </w:pPr>
      <w:r>
        <w:rPr>
          <w:rFonts w:hint="eastAsia" w:ascii="宋体" w:hAnsi="宋体" w:cs="宋体"/>
          <w:color w:val="auto"/>
          <w:spacing w:val="-2"/>
          <w:sz w:val="24"/>
          <w:szCs w:val="24"/>
        </w:rPr>
        <w:t>3.具体要求</w:t>
      </w:r>
    </w:p>
    <w:p w14:paraId="561AC878">
      <w:pPr>
        <w:pStyle w:val="18"/>
        <w:widowControl w:val="0"/>
        <w:ind w:left="15" w:right="2" w:firstLine="470"/>
        <w:rPr>
          <w:rFonts w:hint="eastAsia" w:ascii="宋体" w:hAnsi="宋体" w:cs="宋体"/>
          <w:color w:val="auto"/>
          <w:sz w:val="24"/>
          <w:szCs w:val="24"/>
        </w:rPr>
      </w:pPr>
      <w:r>
        <w:rPr>
          <w:rFonts w:hint="eastAsia" w:ascii="宋体" w:hAnsi="宋体" w:cs="宋体"/>
          <w:color w:val="auto"/>
          <w:sz w:val="24"/>
          <w:szCs w:val="24"/>
        </w:rPr>
        <w:t>（1）交付时，乙方应向甲方提供两份到货清单，甲方应按照到货清单对所供货物</w:t>
      </w:r>
      <w:r>
        <w:rPr>
          <w:rFonts w:hint="eastAsia" w:ascii="宋体" w:hAnsi="宋体" w:cs="宋体"/>
          <w:color w:val="auto"/>
          <w:spacing w:val="-1"/>
          <w:sz w:val="24"/>
          <w:szCs w:val="24"/>
        </w:rPr>
        <w:t>的质量、规格和数量等进行检验，并签字确认，双方各</w:t>
      </w:r>
      <w:r>
        <w:rPr>
          <w:rFonts w:hint="eastAsia" w:ascii="宋体" w:hAnsi="宋体" w:cs="宋体"/>
          <w:color w:val="auto"/>
          <w:spacing w:val="-2"/>
          <w:sz w:val="24"/>
          <w:szCs w:val="24"/>
        </w:rPr>
        <w:t>执一份。</w:t>
      </w:r>
    </w:p>
    <w:p w14:paraId="19C9EE82">
      <w:pPr>
        <w:pStyle w:val="18"/>
        <w:widowControl w:val="0"/>
        <w:ind w:firstLine="485"/>
        <w:rPr>
          <w:rFonts w:hint="eastAsia" w:ascii="宋体" w:hAnsi="宋体" w:cs="宋体"/>
          <w:color w:val="auto"/>
          <w:sz w:val="24"/>
          <w:szCs w:val="24"/>
        </w:rPr>
      </w:pPr>
      <w:r>
        <w:rPr>
          <w:rFonts w:hint="eastAsia" w:ascii="宋体" w:hAnsi="宋体" w:cs="宋体"/>
          <w:color w:val="auto"/>
          <w:spacing w:val="-1"/>
          <w:sz w:val="24"/>
          <w:szCs w:val="24"/>
        </w:rPr>
        <w:t>（2）甲方在到货时发现货物存在数量短缺的，乙方应当及</w:t>
      </w:r>
      <w:r>
        <w:rPr>
          <w:rFonts w:hint="eastAsia" w:ascii="宋体" w:hAnsi="宋体" w:cs="宋体"/>
          <w:color w:val="auto"/>
          <w:spacing w:val="-2"/>
          <w:sz w:val="24"/>
          <w:szCs w:val="24"/>
        </w:rPr>
        <w:t>时补货；</w:t>
      </w:r>
      <w:r>
        <w:rPr>
          <w:rFonts w:hint="eastAsia" w:ascii="宋体" w:hAnsi="宋体" w:cs="宋体"/>
          <w:color w:val="auto"/>
          <w:spacing w:val="-70"/>
          <w:sz w:val="24"/>
          <w:szCs w:val="24"/>
        </w:rPr>
        <w:t xml:space="preserve"> </w:t>
      </w:r>
      <w:r>
        <w:rPr>
          <w:rFonts w:hint="eastAsia" w:ascii="宋体" w:hAnsi="宋体" w:cs="宋体"/>
          <w:color w:val="auto"/>
          <w:spacing w:val="-2"/>
          <w:sz w:val="24"/>
          <w:szCs w:val="24"/>
        </w:rPr>
        <w:t>甲方对货物的</w:t>
      </w:r>
      <w:r>
        <w:rPr>
          <w:rFonts w:hint="eastAsia" w:ascii="宋体" w:hAnsi="宋体" w:cs="宋体"/>
          <w:color w:val="auto"/>
          <w:spacing w:val="-3"/>
          <w:sz w:val="24"/>
          <w:szCs w:val="24"/>
        </w:rPr>
        <w:t>规格、外观等有异议，或对货物的性能进行测试后，发现货物存在质量、技术性能等方</w:t>
      </w:r>
      <w:r>
        <w:rPr>
          <w:rFonts w:hint="eastAsia" w:ascii="宋体" w:hAnsi="宋体" w:cs="宋体"/>
          <w:color w:val="auto"/>
          <w:spacing w:val="-1"/>
          <w:sz w:val="24"/>
          <w:szCs w:val="24"/>
        </w:rPr>
        <w:t>面的问题，可要求乙方免费换货或直接要求退货。</w:t>
      </w:r>
    </w:p>
    <w:p w14:paraId="5E5DEF6B">
      <w:pPr>
        <w:pStyle w:val="18"/>
        <w:widowControl w:val="0"/>
        <w:ind w:left="3" w:firstLine="483"/>
        <w:rPr>
          <w:rFonts w:hint="eastAsia" w:ascii="宋体" w:hAnsi="宋体" w:cs="宋体"/>
          <w:color w:val="auto"/>
          <w:sz w:val="24"/>
          <w:szCs w:val="24"/>
        </w:rPr>
      </w:pPr>
      <w:r>
        <w:rPr>
          <w:rFonts w:hint="eastAsia" w:ascii="宋体" w:hAnsi="宋体" w:cs="宋体"/>
          <w:color w:val="auto"/>
          <w:sz w:val="24"/>
          <w:szCs w:val="24"/>
        </w:rPr>
        <w:t>（3）履约验收后，甲方在任何时间发现货物存在假冒伪劣、以次充好或者质量不</w:t>
      </w:r>
      <w:r>
        <w:rPr>
          <w:rFonts w:hint="eastAsia" w:ascii="宋体" w:hAnsi="宋体" w:cs="宋体"/>
          <w:color w:val="auto"/>
          <w:spacing w:val="-3"/>
          <w:sz w:val="24"/>
          <w:szCs w:val="24"/>
        </w:rPr>
        <w:t>符合国家标准、合同要求等情况的，均有权要求乙方更换货物或退货，并有权要求乙方</w:t>
      </w:r>
      <w:r>
        <w:rPr>
          <w:rFonts w:hint="eastAsia" w:ascii="宋体" w:hAnsi="宋体" w:cs="宋体"/>
          <w:color w:val="auto"/>
          <w:spacing w:val="-2"/>
          <w:sz w:val="24"/>
          <w:szCs w:val="24"/>
        </w:rPr>
        <w:t>赔偿所有的经济损失。</w:t>
      </w:r>
    </w:p>
    <w:p w14:paraId="333D3E83">
      <w:pPr>
        <w:spacing w:line="360" w:lineRule="auto"/>
        <w:ind w:left="475"/>
        <w:rPr>
          <w:rFonts w:hint="eastAsia" w:ascii="宋体" w:hAnsi="宋体" w:cs="宋体"/>
          <w:spacing w:val="-2"/>
          <w:sz w:val="24"/>
          <w:szCs w:val="24"/>
        </w:rPr>
      </w:pPr>
    </w:p>
    <w:p w14:paraId="0BAB6124">
      <w:pPr>
        <w:spacing w:line="360" w:lineRule="auto"/>
        <w:ind w:left="475"/>
        <w:rPr>
          <w:rFonts w:hint="eastAsia" w:ascii="宋体" w:hAnsi="宋体" w:cs="宋体"/>
          <w:b/>
          <w:bCs/>
          <w:sz w:val="24"/>
          <w:szCs w:val="24"/>
        </w:rPr>
      </w:pPr>
      <w:r>
        <w:rPr>
          <w:rFonts w:hint="eastAsia" w:ascii="宋体" w:hAnsi="宋体" w:cs="宋体"/>
          <w:b/>
          <w:bCs/>
          <w:spacing w:val="-2"/>
          <w:sz w:val="24"/>
          <w:szCs w:val="24"/>
        </w:rPr>
        <w:t>八、违约与解除</w:t>
      </w:r>
    </w:p>
    <w:p w14:paraId="063D95B4">
      <w:pPr>
        <w:pStyle w:val="18"/>
        <w:widowControl w:val="0"/>
        <w:ind w:left="3" w:firstLine="483"/>
        <w:rPr>
          <w:rFonts w:hint="eastAsia" w:ascii="宋体" w:hAnsi="宋体" w:cs="宋体"/>
          <w:color w:val="auto"/>
          <w:spacing w:val="-3"/>
          <w:sz w:val="24"/>
          <w:szCs w:val="24"/>
        </w:rPr>
      </w:pPr>
      <w:r>
        <w:rPr>
          <w:rFonts w:hint="eastAsia" w:ascii="宋体" w:hAnsi="宋体" w:cs="宋体"/>
          <w:color w:val="auto"/>
          <w:spacing w:val="-3"/>
          <w:sz w:val="24"/>
          <w:szCs w:val="24"/>
        </w:rPr>
        <w:t>1.甲方逾期付款的，每逾期 1  日，应按照合同生效当日的1年期LPR（中国人民银行授权全国银行间同业拆借中心公布的 1 年期贷款市场报价利率）向乙方支付未付款项的逾期违约金。</w:t>
      </w:r>
    </w:p>
    <w:p w14:paraId="44152353">
      <w:pPr>
        <w:pStyle w:val="18"/>
        <w:widowControl w:val="0"/>
        <w:ind w:left="3" w:firstLine="483"/>
        <w:rPr>
          <w:rFonts w:hint="eastAsia" w:ascii="宋体" w:hAnsi="宋体" w:cs="宋体"/>
          <w:color w:val="auto"/>
          <w:spacing w:val="-3"/>
          <w:sz w:val="24"/>
          <w:szCs w:val="24"/>
        </w:rPr>
      </w:pPr>
      <w:r>
        <w:rPr>
          <w:rFonts w:hint="eastAsia" w:ascii="宋体" w:hAnsi="宋体" w:cs="宋体"/>
          <w:color w:val="auto"/>
          <w:spacing w:val="-3"/>
          <w:sz w:val="24"/>
          <w:szCs w:val="24"/>
        </w:rPr>
        <w:t>2.乙方未能按合同约定交货并完成配套服务，甲方有权要求乙方承担违约金，每逾期 1 个 日历日的违约金按合同总价的 0.5%计收，逾期违约金的最高限额为合同总价的10%。</w:t>
      </w:r>
    </w:p>
    <w:p w14:paraId="1350A7DC">
      <w:pPr>
        <w:pStyle w:val="18"/>
        <w:widowControl w:val="0"/>
        <w:ind w:right="261" w:firstLine="473"/>
        <w:rPr>
          <w:rFonts w:hint="eastAsia" w:ascii="宋体" w:hAnsi="宋体" w:cs="宋体"/>
          <w:color w:val="auto"/>
          <w:spacing w:val="-2"/>
          <w:sz w:val="24"/>
          <w:szCs w:val="24"/>
        </w:rPr>
      </w:pPr>
      <w:r>
        <w:rPr>
          <w:rFonts w:hint="eastAsia" w:ascii="宋体" w:hAnsi="宋体" w:cs="宋体"/>
          <w:color w:val="auto"/>
          <w:spacing w:val="-3"/>
          <w:sz w:val="24"/>
          <w:szCs w:val="24"/>
        </w:rPr>
        <w:t>3.乙方交付的货物质量不合格的，应当在收到甲方要求更换的通知后及时更换，</w:t>
      </w:r>
      <w:r>
        <w:rPr>
          <w:rFonts w:hint="eastAsia" w:ascii="宋体" w:hAnsi="宋体" w:cs="宋体"/>
          <w:color w:val="auto"/>
          <w:spacing w:val="-1"/>
          <w:sz w:val="24"/>
          <w:szCs w:val="24"/>
        </w:rPr>
        <w:t>经更换后仍不能满足甲方需求的，甲方有权要求乙方承担合同总</w:t>
      </w:r>
      <w:r>
        <w:rPr>
          <w:rFonts w:hint="eastAsia" w:ascii="宋体" w:hAnsi="宋体" w:cs="宋体"/>
          <w:color w:val="auto"/>
          <w:spacing w:val="-2"/>
          <w:sz w:val="24"/>
          <w:szCs w:val="24"/>
        </w:rPr>
        <w:t>价</w:t>
      </w:r>
      <w:r>
        <w:rPr>
          <w:rFonts w:hint="eastAsia" w:ascii="宋体" w:hAnsi="宋体" w:cs="宋体"/>
          <w:color w:val="auto"/>
          <w:spacing w:val="-32"/>
          <w:sz w:val="24"/>
          <w:szCs w:val="24"/>
        </w:rPr>
        <w:t xml:space="preserve"> </w:t>
      </w:r>
      <w:r>
        <w:rPr>
          <w:rFonts w:hint="eastAsia" w:ascii="宋体" w:hAnsi="宋体" w:cs="宋体"/>
          <w:color w:val="auto"/>
          <w:spacing w:val="-2"/>
          <w:sz w:val="24"/>
          <w:szCs w:val="24"/>
        </w:rPr>
        <w:t>10%的违约金。</w:t>
      </w:r>
    </w:p>
    <w:p w14:paraId="4BFA014D">
      <w:pPr>
        <w:pStyle w:val="18"/>
        <w:widowControl w:val="0"/>
        <w:ind w:right="261" w:firstLine="473"/>
        <w:rPr>
          <w:rFonts w:hint="eastAsia" w:ascii="宋体" w:hAnsi="宋体" w:cs="宋体"/>
          <w:color w:val="auto"/>
          <w:sz w:val="24"/>
          <w:szCs w:val="24"/>
        </w:rPr>
      </w:pPr>
      <w:r>
        <w:rPr>
          <w:rFonts w:hint="eastAsia" w:ascii="宋体" w:hAnsi="宋体" w:cs="宋体"/>
          <w:color w:val="auto"/>
          <w:spacing w:val="-3"/>
          <w:sz w:val="24"/>
          <w:szCs w:val="24"/>
        </w:rPr>
        <w:t>4.乙方未能履行合同其他约定的，甲方有权要求乙</w:t>
      </w:r>
      <w:r>
        <w:rPr>
          <w:rFonts w:hint="eastAsia" w:ascii="宋体" w:hAnsi="宋体" w:cs="宋体"/>
          <w:color w:val="auto"/>
          <w:spacing w:val="-4"/>
          <w:sz w:val="24"/>
          <w:szCs w:val="24"/>
        </w:rPr>
        <w:t>方承担合同总价</w:t>
      </w:r>
      <w:r>
        <w:rPr>
          <w:rFonts w:hint="eastAsia" w:ascii="宋体" w:hAnsi="宋体" w:cs="宋体"/>
          <w:color w:val="auto"/>
          <w:spacing w:val="-31"/>
          <w:sz w:val="24"/>
          <w:szCs w:val="24"/>
        </w:rPr>
        <w:t xml:space="preserve"> </w:t>
      </w:r>
      <w:r>
        <w:rPr>
          <w:rFonts w:hint="eastAsia" w:ascii="宋体" w:hAnsi="宋体" w:cs="宋体"/>
          <w:color w:val="auto"/>
          <w:spacing w:val="-4"/>
          <w:sz w:val="24"/>
          <w:szCs w:val="24"/>
        </w:rPr>
        <w:t>10%的违约金。</w:t>
      </w:r>
    </w:p>
    <w:p w14:paraId="2071FF21">
      <w:pPr>
        <w:pStyle w:val="18"/>
        <w:widowControl w:val="0"/>
        <w:ind w:left="7" w:right="249" w:firstLine="468"/>
        <w:rPr>
          <w:rFonts w:hint="eastAsia" w:ascii="宋体" w:hAnsi="宋体" w:cs="宋体"/>
          <w:color w:val="auto"/>
          <w:sz w:val="24"/>
          <w:szCs w:val="24"/>
        </w:rPr>
      </w:pPr>
      <w:r>
        <w:rPr>
          <w:rFonts w:hint="eastAsia" w:ascii="宋体" w:hAnsi="宋体" w:cs="宋体"/>
          <w:color w:val="auto"/>
          <w:spacing w:val="-3"/>
          <w:sz w:val="24"/>
          <w:szCs w:val="24"/>
        </w:rPr>
        <w:t>5.甲方有权对乙方上述的违约行为进行累加计算，但是累加计算后的违约金总额最高为合同总价的</w:t>
      </w:r>
      <w:r>
        <w:rPr>
          <w:rFonts w:hint="eastAsia" w:ascii="宋体" w:hAnsi="宋体" w:cs="宋体"/>
          <w:color w:val="auto"/>
          <w:spacing w:val="-48"/>
          <w:sz w:val="24"/>
          <w:szCs w:val="24"/>
        </w:rPr>
        <w:t xml:space="preserve"> </w:t>
      </w:r>
      <w:r>
        <w:rPr>
          <w:rFonts w:hint="eastAsia" w:ascii="宋体" w:hAnsi="宋体" w:cs="宋体"/>
          <w:color w:val="auto"/>
          <w:spacing w:val="-3"/>
          <w:sz w:val="24"/>
          <w:szCs w:val="24"/>
        </w:rPr>
        <w:t>30%。</w:t>
      </w:r>
    </w:p>
    <w:p w14:paraId="3D4F16A1">
      <w:pPr>
        <w:pStyle w:val="18"/>
        <w:widowControl w:val="0"/>
        <w:ind w:right="249" w:firstLine="474"/>
        <w:rPr>
          <w:rFonts w:hint="eastAsia" w:ascii="宋体" w:hAnsi="宋体" w:cs="宋体"/>
          <w:color w:val="auto"/>
          <w:sz w:val="24"/>
          <w:szCs w:val="24"/>
        </w:rPr>
      </w:pPr>
      <w:r>
        <w:rPr>
          <w:rFonts w:hint="eastAsia" w:ascii="宋体" w:hAnsi="宋体" w:cs="宋体"/>
          <w:color w:val="auto"/>
          <w:spacing w:val="-2"/>
          <w:sz w:val="24"/>
          <w:szCs w:val="24"/>
        </w:rPr>
        <w:t>6.上述违约金不能补偿实际损失的，甲方有权向乙方继续追偿。乙方应当向甲方</w:t>
      </w:r>
      <w:r>
        <w:rPr>
          <w:rFonts w:hint="eastAsia" w:ascii="宋体" w:hAnsi="宋体" w:cs="宋体"/>
          <w:color w:val="auto"/>
          <w:spacing w:val="-3"/>
          <w:sz w:val="24"/>
          <w:szCs w:val="24"/>
        </w:rPr>
        <w:t>赔偿的损失范围包括但不限于甲方的直接经济损失、预期可得</w:t>
      </w:r>
      <w:r>
        <w:rPr>
          <w:rFonts w:hint="eastAsia" w:ascii="宋体" w:hAnsi="宋体" w:cs="宋体"/>
          <w:color w:val="auto"/>
          <w:spacing w:val="-4"/>
          <w:sz w:val="24"/>
          <w:szCs w:val="24"/>
        </w:rPr>
        <w:t>利益以及为实现债权而</w:t>
      </w:r>
      <w:r>
        <w:rPr>
          <w:rFonts w:hint="eastAsia" w:ascii="宋体" w:hAnsi="宋体" w:cs="宋体"/>
          <w:color w:val="auto"/>
          <w:spacing w:val="-3"/>
          <w:sz w:val="24"/>
          <w:szCs w:val="24"/>
        </w:rPr>
        <w:t>支出的律师费、保全费、诉讼费、保全保险费、公证费、鉴定</w:t>
      </w:r>
      <w:r>
        <w:rPr>
          <w:rFonts w:hint="eastAsia" w:ascii="宋体" w:hAnsi="宋体" w:cs="宋体"/>
          <w:color w:val="auto"/>
          <w:spacing w:val="-4"/>
          <w:sz w:val="24"/>
          <w:szCs w:val="24"/>
        </w:rPr>
        <w:t>费、调查费、差旅费等</w:t>
      </w:r>
      <w:r>
        <w:rPr>
          <w:rFonts w:hint="eastAsia" w:ascii="宋体" w:hAnsi="宋体" w:cs="宋体"/>
          <w:color w:val="auto"/>
          <w:spacing w:val="-6"/>
          <w:sz w:val="24"/>
          <w:szCs w:val="24"/>
        </w:rPr>
        <w:t>费用。</w:t>
      </w:r>
    </w:p>
    <w:p w14:paraId="7B9D91C3">
      <w:pPr>
        <w:pStyle w:val="18"/>
        <w:widowControl w:val="0"/>
        <w:ind w:right="249" w:firstLine="473"/>
        <w:rPr>
          <w:rFonts w:hint="eastAsia" w:ascii="宋体" w:hAnsi="宋体" w:cs="宋体"/>
          <w:color w:val="auto"/>
          <w:sz w:val="24"/>
          <w:szCs w:val="24"/>
        </w:rPr>
      </w:pPr>
      <w:r>
        <w:rPr>
          <w:rFonts w:hint="eastAsia" w:ascii="宋体" w:hAnsi="宋体" w:cs="宋体"/>
          <w:color w:val="auto"/>
          <w:spacing w:val="-3"/>
          <w:sz w:val="24"/>
          <w:szCs w:val="24"/>
        </w:rPr>
        <w:t>7.甲方有权从尚未支付的合同价款中自行扣除上述违约金及损失赔偿金；甲方尚未支付的合同价款不足以支付上述违约金及损失赔偿金的，甲方</w:t>
      </w:r>
      <w:r>
        <w:rPr>
          <w:rFonts w:hint="eastAsia" w:ascii="宋体" w:hAnsi="宋体" w:cs="宋体"/>
          <w:color w:val="auto"/>
          <w:spacing w:val="-4"/>
          <w:sz w:val="24"/>
          <w:szCs w:val="24"/>
        </w:rPr>
        <w:t>有权向乙方继续主张</w:t>
      </w:r>
      <w:r>
        <w:rPr>
          <w:rFonts w:hint="eastAsia" w:ascii="宋体" w:hAnsi="宋体" w:cs="宋体"/>
          <w:color w:val="auto"/>
          <w:spacing w:val="-6"/>
          <w:sz w:val="24"/>
          <w:szCs w:val="24"/>
        </w:rPr>
        <w:t>权利。</w:t>
      </w:r>
    </w:p>
    <w:p w14:paraId="12AEA67D">
      <w:pPr>
        <w:pStyle w:val="18"/>
        <w:widowControl w:val="0"/>
        <w:ind w:left="479"/>
        <w:rPr>
          <w:rFonts w:hint="eastAsia" w:ascii="宋体" w:hAnsi="宋体" w:cs="宋体"/>
          <w:color w:val="auto"/>
          <w:sz w:val="24"/>
          <w:szCs w:val="24"/>
        </w:rPr>
      </w:pPr>
      <w:r>
        <w:rPr>
          <w:rFonts w:hint="eastAsia" w:ascii="宋体" w:hAnsi="宋体" w:cs="宋体"/>
          <w:color w:val="auto"/>
          <w:spacing w:val="-2"/>
          <w:sz w:val="24"/>
          <w:szCs w:val="24"/>
        </w:rPr>
        <w:t>8.乙方未能履行合同约定，甲方有权向乙方发出通知解除合同。</w:t>
      </w:r>
    </w:p>
    <w:p w14:paraId="18E17C9D">
      <w:pPr>
        <w:spacing w:line="360" w:lineRule="auto"/>
        <w:rPr>
          <w:rFonts w:hint="eastAsia" w:ascii="宋体" w:hAnsi="宋体" w:cs="宋体"/>
          <w:sz w:val="24"/>
          <w:szCs w:val="24"/>
        </w:rPr>
      </w:pPr>
    </w:p>
    <w:p w14:paraId="19C1DF4F">
      <w:pPr>
        <w:spacing w:line="360" w:lineRule="auto"/>
        <w:ind w:left="480"/>
        <w:rPr>
          <w:rFonts w:hint="eastAsia" w:ascii="宋体" w:hAnsi="宋体" w:cs="宋体"/>
          <w:b/>
          <w:bCs/>
          <w:sz w:val="24"/>
          <w:szCs w:val="24"/>
        </w:rPr>
      </w:pPr>
      <w:r>
        <w:rPr>
          <w:rFonts w:hint="eastAsia" w:ascii="宋体" w:hAnsi="宋体" w:cs="宋体"/>
          <w:b/>
          <w:bCs/>
          <w:spacing w:val="-3"/>
          <w:sz w:val="24"/>
          <w:szCs w:val="24"/>
        </w:rPr>
        <w:t>九、争议的解决</w:t>
      </w:r>
    </w:p>
    <w:p w14:paraId="3D10BD50">
      <w:pPr>
        <w:pStyle w:val="18"/>
        <w:widowControl w:val="0"/>
        <w:ind w:left="14" w:right="203" w:firstLine="472"/>
        <w:rPr>
          <w:rFonts w:hint="eastAsia" w:ascii="宋体" w:hAnsi="宋体" w:cs="宋体"/>
          <w:color w:val="auto"/>
          <w:sz w:val="24"/>
          <w:szCs w:val="24"/>
        </w:rPr>
      </w:pPr>
      <w:r>
        <w:rPr>
          <w:rFonts w:hint="eastAsia" w:ascii="宋体" w:hAnsi="宋体" w:cs="宋体"/>
          <w:color w:val="auto"/>
          <w:spacing w:val="-2"/>
          <w:sz w:val="24"/>
          <w:szCs w:val="24"/>
        </w:rPr>
        <w:t>合同履行或与合同有关的一切争端，应通过双方友好</w:t>
      </w:r>
      <w:r>
        <w:rPr>
          <w:rFonts w:hint="eastAsia" w:ascii="宋体" w:hAnsi="宋体" w:cs="宋体"/>
          <w:color w:val="auto"/>
          <w:spacing w:val="-3"/>
          <w:sz w:val="24"/>
          <w:szCs w:val="24"/>
        </w:rPr>
        <w:t>协商解决；如经友好协商不</w:t>
      </w:r>
      <w:r>
        <w:rPr>
          <w:rFonts w:hint="eastAsia" w:ascii="宋体" w:hAnsi="宋体" w:cs="宋体"/>
          <w:color w:val="auto"/>
          <w:spacing w:val="-2"/>
          <w:sz w:val="24"/>
          <w:szCs w:val="24"/>
        </w:rPr>
        <w:t>能解决，甲、乙双方均有权向甲方所在地法院提起诉讼。</w:t>
      </w:r>
    </w:p>
    <w:p w14:paraId="69F8D698">
      <w:pPr>
        <w:spacing w:line="360" w:lineRule="auto"/>
        <w:rPr>
          <w:rFonts w:hint="eastAsia" w:ascii="宋体" w:hAnsi="宋体" w:cs="宋体"/>
          <w:sz w:val="24"/>
          <w:szCs w:val="24"/>
        </w:rPr>
      </w:pPr>
    </w:p>
    <w:p w14:paraId="39BDCC1F">
      <w:pPr>
        <w:spacing w:line="360" w:lineRule="auto"/>
        <w:ind w:left="477"/>
        <w:rPr>
          <w:rFonts w:hint="eastAsia" w:ascii="宋体" w:hAnsi="宋体" w:cs="宋体"/>
          <w:b/>
          <w:bCs/>
          <w:sz w:val="24"/>
          <w:szCs w:val="24"/>
        </w:rPr>
      </w:pPr>
      <w:r>
        <w:rPr>
          <w:rFonts w:hint="eastAsia" w:ascii="宋体" w:hAnsi="宋体" w:cs="宋体"/>
          <w:b/>
          <w:bCs/>
          <w:spacing w:val="-3"/>
          <w:sz w:val="24"/>
          <w:szCs w:val="24"/>
        </w:rPr>
        <w:t>十、不可抗力</w:t>
      </w:r>
    </w:p>
    <w:p w14:paraId="7C6E607C">
      <w:pPr>
        <w:pStyle w:val="18"/>
        <w:widowControl w:val="0"/>
        <w:ind w:left="2" w:right="120" w:firstLine="490"/>
        <w:rPr>
          <w:rFonts w:hint="eastAsia" w:ascii="宋体" w:hAnsi="宋体" w:cs="宋体"/>
          <w:color w:val="auto"/>
          <w:sz w:val="24"/>
          <w:szCs w:val="24"/>
        </w:rPr>
      </w:pPr>
      <w:r>
        <w:rPr>
          <w:rFonts w:hint="eastAsia" w:ascii="宋体" w:hAnsi="宋体" w:cs="宋体"/>
          <w:color w:val="auto"/>
          <w:spacing w:val="-4"/>
          <w:sz w:val="24"/>
          <w:szCs w:val="24"/>
        </w:rPr>
        <w:t>1.本条所述的“不可抗力”系指那些双方在订立合同时无法控制、不可预</w:t>
      </w:r>
      <w:r>
        <w:rPr>
          <w:rFonts w:hint="eastAsia" w:ascii="宋体" w:hAnsi="宋体" w:cs="宋体"/>
          <w:color w:val="auto"/>
          <w:spacing w:val="-5"/>
          <w:sz w:val="24"/>
          <w:szCs w:val="24"/>
        </w:rPr>
        <w:t>见的事件。</w:t>
      </w:r>
      <w:r>
        <w:rPr>
          <w:rFonts w:hint="eastAsia" w:ascii="宋体" w:hAnsi="宋体" w:cs="宋体"/>
          <w:color w:val="auto"/>
          <w:spacing w:val="-2"/>
          <w:sz w:val="24"/>
          <w:szCs w:val="24"/>
        </w:rPr>
        <w:t>这些事件包括：战争、水灾、地震以及双方同意的事件。当不可抗力事件发生</w:t>
      </w:r>
      <w:r>
        <w:rPr>
          <w:rFonts w:hint="eastAsia" w:ascii="宋体" w:hAnsi="宋体" w:cs="宋体"/>
          <w:color w:val="auto"/>
          <w:spacing w:val="-3"/>
          <w:sz w:val="24"/>
          <w:szCs w:val="24"/>
        </w:rPr>
        <w:t>时，执</w:t>
      </w:r>
      <w:r>
        <w:rPr>
          <w:rFonts w:hint="eastAsia" w:ascii="宋体" w:hAnsi="宋体" w:cs="宋体"/>
          <w:color w:val="auto"/>
          <w:spacing w:val="-1"/>
          <w:sz w:val="24"/>
          <w:szCs w:val="24"/>
        </w:rPr>
        <w:t>行合同的期限将相应延长，延长的期限应相当于不可抗力所影响的时间。</w:t>
      </w:r>
    </w:p>
    <w:p w14:paraId="2BCF205E">
      <w:pPr>
        <w:pStyle w:val="18"/>
        <w:widowControl w:val="0"/>
        <w:ind w:left="2" w:right="120" w:firstLine="490"/>
        <w:rPr>
          <w:rFonts w:hint="eastAsia" w:ascii="宋体" w:hAnsi="宋体" w:cs="宋体"/>
          <w:color w:val="auto"/>
          <w:sz w:val="24"/>
          <w:szCs w:val="24"/>
        </w:rPr>
      </w:pPr>
      <w:r>
        <w:rPr>
          <w:rFonts w:hint="eastAsia" w:ascii="宋体" w:hAnsi="宋体" w:cs="宋体"/>
          <w:color w:val="auto"/>
          <w:spacing w:val="-4"/>
          <w:sz w:val="24"/>
          <w:szCs w:val="24"/>
        </w:rPr>
        <w:t>2. 乙方应在不可抗力发生后，以最快的方式在最短的时间内通知甲方，并在不可</w:t>
      </w:r>
      <w:r>
        <w:rPr>
          <w:rFonts w:hint="eastAsia" w:ascii="宋体" w:hAnsi="宋体" w:cs="宋体"/>
          <w:color w:val="auto"/>
          <w:spacing w:val="-2"/>
          <w:sz w:val="24"/>
          <w:szCs w:val="24"/>
        </w:rPr>
        <w:t>抗力发生后</w:t>
      </w:r>
      <w:r>
        <w:rPr>
          <w:rFonts w:hint="eastAsia" w:ascii="宋体" w:hAnsi="宋体" w:cs="宋体"/>
          <w:color w:val="auto"/>
          <w:spacing w:val="-32"/>
          <w:sz w:val="24"/>
          <w:szCs w:val="24"/>
        </w:rPr>
        <w:t xml:space="preserve"> </w:t>
      </w:r>
      <w:r>
        <w:rPr>
          <w:rFonts w:hint="eastAsia" w:ascii="宋体" w:hAnsi="宋体" w:cs="宋体"/>
          <w:color w:val="auto"/>
          <w:spacing w:val="-2"/>
          <w:sz w:val="24"/>
          <w:szCs w:val="24"/>
        </w:rPr>
        <w:t>15</w:t>
      </w:r>
      <w:r>
        <w:rPr>
          <w:rFonts w:hint="eastAsia" w:ascii="宋体" w:hAnsi="宋体" w:cs="宋体"/>
          <w:color w:val="auto"/>
          <w:spacing w:val="17"/>
          <w:sz w:val="24"/>
          <w:szCs w:val="24"/>
        </w:rPr>
        <w:t xml:space="preserve"> </w:t>
      </w:r>
      <w:r>
        <w:rPr>
          <w:rFonts w:hint="eastAsia" w:ascii="宋体" w:hAnsi="宋体" w:cs="宋体"/>
          <w:color w:val="auto"/>
          <w:spacing w:val="-2"/>
          <w:sz w:val="24"/>
          <w:szCs w:val="24"/>
        </w:rPr>
        <w:t>个日历日内，将有关证明文</w:t>
      </w:r>
      <w:r>
        <w:rPr>
          <w:rFonts w:hint="eastAsia" w:ascii="宋体" w:hAnsi="宋体" w:cs="宋体"/>
          <w:color w:val="auto"/>
          <w:spacing w:val="-3"/>
          <w:sz w:val="24"/>
          <w:szCs w:val="24"/>
        </w:rPr>
        <w:t>件直接送达甲方。</w:t>
      </w:r>
    </w:p>
    <w:p w14:paraId="629E5448">
      <w:pPr>
        <w:pStyle w:val="18"/>
        <w:widowControl w:val="0"/>
        <w:ind w:left="2" w:right="203" w:firstLine="471"/>
        <w:rPr>
          <w:rFonts w:hint="eastAsia" w:ascii="宋体" w:hAnsi="宋体" w:cs="宋体"/>
          <w:color w:val="auto"/>
          <w:sz w:val="24"/>
          <w:szCs w:val="24"/>
        </w:rPr>
      </w:pPr>
      <w:r>
        <w:rPr>
          <w:rFonts w:hint="eastAsia" w:ascii="宋体" w:hAnsi="宋体" w:cs="宋体"/>
          <w:color w:val="auto"/>
          <w:spacing w:val="-5"/>
          <w:sz w:val="24"/>
          <w:szCs w:val="24"/>
        </w:rPr>
        <w:t>3.如果不可抗力影响延续</w:t>
      </w:r>
      <w:r>
        <w:rPr>
          <w:rFonts w:hint="eastAsia" w:ascii="宋体" w:hAnsi="宋体" w:cs="宋体"/>
          <w:color w:val="auto"/>
          <w:spacing w:val="-50"/>
          <w:sz w:val="24"/>
          <w:szCs w:val="24"/>
        </w:rPr>
        <w:t xml:space="preserve"> </w:t>
      </w:r>
      <w:r>
        <w:rPr>
          <w:rFonts w:hint="eastAsia" w:ascii="宋体" w:hAnsi="宋体" w:cs="宋体"/>
          <w:color w:val="auto"/>
          <w:spacing w:val="-5"/>
          <w:sz w:val="24"/>
          <w:szCs w:val="24"/>
        </w:rPr>
        <w:t>90  日以上的，甲乙双方应通过友好协商，在合</w:t>
      </w:r>
      <w:r>
        <w:rPr>
          <w:rFonts w:hint="eastAsia" w:ascii="宋体" w:hAnsi="宋体" w:cs="宋体"/>
          <w:color w:val="auto"/>
          <w:spacing w:val="-6"/>
          <w:sz w:val="24"/>
          <w:szCs w:val="24"/>
        </w:rPr>
        <w:t>理时间内</w:t>
      </w:r>
      <w:r>
        <w:rPr>
          <w:rFonts w:hint="eastAsia" w:ascii="宋体" w:hAnsi="宋体" w:cs="宋体"/>
          <w:color w:val="auto"/>
          <w:spacing w:val="-2"/>
          <w:sz w:val="24"/>
          <w:szCs w:val="24"/>
        </w:rPr>
        <w:t>达成进一步履行本合同的协议。</w:t>
      </w:r>
    </w:p>
    <w:p w14:paraId="77D7AFD8">
      <w:pPr>
        <w:spacing w:line="360" w:lineRule="auto"/>
        <w:rPr>
          <w:rFonts w:hint="eastAsia" w:ascii="宋体" w:hAnsi="宋体" w:cs="宋体"/>
          <w:sz w:val="24"/>
          <w:szCs w:val="24"/>
        </w:rPr>
      </w:pPr>
    </w:p>
    <w:p w14:paraId="3C767F64">
      <w:pPr>
        <w:spacing w:line="360" w:lineRule="auto"/>
        <w:ind w:left="476"/>
        <w:rPr>
          <w:rFonts w:hint="eastAsia" w:ascii="宋体" w:hAnsi="宋体" w:cs="宋体"/>
          <w:b/>
          <w:bCs/>
          <w:sz w:val="24"/>
          <w:szCs w:val="24"/>
        </w:rPr>
      </w:pPr>
      <w:r>
        <w:rPr>
          <w:rFonts w:hint="eastAsia" w:ascii="宋体" w:hAnsi="宋体" w:cs="宋体"/>
          <w:b/>
          <w:bCs/>
          <w:spacing w:val="-3"/>
          <w:sz w:val="24"/>
          <w:szCs w:val="24"/>
        </w:rPr>
        <w:t>十一、其它</w:t>
      </w:r>
    </w:p>
    <w:p w14:paraId="29D155D1">
      <w:pPr>
        <w:pStyle w:val="18"/>
        <w:widowControl w:val="0"/>
        <w:ind w:left="492"/>
        <w:rPr>
          <w:rFonts w:hint="eastAsia" w:ascii="宋体" w:hAnsi="宋体" w:cs="宋体"/>
          <w:color w:val="auto"/>
          <w:sz w:val="24"/>
          <w:szCs w:val="24"/>
        </w:rPr>
      </w:pPr>
      <w:r>
        <w:rPr>
          <w:rFonts w:hint="eastAsia" w:ascii="宋体" w:hAnsi="宋体" w:cs="宋体"/>
          <w:color w:val="auto"/>
          <w:spacing w:val="-2"/>
          <w:sz w:val="24"/>
          <w:szCs w:val="24"/>
        </w:rPr>
        <w:t>1.转让与分包。本合同乙方不得转让或分包。</w:t>
      </w:r>
    </w:p>
    <w:p w14:paraId="44BD931E">
      <w:pPr>
        <w:pStyle w:val="18"/>
        <w:widowControl w:val="0"/>
        <w:ind w:left="14" w:firstLine="455"/>
        <w:rPr>
          <w:rFonts w:hint="eastAsia" w:ascii="宋体" w:hAnsi="宋体" w:cs="宋体"/>
          <w:color w:val="auto"/>
          <w:sz w:val="24"/>
          <w:szCs w:val="24"/>
        </w:rPr>
      </w:pPr>
      <w:r>
        <w:rPr>
          <w:rFonts w:hint="eastAsia" w:ascii="宋体" w:hAnsi="宋体" w:cs="宋体"/>
          <w:color w:val="auto"/>
          <w:spacing w:val="-1"/>
          <w:sz w:val="24"/>
          <w:szCs w:val="24"/>
        </w:rPr>
        <w:t>2.破产终止合同。如果乙方破产或无清偿能力，甲方可在任何时候以书面形</w:t>
      </w:r>
      <w:r>
        <w:rPr>
          <w:rFonts w:hint="eastAsia" w:ascii="宋体" w:hAnsi="宋体" w:cs="宋体"/>
          <w:color w:val="auto"/>
          <w:spacing w:val="-2"/>
          <w:sz w:val="24"/>
          <w:szCs w:val="24"/>
        </w:rPr>
        <w:t>式通知</w:t>
      </w:r>
      <w:r>
        <w:rPr>
          <w:rFonts w:hint="eastAsia" w:ascii="宋体" w:hAnsi="宋体" w:cs="宋体"/>
          <w:color w:val="auto"/>
          <w:spacing w:val="-3"/>
          <w:sz w:val="24"/>
          <w:szCs w:val="24"/>
        </w:rPr>
        <w:t>乙方，终止合同而不给乙方补偿，该终止合同将不损害或影响</w:t>
      </w:r>
      <w:r>
        <w:rPr>
          <w:rFonts w:hint="eastAsia" w:ascii="宋体" w:hAnsi="宋体" w:cs="宋体"/>
          <w:color w:val="auto"/>
          <w:spacing w:val="-4"/>
          <w:sz w:val="24"/>
          <w:szCs w:val="24"/>
        </w:rPr>
        <w:t>甲方已经采取或将要采取</w:t>
      </w:r>
      <w:r>
        <w:rPr>
          <w:rFonts w:hint="eastAsia" w:ascii="宋体" w:hAnsi="宋体" w:cs="宋体"/>
          <w:color w:val="auto"/>
          <w:spacing w:val="-3"/>
          <w:sz w:val="24"/>
          <w:szCs w:val="24"/>
        </w:rPr>
        <w:t>的任何行动或补救措施的权利。</w:t>
      </w:r>
    </w:p>
    <w:p w14:paraId="700CEEFE">
      <w:pPr>
        <w:pStyle w:val="18"/>
        <w:widowControl w:val="0"/>
        <w:ind w:left="473"/>
        <w:rPr>
          <w:rFonts w:hint="eastAsia" w:ascii="宋体" w:hAnsi="宋体" w:cs="宋体"/>
          <w:color w:val="auto"/>
          <w:sz w:val="24"/>
          <w:szCs w:val="24"/>
        </w:rPr>
      </w:pPr>
      <w:r>
        <w:rPr>
          <w:rFonts w:hint="eastAsia" w:ascii="宋体" w:hAnsi="宋体" w:cs="宋体"/>
          <w:color w:val="auto"/>
          <w:sz w:val="24"/>
          <w:szCs w:val="24"/>
        </w:rPr>
        <w:t>3.合同修改。任何对合同条件的变更或修改均须</w:t>
      </w:r>
      <w:r>
        <w:rPr>
          <w:rFonts w:hint="eastAsia" w:ascii="宋体" w:hAnsi="宋体" w:cs="宋体"/>
          <w:color w:val="auto"/>
          <w:spacing w:val="-1"/>
          <w:sz w:val="24"/>
          <w:szCs w:val="24"/>
        </w:rPr>
        <w:t>双方签订书面的修改书。</w:t>
      </w:r>
    </w:p>
    <w:p w14:paraId="24A6D952">
      <w:pPr>
        <w:pStyle w:val="18"/>
        <w:widowControl w:val="0"/>
        <w:ind w:left="4" w:firstLine="463"/>
        <w:rPr>
          <w:rFonts w:hint="eastAsia" w:ascii="宋体" w:hAnsi="宋体" w:cs="宋体"/>
          <w:color w:val="auto"/>
          <w:sz w:val="24"/>
          <w:szCs w:val="24"/>
        </w:rPr>
      </w:pPr>
      <w:r>
        <w:rPr>
          <w:rFonts w:hint="eastAsia" w:ascii="宋体" w:hAnsi="宋体" w:cs="宋体"/>
          <w:color w:val="auto"/>
          <w:spacing w:val="-1"/>
          <w:sz w:val="24"/>
          <w:szCs w:val="24"/>
        </w:rPr>
        <w:t>4.通知。本合同任何一方给另一方的通知，都应以书面形式发送，而另一方应</w:t>
      </w:r>
      <w:r>
        <w:rPr>
          <w:rFonts w:hint="eastAsia" w:ascii="宋体" w:hAnsi="宋体" w:cs="宋体"/>
          <w:color w:val="auto"/>
          <w:spacing w:val="-2"/>
          <w:sz w:val="24"/>
          <w:szCs w:val="24"/>
        </w:rPr>
        <w:t>以书面形式确认并发送到对方明确的地址。</w:t>
      </w:r>
    </w:p>
    <w:p w14:paraId="0D089825">
      <w:pPr>
        <w:pStyle w:val="18"/>
        <w:widowControl w:val="0"/>
        <w:ind w:left="475"/>
        <w:rPr>
          <w:rFonts w:hint="eastAsia" w:ascii="宋体" w:hAnsi="宋体" w:cs="宋体"/>
          <w:color w:val="auto"/>
          <w:sz w:val="24"/>
          <w:szCs w:val="24"/>
        </w:rPr>
      </w:pPr>
      <w:r>
        <w:rPr>
          <w:rFonts w:hint="eastAsia" w:ascii="宋体" w:hAnsi="宋体" w:cs="宋体"/>
          <w:color w:val="auto"/>
          <w:spacing w:val="-1"/>
          <w:sz w:val="24"/>
          <w:szCs w:val="24"/>
        </w:rPr>
        <w:t>5.法律适用。本合同应按照中华人民共和国的法律进行解释。</w:t>
      </w:r>
    </w:p>
    <w:p w14:paraId="1F94F105">
      <w:pPr>
        <w:pStyle w:val="18"/>
        <w:widowControl w:val="0"/>
        <w:ind w:left="474"/>
        <w:outlineLvl w:val="0"/>
        <w:rPr>
          <w:rFonts w:hint="eastAsia" w:ascii="宋体" w:hAnsi="宋体" w:cs="宋体"/>
          <w:color w:val="auto"/>
          <w:sz w:val="24"/>
          <w:szCs w:val="24"/>
        </w:rPr>
      </w:pPr>
      <w:r>
        <w:rPr>
          <w:rFonts w:hint="eastAsia" w:ascii="宋体" w:hAnsi="宋体" w:cs="宋体"/>
          <w:color w:val="auto"/>
          <w:sz w:val="24"/>
          <w:szCs w:val="24"/>
        </w:rPr>
        <w:t>6.其它约定条款：</w:t>
      </w:r>
      <w:r>
        <w:rPr>
          <w:rFonts w:hint="eastAsia" w:ascii="宋体" w:hAnsi="宋体" w:cs="宋体"/>
          <w:color w:val="auto"/>
          <w:sz w:val="24"/>
          <w:szCs w:val="24"/>
          <w:u w:val="single"/>
        </w:rPr>
        <w:t xml:space="preserve">                          </w:t>
      </w:r>
      <w:r>
        <w:rPr>
          <w:rFonts w:hint="eastAsia" w:ascii="宋体" w:hAnsi="宋体" w:cs="宋体"/>
          <w:color w:val="auto"/>
          <w:spacing w:val="-1"/>
          <w:sz w:val="24"/>
          <w:szCs w:val="24"/>
          <w:u w:val="single"/>
        </w:rPr>
        <w:t xml:space="preserve">           </w:t>
      </w:r>
      <w:r>
        <w:rPr>
          <w:rFonts w:hint="eastAsia" w:ascii="宋体" w:hAnsi="宋体" w:cs="宋体"/>
          <w:color w:val="auto"/>
          <w:spacing w:val="-1"/>
          <w:sz w:val="24"/>
          <w:szCs w:val="24"/>
        </w:rPr>
        <w:t>。</w:t>
      </w:r>
    </w:p>
    <w:p w14:paraId="1728B6E9">
      <w:pPr>
        <w:spacing w:line="360" w:lineRule="auto"/>
        <w:rPr>
          <w:rFonts w:hint="eastAsia" w:ascii="宋体" w:hAnsi="宋体" w:cs="宋体"/>
          <w:sz w:val="24"/>
          <w:szCs w:val="24"/>
        </w:rPr>
      </w:pPr>
    </w:p>
    <w:p w14:paraId="6C787D9C">
      <w:pPr>
        <w:spacing w:line="360" w:lineRule="auto"/>
        <w:ind w:left="476"/>
        <w:rPr>
          <w:rFonts w:hint="eastAsia" w:ascii="宋体" w:hAnsi="宋体" w:cs="宋体"/>
          <w:b/>
          <w:bCs/>
          <w:sz w:val="24"/>
          <w:szCs w:val="24"/>
        </w:rPr>
      </w:pPr>
      <w:r>
        <w:rPr>
          <w:rFonts w:hint="eastAsia" w:ascii="宋体" w:hAnsi="宋体" w:cs="宋体"/>
          <w:b/>
          <w:bCs/>
          <w:spacing w:val="-3"/>
          <w:sz w:val="24"/>
          <w:szCs w:val="24"/>
        </w:rPr>
        <w:t>十二、附则</w:t>
      </w:r>
    </w:p>
    <w:p w14:paraId="56CF15AD">
      <w:pPr>
        <w:pStyle w:val="18"/>
        <w:widowControl w:val="0"/>
        <w:ind w:left="2" w:right="203" w:firstLine="489"/>
        <w:rPr>
          <w:rFonts w:hint="eastAsia" w:ascii="宋体" w:hAnsi="宋体" w:cs="宋体"/>
          <w:color w:val="auto"/>
          <w:sz w:val="24"/>
          <w:szCs w:val="24"/>
        </w:rPr>
      </w:pPr>
      <w:r>
        <w:rPr>
          <w:rFonts w:hint="eastAsia" w:ascii="宋体" w:hAnsi="宋体" w:cs="宋体"/>
          <w:color w:val="auto"/>
          <w:spacing w:val="-1"/>
          <w:sz w:val="24"/>
          <w:szCs w:val="24"/>
        </w:rPr>
        <w:t>1.本合同自双方法定代表人或授权代表签字（或签章）并加盖单位公章（或合同</w:t>
      </w:r>
      <w:r>
        <w:rPr>
          <w:rFonts w:hint="eastAsia" w:ascii="宋体" w:hAnsi="宋体" w:cs="宋体"/>
          <w:color w:val="auto"/>
          <w:spacing w:val="-2"/>
          <w:sz w:val="24"/>
          <w:szCs w:val="24"/>
        </w:rPr>
        <w:t>专用章）之日起生效。</w:t>
      </w:r>
    </w:p>
    <w:p w14:paraId="743BD035">
      <w:pPr>
        <w:pStyle w:val="18"/>
        <w:widowControl w:val="0"/>
        <w:ind w:left="9" w:right="204" w:firstLine="459"/>
        <w:rPr>
          <w:rFonts w:hint="eastAsia" w:ascii="宋体" w:hAnsi="宋体" w:cs="宋体"/>
          <w:color w:val="auto"/>
          <w:sz w:val="24"/>
          <w:szCs w:val="24"/>
        </w:rPr>
      </w:pPr>
      <w:r>
        <w:rPr>
          <w:rFonts w:hint="eastAsia" w:ascii="宋体" w:hAnsi="宋体" w:cs="宋体"/>
          <w:color w:val="auto"/>
          <w:sz w:val="24"/>
          <w:szCs w:val="24"/>
        </w:rPr>
        <w:t>2.本合同未尽事宜，经双方协商一致，可签订变更或补充协议，变更或</w:t>
      </w:r>
      <w:r>
        <w:rPr>
          <w:rFonts w:hint="eastAsia" w:ascii="宋体" w:hAnsi="宋体" w:cs="宋体"/>
          <w:color w:val="auto"/>
          <w:spacing w:val="-1"/>
          <w:sz w:val="24"/>
          <w:szCs w:val="24"/>
        </w:rPr>
        <w:t>补充协议</w:t>
      </w:r>
      <w:r>
        <w:rPr>
          <w:rFonts w:hint="eastAsia" w:ascii="宋体" w:hAnsi="宋体" w:cs="宋体"/>
          <w:color w:val="auto"/>
          <w:spacing w:val="-2"/>
          <w:sz w:val="24"/>
          <w:szCs w:val="24"/>
        </w:rPr>
        <w:t>与本合同具有同等法律效力。</w:t>
      </w:r>
    </w:p>
    <w:p w14:paraId="1AA0D190">
      <w:pPr>
        <w:pStyle w:val="18"/>
        <w:widowControl w:val="0"/>
        <w:ind w:left="473"/>
        <w:rPr>
          <w:rFonts w:hint="eastAsia" w:ascii="宋体" w:hAnsi="宋体" w:cs="宋体"/>
          <w:color w:val="auto"/>
          <w:sz w:val="24"/>
          <w:szCs w:val="24"/>
        </w:rPr>
      </w:pPr>
      <w:r>
        <w:rPr>
          <w:rFonts w:hint="eastAsia" w:ascii="宋体" w:hAnsi="宋体" w:cs="宋体"/>
          <w:color w:val="auto"/>
          <w:spacing w:val="-2"/>
          <w:sz w:val="24"/>
          <w:szCs w:val="24"/>
        </w:rPr>
        <w:t>3.本合同一式</w:t>
      </w:r>
      <w:r>
        <w:rPr>
          <w:rFonts w:hint="eastAsia" w:ascii="宋体" w:hAnsi="宋体" w:cs="宋体"/>
          <w:color w:val="auto"/>
          <w:spacing w:val="-2"/>
          <w:sz w:val="24"/>
          <w:szCs w:val="24"/>
          <w:u w:val="single"/>
        </w:rPr>
        <w:t xml:space="preserve">  </w:t>
      </w:r>
      <w:r>
        <w:rPr>
          <w:rFonts w:hint="eastAsia" w:ascii="宋体" w:hAnsi="宋体" w:cs="宋体"/>
          <w:color w:val="auto"/>
          <w:spacing w:val="-101"/>
          <w:sz w:val="24"/>
          <w:szCs w:val="24"/>
        </w:rPr>
        <w:t xml:space="preserve"> </w:t>
      </w:r>
      <w:r>
        <w:rPr>
          <w:rFonts w:hint="eastAsia" w:ascii="宋体" w:hAnsi="宋体" w:cs="宋体"/>
          <w:color w:val="auto"/>
          <w:spacing w:val="-2"/>
          <w:sz w:val="24"/>
          <w:szCs w:val="24"/>
        </w:rPr>
        <w:t>份，甲方</w:t>
      </w:r>
      <w:r>
        <w:rPr>
          <w:rFonts w:hint="eastAsia" w:ascii="宋体" w:hAnsi="宋体" w:cs="宋体"/>
          <w:color w:val="auto"/>
          <w:spacing w:val="-2"/>
          <w:sz w:val="24"/>
          <w:szCs w:val="24"/>
          <w:u w:val="single"/>
        </w:rPr>
        <w:t xml:space="preserve">  </w:t>
      </w:r>
      <w:r>
        <w:rPr>
          <w:rFonts w:hint="eastAsia" w:ascii="宋体" w:hAnsi="宋体" w:cs="宋体"/>
          <w:color w:val="auto"/>
          <w:spacing w:val="-104"/>
          <w:sz w:val="24"/>
          <w:szCs w:val="24"/>
        </w:rPr>
        <w:t xml:space="preserve"> </w:t>
      </w:r>
      <w:r>
        <w:rPr>
          <w:rFonts w:hint="eastAsia" w:ascii="宋体" w:hAnsi="宋体" w:cs="宋体"/>
          <w:color w:val="auto"/>
          <w:spacing w:val="-2"/>
          <w:sz w:val="24"/>
          <w:szCs w:val="24"/>
        </w:rPr>
        <w:t>份，乙方</w:t>
      </w:r>
      <w:r>
        <w:rPr>
          <w:rFonts w:hint="eastAsia" w:ascii="宋体" w:hAnsi="宋体" w:cs="宋体"/>
          <w:color w:val="auto"/>
          <w:spacing w:val="-2"/>
          <w:sz w:val="24"/>
          <w:szCs w:val="24"/>
          <w:u w:val="single"/>
        </w:rPr>
        <w:t xml:space="preserve">  </w:t>
      </w:r>
      <w:r>
        <w:rPr>
          <w:rFonts w:hint="eastAsia" w:ascii="宋体" w:hAnsi="宋体" w:cs="宋体"/>
          <w:color w:val="auto"/>
          <w:spacing w:val="-104"/>
          <w:sz w:val="24"/>
          <w:szCs w:val="24"/>
        </w:rPr>
        <w:t xml:space="preserve"> </w:t>
      </w:r>
      <w:r>
        <w:rPr>
          <w:rFonts w:hint="eastAsia" w:ascii="宋体" w:hAnsi="宋体" w:cs="宋体"/>
          <w:color w:val="auto"/>
          <w:spacing w:val="-2"/>
          <w:sz w:val="24"/>
          <w:szCs w:val="24"/>
        </w:rPr>
        <w:t>份，具同等法律效力。</w:t>
      </w:r>
    </w:p>
    <w:p w14:paraId="3A76A87A">
      <w:pPr>
        <w:spacing w:line="360" w:lineRule="auto"/>
        <w:rPr>
          <w:rFonts w:hint="eastAsia" w:ascii="宋体" w:hAnsi="宋体" w:cs="宋体"/>
          <w:sz w:val="24"/>
          <w:szCs w:val="24"/>
        </w:rPr>
        <w:sectPr>
          <w:headerReference r:id="rId14" w:type="default"/>
          <w:footerReference r:id="rId15" w:type="default"/>
          <w:pgSz w:w="11906" w:h="16839"/>
          <w:pgMar w:top="1440" w:right="1440" w:bottom="1440" w:left="1440" w:header="0" w:footer="992" w:gutter="0"/>
          <w:cols w:space="720" w:num="1"/>
        </w:sectPr>
      </w:pPr>
    </w:p>
    <w:p w14:paraId="4BA8AFDC">
      <w:pPr>
        <w:spacing w:line="360" w:lineRule="auto"/>
        <w:rPr>
          <w:rFonts w:hint="eastAsia" w:ascii="宋体" w:hAnsi="宋体" w:cs="宋体"/>
          <w:sz w:val="24"/>
          <w:szCs w:val="24"/>
        </w:rPr>
      </w:pPr>
      <w:r>
        <w:rPr>
          <w:rFonts w:hint="eastAsia" w:ascii="宋体" w:hAnsi="宋体" w:cs="宋体"/>
          <w:sz w:val="24"/>
          <w:szCs w:val="24"/>
        </w:rPr>
        <w:t>附件1：</w:t>
      </w:r>
    </w:p>
    <w:p w14:paraId="7D4351AD">
      <w:pPr>
        <w:spacing w:line="360" w:lineRule="auto"/>
        <w:jc w:val="center"/>
        <w:rPr>
          <w:rFonts w:hint="eastAsia" w:ascii="宋体" w:hAnsi="宋体" w:cs="宋体"/>
          <w:sz w:val="24"/>
          <w:szCs w:val="24"/>
        </w:rPr>
      </w:pPr>
      <w:r>
        <w:rPr>
          <w:rFonts w:hint="eastAsia" w:ascii="宋体" w:hAnsi="宋体" w:cs="宋体"/>
          <w:sz w:val="24"/>
          <w:szCs w:val="24"/>
        </w:rPr>
        <w:t>货物清单</w:t>
      </w:r>
    </w:p>
    <w:tbl>
      <w:tblPr>
        <w:tblStyle w:val="45"/>
        <w:tblW w:w="84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4"/>
        <w:gridCol w:w="1316"/>
        <w:gridCol w:w="1102"/>
        <w:gridCol w:w="1995"/>
        <w:gridCol w:w="653"/>
        <w:gridCol w:w="642"/>
        <w:gridCol w:w="908"/>
        <w:gridCol w:w="1157"/>
      </w:tblGrid>
      <w:tr w14:paraId="34103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664" w:type="dxa"/>
            <w:vMerge w:val="restart"/>
            <w:vAlign w:val="center"/>
          </w:tcPr>
          <w:p w14:paraId="00531176">
            <w:pPr>
              <w:adjustRightInd w:val="0"/>
              <w:snapToGrid w:val="0"/>
              <w:spacing w:line="360" w:lineRule="auto"/>
              <w:jc w:val="center"/>
              <w:rPr>
                <w:rFonts w:hint="eastAsia" w:ascii="宋体" w:hAnsi="宋体" w:cs="宋体"/>
                <w:sz w:val="24"/>
                <w:szCs w:val="24"/>
              </w:rPr>
            </w:pPr>
            <w:r>
              <w:rPr>
                <w:rFonts w:hint="eastAsia" w:ascii="宋体" w:hAnsi="宋体" w:cs="宋体"/>
                <w:sz w:val="24"/>
                <w:szCs w:val="24"/>
              </w:rPr>
              <w:t>序号</w:t>
            </w:r>
          </w:p>
        </w:tc>
        <w:tc>
          <w:tcPr>
            <w:tcW w:w="1316" w:type="dxa"/>
            <w:vMerge w:val="restart"/>
            <w:vAlign w:val="center"/>
          </w:tcPr>
          <w:p w14:paraId="5F144F37">
            <w:pPr>
              <w:adjustRightInd w:val="0"/>
              <w:snapToGrid w:val="0"/>
              <w:spacing w:line="360" w:lineRule="auto"/>
              <w:jc w:val="center"/>
              <w:rPr>
                <w:rFonts w:hint="eastAsia" w:ascii="宋体" w:hAnsi="宋体" w:cs="宋体"/>
                <w:sz w:val="24"/>
                <w:szCs w:val="24"/>
              </w:rPr>
            </w:pPr>
            <w:r>
              <w:rPr>
                <w:rFonts w:hint="eastAsia" w:ascii="宋体" w:hAnsi="宋体" w:cs="宋体"/>
                <w:sz w:val="24"/>
                <w:szCs w:val="24"/>
              </w:rPr>
              <w:t>名称</w:t>
            </w:r>
          </w:p>
        </w:tc>
        <w:tc>
          <w:tcPr>
            <w:tcW w:w="1102" w:type="dxa"/>
            <w:vMerge w:val="restart"/>
            <w:vAlign w:val="center"/>
          </w:tcPr>
          <w:p w14:paraId="3578C7AA">
            <w:pPr>
              <w:adjustRightInd w:val="0"/>
              <w:snapToGrid w:val="0"/>
              <w:spacing w:line="360" w:lineRule="auto"/>
              <w:jc w:val="center"/>
              <w:rPr>
                <w:rFonts w:hint="eastAsia" w:ascii="宋体" w:hAnsi="宋体" w:cs="宋体"/>
                <w:sz w:val="24"/>
                <w:szCs w:val="24"/>
              </w:rPr>
            </w:pPr>
            <w:r>
              <w:rPr>
                <w:rFonts w:hint="eastAsia" w:ascii="宋体" w:hAnsi="宋体" w:cs="宋体"/>
                <w:sz w:val="24"/>
                <w:szCs w:val="24"/>
              </w:rPr>
              <w:t>品牌和型号</w:t>
            </w:r>
          </w:p>
        </w:tc>
        <w:tc>
          <w:tcPr>
            <w:tcW w:w="1995" w:type="dxa"/>
            <w:vMerge w:val="restart"/>
            <w:vAlign w:val="center"/>
          </w:tcPr>
          <w:p w14:paraId="39F30895">
            <w:pPr>
              <w:adjustRightInd w:val="0"/>
              <w:snapToGrid w:val="0"/>
              <w:spacing w:line="360" w:lineRule="auto"/>
              <w:jc w:val="center"/>
              <w:rPr>
                <w:rFonts w:hint="eastAsia" w:ascii="宋体" w:hAnsi="宋体" w:cs="宋体"/>
                <w:sz w:val="24"/>
                <w:szCs w:val="24"/>
              </w:rPr>
            </w:pPr>
            <w:r>
              <w:rPr>
                <w:rFonts w:hint="eastAsia" w:ascii="宋体" w:hAnsi="宋体" w:cs="宋体"/>
                <w:sz w:val="24"/>
                <w:szCs w:val="24"/>
              </w:rPr>
              <w:t>主要技术要求</w:t>
            </w:r>
          </w:p>
        </w:tc>
        <w:tc>
          <w:tcPr>
            <w:tcW w:w="1295" w:type="dxa"/>
            <w:gridSpan w:val="2"/>
            <w:vAlign w:val="center"/>
          </w:tcPr>
          <w:p w14:paraId="5719E183">
            <w:pPr>
              <w:adjustRightInd w:val="0"/>
              <w:snapToGrid w:val="0"/>
              <w:spacing w:line="360" w:lineRule="auto"/>
              <w:jc w:val="center"/>
              <w:rPr>
                <w:rFonts w:hint="eastAsia" w:ascii="宋体" w:hAnsi="宋体" w:cs="宋体"/>
                <w:sz w:val="24"/>
                <w:szCs w:val="24"/>
              </w:rPr>
            </w:pPr>
            <w:r>
              <w:rPr>
                <w:rFonts w:hint="eastAsia" w:ascii="宋体" w:hAnsi="宋体" w:cs="宋体"/>
                <w:sz w:val="24"/>
                <w:szCs w:val="24"/>
              </w:rPr>
              <w:t>数量</w:t>
            </w:r>
          </w:p>
        </w:tc>
        <w:tc>
          <w:tcPr>
            <w:tcW w:w="908" w:type="dxa"/>
            <w:vMerge w:val="restart"/>
            <w:vAlign w:val="center"/>
          </w:tcPr>
          <w:p w14:paraId="4F7361BD">
            <w:pPr>
              <w:adjustRightInd w:val="0"/>
              <w:snapToGrid w:val="0"/>
              <w:spacing w:line="360" w:lineRule="auto"/>
              <w:jc w:val="center"/>
              <w:rPr>
                <w:rFonts w:hint="eastAsia" w:ascii="宋体" w:hAnsi="宋体" w:cs="宋体"/>
                <w:sz w:val="24"/>
                <w:szCs w:val="24"/>
              </w:rPr>
            </w:pPr>
            <w:r>
              <w:rPr>
                <w:rFonts w:hint="eastAsia" w:ascii="宋体" w:hAnsi="宋体" w:cs="宋体"/>
                <w:sz w:val="24"/>
                <w:szCs w:val="24"/>
              </w:rPr>
              <w:t>单价</w:t>
            </w:r>
          </w:p>
          <w:p w14:paraId="6AC6346C">
            <w:pPr>
              <w:adjustRightInd w:val="0"/>
              <w:snapToGrid w:val="0"/>
              <w:spacing w:line="360" w:lineRule="auto"/>
              <w:jc w:val="center"/>
              <w:rPr>
                <w:rFonts w:hint="eastAsia" w:ascii="宋体" w:hAnsi="宋体" w:cs="宋体"/>
                <w:sz w:val="24"/>
                <w:szCs w:val="24"/>
              </w:rPr>
            </w:pPr>
            <w:r>
              <w:rPr>
                <w:rFonts w:hint="eastAsia" w:ascii="宋体" w:hAnsi="宋体" w:cs="宋体"/>
                <w:sz w:val="24"/>
                <w:szCs w:val="24"/>
              </w:rPr>
              <w:t>（元）</w:t>
            </w:r>
          </w:p>
        </w:tc>
        <w:tc>
          <w:tcPr>
            <w:tcW w:w="1157" w:type="dxa"/>
            <w:vMerge w:val="restart"/>
            <w:vAlign w:val="center"/>
          </w:tcPr>
          <w:p w14:paraId="75A16B15">
            <w:pPr>
              <w:adjustRightInd w:val="0"/>
              <w:snapToGrid w:val="0"/>
              <w:spacing w:line="360" w:lineRule="auto"/>
              <w:jc w:val="center"/>
              <w:rPr>
                <w:rFonts w:hint="eastAsia" w:ascii="宋体" w:hAnsi="宋体" w:cs="宋体"/>
                <w:sz w:val="24"/>
                <w:szCs w:val="24"/>
              </w:rPr>
            </w:pPr>
            <w:r>
              <w:rPr>
                <w:rFonts w:hint="eastAsia" w:ascii="宋体" w:hAnsi="宋体" w:cs="宋体"/>
                <w:sz w:val="24"/>
                <w:szCs w:val="24"/>
              </w:rPr>
              <w:t>小计（元）</w:t>
            </w:r>
          </w:p>
        </w:tc>
      </w:tr>
      <w:tr w14:paraId="0169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664" w:type="dxa"/>
            <w:vMerge w:val="continue"/>
            <w:vAlign w:val="center"/>
          </w:tcPr>
          <w:p w14:paraId="1BC83B8F">
            <w:pPr>
              <w:adjustRightInd w:val="0"/>
              <w:snapToGrid w:val="0"/>
              <w:spacing w:line="360" w:lineRule="auto"/>
              <w:jc w:val="center"/>
              <w:rPr>
                <w:rFonts w:hint="eastAsia" w:ascii="宋体" w:hAnsi="宋体" w:cs="宋体"/>
                <w:sz w:val="24"/>
                <w:szCs w:val="24"/>
              </w:rPr>
            </w:pPr>
          </w:p>
        </w:tc>
        <w:tc>
          <w:tcPr>
            <w:tcW w:w="1316" w:type="dxa"/>
            <w:vMerge w:val="continue"/>
            <w:vAlign w:val="center"/>
          </w:tcPr>
          <w:p w14:paraId="3C1BF42C">
            <w:pPr>
              <w:adjustRightInd w:val="0"/>
              <w:snapToGrid w:val="0"/>
              <w:spacing w:line="360" w:lineRule="auto"/>
              <w:jc w:val="center"/>
              <w:rPr>
                <w:rFonts w:hint="eastAsia" w:ascii="宋体" w:hAnsi="宋体" w:cs="宋体"/>
                <w:sz w:val="24"/>
                <w:szCs w:val="24"/>
              </w:rPr>
            </w:pPr>
          </w:p>
        </w:tc>
        <w:tc>
          <w:tcPr>
            <w:tcW w:w="1102" w:type="dxa"/>
            <w:vMerge w:val="continue"/>
            <w:vAlign w:val="center"/>
          </w:tcPr>
          <w:p w14:paraId="163ABCDE">
            <w:pPr>
              <w:adjustRightInd w:val="0"/>
              <w:snapToGrid w:val="0"/>
              <w:spacing w:line="360" w:lineRule="auto"/>
              <w:jc w:val="center"/>
              <w:rPr>
                <w:rFonts w:hint="eastAsia" w:ascii="宋体" w:hAnsi="宋体" w:cs="宋体"/>
                <w:sz w:val="24"/>
                <w:szCs w:val="24"/>
              </w:rPr>
            </w:pPr>
          </w:p>
        </w:tc>
        <w:tc>
          <w:tcPr>
            <w:tcW w:w="1995" w:type="dxa"/>
            <w:vMerge w:val="continue"/>
            <w:vAlign w:val="center"/>
          </w:tcPr>
          <w:p w14:paraId="4A7745DC">
            <w:pPr>
              <w:adjustRightInd w:val="0"/>
              <w:snapToGrid w:val="0"/>
              <w:spacing w:line="360" w:lineRule="auto"/>
              <w:jc w:val="center"/>
              <w:rPr>
                <w:rFonts w:hint="eastAsia" w:ascii="宋体" w:hAnsi="宋体" w:cs="宋体"/>
                <w:sz w:val="24"/>
                <w:szCs w:val="24"/>
              </w:rPr>
            </w:pPr>
          </w:p>
        </w:tc>
        <w:tc>
          <w:tcPr>
            <w:tcW w:w="653" w:type="dxa"/>
            <w:vAlign w:val="center"/>
          </w:tcPr>
          <w:p w14:paraId="0249F8A5">
            <w:pPr>
              <w:adjustRightInd w:val="0"/>
              <w:snapToGrid w:val="0"/>
              <w:spacing w:line="360" w:lineRule="auto"/>
              <w:jc w:val="center"/>
              <w:rPr>
                <w:rFonts w:hint="eastAsia" w:ascii="宋体" w:hAnsi="宋体" w:cs="宋体"/>
                <w:sz w:val="24"/>
                <w:szCs w:val="24"/>
              </w:rPr>
            </w:pPr>
            <w:r>
              <w:rPr>
                <w:rFonts w:hint="eastAsia" w:ascii="宋体" w:hAnsi="宋体" w:cs="宋体"/>
                <w:sz w:val="24"/>
                <w:szCs w:val="24"/>
              </w:rPr>
              <w:t>单位</w:t>
            </w:r>
          </w:p>
        </w:tc>
        <w:tc>
          <w:tcPr>
            <w:tcW w:w="642" w:type="dxa"/>
            <w:vAlign w:val="center"/>
          </w:tcPr>
          <w:p w14:paraId="05531D0F">
            <w:pPr>
              <w:adjustRightInd w:val="0"/>
              <w:snapToGrid w:val="0"/>
              <w:spacing w:line="360" w:lineRule="auto"/>
              <w:jc w:val="center"/>
              <w:rPr>
                <w:rFonts w:hint="eastAsia" w:ascii="宋体" w:hAnsi="宋体" w:cs="宋体"/>
                <w:sz w:val="24"/>
                <w:szCs w:val="24"/>
              </w:rPr>
            </w:pPr>
            <w:r>
              <w:rPr>
                <w:rFonts w:hint="eastAsia" w:ascii="宋体" w:hAnsi="宋体" w:cs="宋体"/>
                <w:sz w:val="24"/>
                <w:szCs w:val="24"/>
              </w:rPr>
              <w:t>数量</w:t>
            </w:r>
          </w:p>
        </w:tc>
        <w:tc>
          <w:tcPr>
            <w:tcW w:w="908" w:type="dxa"/>
            <w:vMerge w:val="continue"/>
            <w:vAlign w:val="center"/>
          </w:tcPr>
          <w:p w14:paraId="471E30A1">
            <w:pPr>
              <w:adjustRightInd w:val="0"/>
              <w:snapToGrid w:val="0"/>
              <w:spacing w:line="360" w:lineRule="auto"/>
              <w:jc w:val="center"/>
              <w:rPr>
                <w:rFonts w:hint="eastAsia" w:ascii="宋体" w:hAnsi="宋体" w:cs="宋体"/>
                <w:sz w:val="24"/>
                <w:szCs w:val="24"/>
              </w:rPr>
            </w:pPr>
          </w:p>
        </w:tc>
        <w:tc>
          <w:tcPr>
            <w:tcW w:w="1157" w:type="dxa"/>
            <w:vMerge w:val="continue"/>
            <w:vAlign w:val="center"/>
          </w:tcPr>
          <w:p w14:paraId="58473187">
            <w:pPr>
              <w:adjustRightInd w:val="0"/>
              <w:snapToGrid w:val="0"/>
              <w:spacing w:line="360" w:lineRule="auto"/>
              <w:jc w:val="center"/>
              <w:rPr>
                <w:rFonts w:hint="eastAsia" w:ascii="宋体" w:hAnsi="宋体" w:cs="宋体"/>
                <w:sz w:val="24"/>
                <w:szCs w:val="24"/>
              </w:rPr>
            </w:pPr>
          </w:p>
        </w:tc>
      </w:tr>
      <w:tr w14:paraId="2D24A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664" w:type="dxa"/>
            <w:vAlign w:val="center"/>
          </w:tcPr>
          <w:p w14:paraId="077229A1">
            <w:pPr>
              <w:adjustRightInd w:val="0"/>
              <w:snapToGrid w:val="0"/>
              <w:spacing w:line="360" w:lineRule="auto"/>
              <w:jc w:val="center"/>
              <w:rPr>
                <w:rFonts w:hint="eastAsia" w:ascii="宋体" w:hAnsi="宋体" w:cs="宋体"/>
                <w:sz w:val="24"/>
                <w:szCs w:val="24"/>
              </w:rPr>
            </w:pPr>
            <w:r>
              <w:rPr>
                <w:rFonts w:hint="eastAsia" w:ascii="宋体" w:hAnsi="宋体" w:cs="宋体"/>
                <w:sz w:val="24"/>
                <w:szCs w:val="24"/>
              </w:rPr>
              <w:t>1</w:t>
            </w:r>
          </w:p>
        </w:tc>
        <w:tc>
          <w:tcPr>
            <w:tcW w:w="1316" w:type="dxa"/>
            <w:vAlign w:val="center"/>
          </w:tcPr>
          <w:p w14:paraId="3B0EA661">
            <w:pPr>
              <w:adjustRightInd w:val="0"/>
              <w:snapToGrid w:val="0"/>
              <w:spacing w:line="360" w:lineRule="auto"/>
              <w:jc w:val="center"/>
              <w:rPr>
                <w:rFonts w:hint="eastAsia" w:ascii="宋体" w:hAnsi="宋体" w:cs="宋体"/>
                <w:sz w:val="24"/>
                <w:szCs w:val="24"/>
              </w:rPr>
            </w:pPr>
          </w:p>
        </w:tc>
        <w:tc>
          <w:tcPr>
            <w:tcW w:w="1102" w:type="dxa"/>
            <w:vAlign w:val="center"/>
          </w:tcPr>
          <w:p w14:paraId="14B6846A">
            <w:pPr>
              <w:adjustRightInd w:val="0"/>
              <w:snapToGrid w:val="0"/>
              <w:spacing w:line="360" w:lineRule="auto"/>
              <w:jc w:val="center"/>
              <w:rPr>
                <w:rFonts w:hint="eastAsia" w:ascii="宋体" w:hAnsi="宋体" w:cs="宋体"/>
                <w:sz w:val="24"/>
                <w:szCs w:val="24"/>
              </w:rPr>
            </w:pPr>
          </w:p>
        </w:tc>
        <w:tc>
          <w:tcPr>
            <w:tcW w:w="1995" w:type="dxa"/>
            <w:vAlign w:val="center"/>
          </w:tcPr>
          <w:p w14:paraId="00ADEAC4">
            <w:pPr>
              <w:adjustRightInd w:val="0"/>
              <w:snapToGrid w:val="0"/>
              <w:spacing w:line="360" w:lineRule="auto"/>
              <w:jc w:val="center"/>
              <w:rPr>
                <w:rFonts w:hint="eastAsia" w:ascii="宋体" w:hAnsi="宋体" w:cs="宋体"/>
                <w:sz w:val="24"/>
                <w:szCs w:val="24"/>
              </w:rPr>
            </w:pPr>
          </w:p>
        </w:tc>
        <w:tc>
          <w:tcPr>
            <w:tcW w:w="653" w:type="dxa"/>
            <w:vAlign w:val="center"/>
          </w:tcPr>
          <w:p w14:paraId="13579694">
            <w:pPr>
              <w:adjustRightInd w:val="0"/>
              <w:snapToGrid w:val="0"/>
              <w:spacing w:line="360" w:lineRule="auto"/>
              <w:jc w:val="center"/>
              <w:rPr>
                <w:rFonts w:hint="eastAsia" w:ascii="宋体" w:hAnsi="宋体" w:cs="宋体"/>
                <w:sz w:val="24"/>
                <w:szCs w:val="24"/>
              </w:rPr>
            </w:pPr>
          </w:p>
        </w:tc>
        <w:tc>
          <w:tcPr>
            <w:tcW w:w="642" w:type="dxa"/>
            <w:vAlign w:val="center"/>
          </w:tcPr>
          <w:p w14:paraId="4207ED18">
            <w:pPr>
              <w:adjustRightInd w:val="0"/>
              <w:snapToGrid w:val="0"/>
              <w:spacing w:line="360" w:lineRule="auto"/>
              <w:jc w:val="center"/>
              <w:rPr>
                <w:rFonts w:hint="eastAsia" w:ascii="宋体" w:hAnsi="宋体" w:cs="宋体"/>
                <w:sz w:val="24"/>
                <w:szCs w:val="24"/>
              </w:rPr>
            </w:pPr>
          </w:p>
        </w:tc>
        <w:tc>
          <w:tcPr>
            <w:tcW w:w="908" w:type="dxa"/>
            <w:vAlign w:val="center"/>
          </w:tcPr>
          <w:p w14:paraId="476EDCB3">
            <w:pPr>
              <w:adjustRightInd w:val="0"/>
              <w:snapToGrid w:val="0"/>
              <w:spacing w:line="360" w:lineRule="auto"/>
              <w:jc w:val="center"/>
              <w:rPr>
                <w:rFonts w:hint="eastAsia" w:ascii="宋体" w:hAnsi="宋体" w:cs="宋体"/>
                <w:sz w:val="24"/>
                <w:szCs w:val="24"/>
              </w:rPr>
            </w:pPr>
          </w:p>
        </w:tc>
        <w:tc>
          <w:tcPr>
            <w:tcW w:w="1157" w:type="dxa"/>
            <w:vAlign w:val="center"/>
          </w:tcPr>
          <w:p w14:paraId="0EF8F4C9">
            <w:pPr>
              <w:adjustRightInd w:val="0"/>
              <w:snapToGrid w:val="0"/>
              <w:spacing w:line="360" w:lineRule="auto"/>
              <w:jc w:val="center"/>
              <w:rPr>
                <w:rFonts w:hint="eastAsia" w:ascii="宋体" w:hAnsi="宋体" w:cs="宋体"/>
                <w:sz w:val="24"/>
                <w:szCs w:val="24"/>
              </w:rPr>
            </w:pPr>
          </w:p>
        </w:tc>
      </w:tr>
      <w:tr w14:paraId="4EA4B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664" w:type="dxa"/>
            <w:vAlign w:val="center"/>
          </w:tcPr>
          <w:p w14:paraId="09E90D63">
            <w:pPr>
              <w:adjustRightInd w:val="0"/>
              <w:snapToGrid w:val="0"/>
              <w:spacing w:line="360" w:lineRule="auto"/>
              <w:jc w:val="center"/>
              <w:rPr>
                <w:rFonts w:hint="eastAsia" w:ascii="宋体" w:hAnsi="宋体" w:cs="宋体"/>
                <w:sz w:val="24"/>
                <w:szCs w:val="24"/>
              </w:rPr>
            </w:pPr>
            <w:r>
              <w:rPr>
                <w:rFonts w:hint="eastAsia" w:ascii="宋体" w:hAnsi="宋体" w:cs="宋体"/>
                <w:sz w:val="24"/>
                <w:szCs w:val="24"/>
              </w:rPr>
              <w:t>2</w:t>
            </w:r>
          </w:p>
        </w:tc>
        <w:tc>
          <w:tcPr>
            <w:tcW w:w="1316" w:type="dxa"/>
            <w:vAlign w:val="center"/>
          </w:tcPr>
          <w:p w14:paraId="719E4A56">
            <w:pPr>
              <w:adjustRightInd w:val="0"/>
              <w:snapToGrid w:val="0"/>
              <w:spacing w:line="360" w:lineRule="auto"/>
              <w:jc w:val="center"/>
              <w:rPr>
                <w:rFonts w:hint="eastAsia" w:ascii="宋体" w:hAnsi="宋体" w:cs="宋体"/>
                <w:sz w:val="24"/>
                <w:szCs w:val="24"/>
              </w:rPr>
            </w:pPr>
          </w:p>
        </w:tc>
        <w:tc>
          <w:tcPr>
            <w:tcW w:w="1102" w:type="dxa"/>
            <w:vAlign w:val="center"/>
          </w:tcPr>
          <w:p w14:paraId="4EFC8C17">
            <w:pPr>
              <w:adjustRightInd w:val="0"/>
              <w:snapToGrid w:val="0"/>
              <w:spacing w:line="360" w:lineRule="auto"/>
              <w:jc w:val="center"/>
              <w:rPr>
                <w:rFonts w:hint="eastAsia" w:ascii="宋体" w:hAnsi="宋体" w:cs="宋体"/>
                <w:sz w:val="24"/>
                <w:szCs w:val="24"/>
              </w:rPr>
            </w:pPr>
          </w:p>
        </w:tc>
        <w:tc>
          <w:tcPr>
            <w:tcW w:w="1995" w:type="dxa"/>
            <w:vAlign w:val="center"/>
          </w:tcPr>
          <w:p w14:paraId="33A4CC4C">
            <w:pPr>
              <w:adjustRightInd w:val="0"/>
              <w:snapToGrid w:val="0"/>
              <w:spacing w:line="360" w:lineRule="auto"/>
              <w:jc w:val="center"/>
              <w:rPr>
                <w:rFonts w:hint="eastAsia" w:ascii="宋体" w:hAnsi="宋体" w:cs="宋体"/>
                <w:sz w:val="24"/>
                <w:szCs w:val="24"/>
              </w:rPr>
            </w:pPr>
          </w:p>
        </w:tc>
        <w:tc>
          <w:tcPr>
            <w:tcW w:w="653" w:type="dxa"/>
            <w:vAlign w:val="center"/>
          </w:tcPr>
          <w:p w14:paraId="00FA5322">
            <w:pPr>
              <w:adjustRightInd w:val="0"/>
              <w:snapToGrid w:val="0"/>
              <w:spacing w:line="360" w:lineRule="auto"/>
              <w:jc w:val="center"/>
              <w:rPr>
                <w:rFonts w:hint="eastAsia" w:ascii="宋体" w:hAnsi="宋体" w:cs="宋体"/>
                <w:sz w:val="24"/>
                <w:szCs w:val="24"/>
              </w:rPr>
            </w:pPr>
          </w:p>
        </w:tc>
        <w:tc>
          <w:tcPr>
            <w:tcW w:w="642" w:type="dxa"/>
            <w:vAlign w:val="center"/>
          </w:tcPr>
          <w:p w14:paraId="608D80A5">
            <w:pPr>
              <w:adjustRightInd w:val="0"/>
              <w:snapToGrid w:val="0"/>
              <w:spacing w:line="360" w:lineRule="auto"/>
              <w:jc w:val="center"/>
              <w:rPr>
                <w:rFonts w:hint="eastAsia" w:ascii="宋体" w:hAnsi="宋体" w:cs="宋体"/>
                <w:sz w:val="24"/>
                <w:szCs w:val="24"/>
              </w:rPr>
            </w:pPr>
          </w:p>
        </w:tc>
        <w:tc>
          <w:tcPr>
            <w:tcW w:w="908" w:type="dxa"/>
            <w:vAlign w:val="center"/>
          </w:tcPr>
          <w:p w14:paraId="692446D0">
            <w:pPr>
              <w:adjustRightInd w:val="0"/>
              <w:snapToGrid w:val="0"/>
              <w:spacing w:line="360" w:lineRule="auto"/>
              <w:jc w:val="center"/>
              <w:rPr>
                <w:rFonts w:hint="eastAsia" w:ascii="宋体" w:hAnsi="宋体" w:cs="宋体"/>
                <w:sz w:val="24"/>
                <w:szCs w:val="24"/>
              </w:rPr>
            </w:pPr>
          </w:p>
        </w:tc>
        <w:tc>
          <w:tcPr>
            <w:tcW w:w="1157" w:type="dxa"/>
            <w:vAlign w:val="center"/>
          </w:tcPr>
          <w:p w14:paraId="6A2F8D87">
            <w:pPr>
              <w:adjustRightInd w:val="0"/>
              <w:snapToGrid w:val="0"/>
              <w:spacing w:line="360" w:lineRule="auto"/>
              <w:jc w:val="center"/>
              <w:rPr>
                <w:rFonts w:hint="eastAsia" w:ascii="宋体" w:hAnsi="宋体" w:cs="宋体"/>
                <w:sz w:val="24"/>
                <w:szCs w:val="24"/>
              </w:rPr>
            </w:pPr>
          </w:p>
        </w:tc>
      </w:tr>
      <w:tr w14:paraId="1BC9D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664" w:type="dxa"/>
            <w:vAlign w:val="center"/>
          </w:tcPr>
          <w:p w14:paraId="27C0DB2F">
            <w:pPr>
              <w:adjustRightInd w:val="0"/>
              <w:snapToGrid w:val="0"/>
              <w:spacing w:line="360" w:lineRule="auto"/>
              <w:jc w:val="center"/>
              <w:rPr>
                <w:rFonts w:hint="eastAsia" w:ascii="宋体" w:hAnsi="宋体" w:cs="宋体"/>
                <w:sz w:val="24"/>
                <w:szCs w:val="24"/>
              </w:rPr>
            </w:pPr>
            <w:r>
              <w:rPr>
                <w:rFonts w:hint="eastAsia" w:ascii="宋体" w:hAnsi="宋体" w:cs="宋体"/>
                <w:sz w:val="24"/>
                <w:szCs w:val="24"/>
              </w:rPr>
              <w:t>3</w:t>
            </w:r>
          </w:p>
        </w:tc>
        <w:tc>
          <w:tcPr>
            <w:tcW w:w="1316" w:type="dxa"/>
            <w:vAlign w:val="center"/>
          </w:tcPr>
          <w:p w14:paraId="3499BCB8">
            <w:pPr>
              <w:adjustRightInd w:val="0"/>
              <w:snapToGrid w:val="0"/>
              <w:spacing w:line="360" w:lineRule="auto"/>
              <w:jc w:val="center"/>
              <w:rPr>
                <w:rFonts w:hint="eastAsia" w:ascii="宋体" w:hAnsi="宋体" w:cs="宋体"/>
                <w:sz w:val="24"/>
                <w:szCs w:val="24"/>
              </w:rPr>
            </w:pPr>
          </w:p>
        </w:tc>
        <w:tc>
          <w:tcPr>
            <w:tcW w:w="1102" w:type="dxa"/>
            <w:vAlign w:val="center"/>
          </w:tcPr>
          <w:p w14:paraId="43415643">
            <w:pPr>
              <w:adjustRightInd w:val="0"/>
              <w:snapToGrid w:val="0"/>
              <w:spacing w:line="360" w:lineRule="auto"/>
              <w:jc w:val="center"/>
              <w:rPr>
                <w:rFonts w:hint="eastAsia" w:ascii="宋体" w:hAnsi="宋体" w:cs="宋体"/>
                <w:sz w:val="24"/>
                <w:szCs w:val="24"/>
              </w:rPr>
            </w:pPr>
          </w:p>
        </w:tc>
        <w:tc>
          <w:tcPr>
            <w:tcW w:w="1995" w:type="dxa"/>
            <w:vAlign w:val="center"/>
          </w:tcPr>
          <w:p w14:paraId="68A2B76B">
            <w:pPr>
              <w:adjustRightInd w:val="0"/>
              <w:snapToGrid w:val="0"/>
              <w:spacing w:line="360" w:lineRule="auto"/>
              <w:jc w:val="center"/>
              <w:rPr>
                <w:rFonts w:hint="eastAsia" w:ascii="宋体" w:hAnsi="宋体" w:cs="宋体"/>
                <w:sz w:val="24"/>
                <w:szCs w:val="24"/>
              </w:rPr>
            </w:pPr>
          </w:p>
        </w:tc>
        <w:tc>
          <w:tcPr>
            <w:tcW w:w="653" w:type="dxa"/>
            <w:vAlign w:val="center"/>
          </w:tcPr>
          <w:p w14:paraId="05EAB221">
            <w:pPr>
              <w:adjustRightInd w:val="0"/>
              <w:snapToGrid w:val="0"/>
              <w:spacing w:line="360" w:lineRule="auto"/>
              <w:jc w:val="center"/>
              <w:rPr>
                <w:rFonts w:hint="eastAsia" w:ascii="宋体" w:hAnsi="宋体" w:cs="宋体"/>
                <w:sz w:val="24"/>
                <w:szCs w:val="24"/>
              </w:rPr>
            </w:pPr>
          </w:p>
        </w:tc>
        <w:tc>
          <w:tcPr>
            <w:tcW w:w="642" w:type="dxa"/>
            <w:vAlign w:val="center"/>
          </w:tcPr>
          <w:p w14:paraId="275FCCE3">
            <w:pPr>
              <w:adjustRightInd w:val="0"/>
              <w:snapToGrid w:val="0"/>
              <w:spacing w:line="360" w:lineRule="auto"/>
              <w:jc w:val="center"/>
              <w:rPr>
                <w:rFonts w:hint="eastAsia" w:ascii="宋体" w:hAnsi="宋体" w:cs="宋体"/>
                <w:sz w:val="24"/>
                <w:szCs w:val="24"/>
              </w:rPr>
            </w:pPr>
          </w:p>
        </w:tc>
        <w:tc>
          <w:tcPr>
            <w:tcW w:w="908" w:type="dxa"/>
            <w:vAlign w:val="center"/>
          </w:tcPr>
          <w:p w14:paraId="1898AD1F">
            <w:pPr>
              <w:adjustRightInd w:val="0"/>
              <w:snapToGrid w:val="0"/>
              <w:spacing w:line="360" w:lineRule="auto"/>
              <w:jc w:val="center"/>
              <w:rPr>
                <w:rFonts w:hint="eastAsia" w:ascii="宋体" w:hAnsi="宋体" w:cs="宋体"/>
                <w:sz w:val="24"/>
                <w:szCs w:val="24"/>
              </w:rPr>
            </w:pPr>
          </w:p>
        </w:tc>
        <w:tc>
          <w:tcPr>
            <w:tcW w:w="1157" w:type="dxa"/>
            <w:vAlign w:val="center"/>
          </w:tcPr>
          <w:p w14:paraId="693EE594">
            <w:pPr>
              <w:adjustRightInd w:val="0"/>
              <w:snapToGrid w:val="0"/>
              <w:spacing w:line="360" w:lineRule="auto"/>
              <w:jc w:val="center"/>
              <w:rPr>
                <w:rFonts w:hint="eastAsia" w:ascii="宋体" w:hAnsi="宋体" w:cs="宋体"/>
                <w:sz w:val="24"/>
                <w:szCs w:val="24"/>
              </w:rPr>
            </w:pPr>
          </w:p>
        </w:tc>
      </w:tr>
      <w:tr w14:paraId="43339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664" w:type="dxa"/>
            <w:vAlign w:val="center"/>
          </w:tcPr>
          <w:p w14:paraId="498D726E">
            <w:pPr>
              <w:adjustRightInd w:val="0"/>
              <w:snapToGrid w:val="0"/>
              <w:spacing w:line="360" w:lineRule="auto"/>
              <w:jc w:val="center"/>
              <w:rPr>
                <w:rFonts w:hint="eastAsia" w:ascii="宋体" w:hAnsi="宋体" w:cs="宋体"/>
                <w:sz w:val="24"/>
                <w:szCs w:val="24"/>
              </w:rPr>
            </w:pPr>
            <w:r>
              <w:rPr>
                <w:rFonts w:hint="eastAsia" w:ascii="宋体" w:hAnsi="宋体" w:cs="宋体"/>
                <w:sz w:val="24"/>
                <w:szCs w:val="24"/>
              </w:rPr>
              <w:t>4</w:t>
            </w:r>
          </w:p>
        </w:tc>
        <w:tc>
          <w:tcPr>
            <w:tcW w:w="1316" w:type="dxa"/>
            <w:vAlign w:val="center"/>
          </w:tcPr>
          <w:p w14:paraId="26CF3732">
            <w:pPr>
              <w:adjustRightInd w:val="0"/>
              <w:snapToGrid w:val="0"/>
              <w:spacing w:line="360" w:lineRule="auto"/>
              <w:jc w:val="center"/>
              <w:rPr>
                <w:rFonts w:hint="eastAsia" w:ascii="宋体" w:hAnsi="宋体" w:cs="宋体"/>
                <w:sz w:val="24"/>
                <w:szCs w:val="24"/>
              </w:rPr>
            </w:pPr>
          </w:p>
        </w:tc>
        <w:tc>
          <w:tcPr>
            <w:tcW w:w="1102" w:type="dxa"/>
            <w:vAlign w:val="center"/>
          </w:tcPr>
          <w:p w14:paraId="207C62A0">
            <w:pPr>
              <w:adjustRightInd w:val="0"/>
              <w:snapToGrid w:val="0"/>
              <w:spacing w:line="360" w:lineRule="auto"/>
              <w:jc w:val="center"/>
              <w:rPr>
                <w:rFonts w:hint="eastAsia" w:ascii="宋体" w:hAnsi="宋体" w:cs="宋体"/>
                <w:sz w:val="24"/>
                <w:szCs w:val="24"/>
              </w:rPr>
            </w:pPr>
          </w:p>
        </w:tc>
        <w:tc>
          <w:tcPr>
            <w:tcW w:w="1995" w:type="dxa"/>
            <w:vAlign w:val="center"/>
          </w:tcPr>
          <w:p w14:paraId="27DE0575">
            <w:pPr>
              <w:adjustRightInd w:val="0"/>
              <w:snapToGrid w:val="0"/>
              <w:spacing w:line="360" w:lineRule="auto"/>
              <w:jc w:val="center"/>
              <w:rPr>
                <w:rFonts w:hint="eastAsia" w:ascii="宋体" w:hAnsi="宋体" w:cs="宋体"/>
                <w:sz w:val="24"/>
                <w:szCs w:val="24"/>
              </w:rPr>
            </w:pPr>
          </w:p>
        </w:tc>
        <w:tc>
          <w:tcPr>
            <w:tcW w:w="653" w:type="dxa"/>
            <w:vAlign w:val="center"/>
          </w:tcPr>
          <w:p w14:paraId="4E50AAB2">
            <w:pPr>
              <w:adjustRightInd w:val="0"/>
              <w:snapToGrid w:val="0"/>
              <w:spacing w:line="360" w:lineRule="auto"/>
              <w:jc w:val="center"/>
              <w:rPr>
                <w:rFonts w:hint="eastAsia" w:ascii="宋体" w:hAnsi="宋体" w:cs="宋体"/>
                <w:sz w:val="24"/>
                <w:szCs w:val="24"/>
              </w:rPr>
            </w:pPr>
          </w:p>
        </w:tc>
        <w:tc>
          <w:tcPr>
            <w:tcW w:w="642" w:type="dxa"/>
            <w:vAlign w:val="center"/>
          </w:tcPr>
          <w:p w14:paraId="7784ED8C">
            <w:pPr>
              <w:adjustRightInd w:val="0"/>
              <w:snapToGrid w:val="0"/>
              <w:spacing w:line="360" w:lineRule="auto"/>
              <w:jc w:val="center"/>
              <w:rPr>
                <w:rFonts w:hint="eastAsia" w:ascii="宋体" w:hAnsi="宋体" w:cs="宋体"/>
                <w:sz w:val="24"/>
                <w:szCs w:val="24"/>
              </w:rPr>
            </w:pPr>
          </w:p>
        </w:tc>
        <w:tc>
          <w:tcPr>
            <w:tcW w:w="908" w:type="dxa"/>
            <w:vAlign w:val="center"/>
          </w:tcPr>
          <w:p w14:paraId="59194D9C">
            <w:pPr>
              <w:adjustRightInd w:val="0"/>
              <w:snapToGrid w:val="0"/>
              <w:spacing w:line="360" w:lineRule="auto"/>
              <w:jc w:val="center"/>
              <w:rPr>
                <w:rFonts w:hint="eastAsia" w:ascii="宋体" w:hAnsi="宋体" w:cs="宋体"/>
                <w:sz w:val="24"/>
                <w:szCs w:val="24"/>
              </w:rPr>
            </w:pPr>
          </w:p>
        </w:tc>
        <w:tc>
          <w:tcPr>
            <w:tcW w:w="1157" w:type="dxa"/>
            <w:vAlign w:val="center"/>
          </w:tcPr>
          <w:p w14:paraId="14B747A7">
            <w:pPr>
              <w:adjustRightInd w:val="0"/>
              <w:snapToGrid w:val="0"/>
              <w:spacing w:line="360" w:lineRule="auto"/>
              <w:jc w:val="center"/>
              <w:rPr>
                <w:rFonts w:hint="eastAsia" w:ascii="宋体" w:hAnsi="宋体" w:cs="宋体"/>
                <w:sz w:val="24"/>
                <w:szCs w:val="24"/>
              </w:rPr>
            </w:pPr>
          </w:p>
        </w:tc>
      </w:tr>
      <w:tr w14:paraId="569F0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664" w:type="dxa"/>
            <w:vAlign w:val="center"/>
          </w:tcPr>
          <w:p w14:paraId="2DF988A9">
            <w:pPr>
              <w:adjustRightInd w:val="0"/>
              <w:snapToGrid w:val="0"/>
              <w:spacing w:line="360" w:lineRule="auto"/>
              <w:jc w:val="center"/>
              <w:rPr>
                <w:rFonts w:hint="eastAsia" w:ascii="宋体" w:hAnsi="宋体" w:cs="宋体"/>
                <w:sz w:val="24"/>
                <w:szCs w:val="24"/>
              </w:rPr>
            </w:pPr>
            <w:r>
              <w:rPr>
                <w:rFonts w:hint="eastAsia" w:ascii="宋体" w:hAnsi="宋体" w:cs="宋体"/>
                <w:sz w:val="24"/>
                <w:szCs w:val="24"/>
              </w:rPr>
              <w:t>5</w:t>
            </w:r>
          </w:p>
        </w:tc>
        <w:tc>
          <w:tcPr>
            <w:tcW w:w="1316" w:type="dxa"/>
            <w:vAlign w:val="center"/>
          </w:tcPr>
          <w:p w14:paraId="5874E660">
            <w:pPr>
              <w:adjustRightInd w:val="0"/>
              <w:snapToGrid w:val="0"/>
              <w:spacing w:line="360" w:lineRule="auto"/>
              <w:jc w:val="center"/>
              <w:rPr>
                <w:rFonts w:hint="eastAsia" w:ascii="宋体" w:hAnsi="宋体" w:cs="宋体"/>
                <w:sz w:val="24"/>
                <w:szCs w:val="24"/>
              </w:rPr>
            </w:pPr>
          </w:p>
        </w:tc>
        <w:tc>
          <w:tcPr>
            <w:tcW w:w="1102" w:type="dxa"/>
            <w:vAlign w:val="center"/>
          </w:tcPr>
          <w:p w14:paraId="2CB6DAAB">
            <w:pPr>
              <w:adjustRightInd w:val="0"/>
              <w:snapToGrid w:val="0"/>
              <w:spacing w:line="360" w:lineRule="auto"/>
              <w:jc w:val="center"/>
              <w:rPr>
                <w:rFonts w:hint="eastAsia" w:ascii="宋体" w:hAnsi="宋体" w:cs="宋体"/>
                <w:sz w:val="24"/>
                <w:szCs w:val="24"/>
              </w:rPr>
            </w:pPr>
          </w:p>
        </w:tc>
        <w:tc>
          <w:tcPr>
            <w:tcW w:w="1995" w:type="dxa"/>
            <w:vAlign w:val="center"/>
          </w:tcPr>
          <w:p w14:paraId="763929C2">
            <w:pPr>
              <w:adjustRightInd w:val="0"/>
              <w:snapToGrid w:val="0"/>
              <w:spacing w:line="360" w:lineRule="auto"/>
              <w:jc w:val="center"/>
              <w:rPr>
                <w:rFonts w:hint="eastAsia" w:ascii="宋体" w:hAnsi="宋体" w:cs="宋体"/>
                <w:sz w:val="24"/>
                <w:szCs w:val="24"/>
              </w:rPr>
            </w:pPr>
          </w:p>
        </w:tc>
        <w:tc>
          <w:tcPr>
            <w:tcW w:w="653" w:type="dxa"/>
            <w:vAlign w:val="center"/>
          </w:tcPr>
          <w:p w14:paraId="074A45DA">
            <w:pPr>
              <w:adjustRightInd w:val="0"/>
              <w:snapToGrid w:val="0"/>
              <w:spacing w:line="360" w:lineRule="auto"/>
              <w:jc w:val="center"/>
              <w:rPr>
                <w:rFonts w:hint="eastAsia" w:ascii="宋体" w:hAnsi="宋体" w:cs="宋体"/>
                <w:sz w:val="24"/>
                <w:szCs w:val="24"/>
              </w:rPr>
            </w:pPr>
          </w:p>
        </w:tc>
        <w:tc>
          <w:tcPr>
            <w:tcW w:w="642" w:type="dxa"/>
            <w:vAlign w:val="center"/>
          </w:tcPr>
          <w:p w14:paraId="436F739C">
            <w:pPr>
              <w:adjustRightInd w:val="0"/>
              <w:snapToGrid w:val="0"/>
              <w:spacing w:line="360" w:lineRule="auto"/>
              <w:jc w:val="center"/>
              <w:rPr>
                <w:rFonts w:hint="eastAsia" w:ascii="宋体" w:hAnsi="宋体" w:cs="宋体"/>
                <w:sz w:val="24"/>
                <w:szCs w:val="24"/>
              </w:rPr>
            </w:pPr>
          </w:p>
        </w:tc>
        <w:tc>
          <w:tcPr>
            <w:tcW w:w="908" w:type="dxa"/>
            <w:vAlign w:val="center"/>
          </w:tcPr>
          <w:p w14:paraId="18B51780">
            <w:pPr>
              <w:adjustRightInd w:val="0"/>
              <w:snapToGrid w:val="0"/>
              <w:spacing w:line="360" w:lineRule="auto"/>
              <w:jc w:val="center"/>
              <w:rPr>
                <w:rFonts w:hint="eastAsia" w:ascii="宋体" w:hAnsi="宋体" w:cs="宋体"/>
                <w:sz w:val="24"/>
                <w:szCs w:val="24"/>
              </w:rPr>
            </w:pPr>
          </w:p>
        </w:tc>
        <w:tc>
          <w:tcPr>
            <w:tcW w:w="1157" w:type="dxa"/>
            <w:vAlign w:val="center"/>
          </w:tcPr>
          <w:p w14:paraId="6493CF38">
            <w:pPr>
              <w:adjustRightInd w:val="0"/>
              <w:snapToGrid w:val="0"/>
              <w:spacing w:line="360" w:lineRule="auto"/>
              <w:jc w:val="center"/>
              <w:rPr>
                <w:rFonts w:hint="eastAsia" w:ascii="宋体" w:hAnsi="宋体" w:cs="宋体"/>
                <w:sz w:val="24"/>
                <w:szCs w:val="24"/>
              </w:rPr>
            </w:pPr>
          </w:p>
        </w:tc>
      </w:tr>
      <w:tr w14:paraId="4ABFE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8437" w:type="dxa"/>
            <w:gridSpan w:val="8"/>
            <w:vAlign w:val="center"/>
          </w:tcPr>
          <w:p w14:paraId="0CDBD5D4">
            <w:pPr>
              <w:tabs>
                <w:tab w:val="left" w:pos="0"/>
              </w:tabs>
              <w:spacing w:line="360" w:lineRule="auto"/>
              <w:ind w:firstLine="426"/>
              <w:rPr>
                <w:rFonts w:hint="eastAsia" w:ascii="宋体" w:hAnsi="宋体" w:cs="宋体"/>
                <w:sz w:val="24"/>
                <w:szCs w:val="24"/>
              </w:rPr>
            </w:pPr>
            <w:r>
              <w:rPr>
                <w:rFonts w:hint="eastAsia" w:ascii="宋体" w:hAnsi="宋体" w:cs="宋体"/>
                <w:sz w:val="24"/>
                <w:szCs w:val="24"/>
              </w:rPr>
              <w:t>总价：人民币大写：</w:t>
            </w:r>
            <w:r>
              <w:rPr>
                <w:rFonts w:hint="eastAsia" w:ascii="宋体" w:hAnsi="宋体" w:cs="宋体"/>
                <w:sz w:val="24"/>
                <w:szCs w:val="24"/>
                <w:u w:val="single"/>
              </w:rPr>
              <w:t xml:space="preserve">              </w:t>
            </w:r>
          </w:p>
          <w:p w14:paraId="5637BC49">
            <w:pPr>
              <w:tabs>
                <w:tab w:val="left" w:pos="0"/>
              </w:tabs>
              <w:spacing w:line="360" w:lineRule="auto"/>
              <w:ind w:firstLine="1144" w:firstLineChars="477"/>
              <w:rPr>
                <w:rFonts w:hint="eastAsia" w:ascii="宋体" w:hAnsi="宋体" w:cs="宋体"/>
                <w:sz w:val="24"/>
                <w:szCs w:val="24"/>
              </w:rPr>
            </w:pPr>
            <w:r>
              <w:rPr>
                <w:rFonts w:hint="eastAsia" w:ascii="宋体" w:hAnsi="宋体" w:cs="宋体"/>
                <w:sz w:val="24"/>
                <w:szCs w:val="24"/>
              </w:rPr>
              <w:t>人民币小写：</w:t>
            </w:r>
            <w:r>
              <w:rPr>
                <w:rFonts w:hint="eastAsia" w:ascii="宋体" w:hAnsi="宋体" w:cs="宋体"/>
                <w:sz w:val="24"/>
                <w:szCs w:val="24"/>
                <w:u w:val="single"/>
              </w:rPr>
              <w:t xml:space="preserve">              </w:t>
            </w:r>
            <w:r>
              <w:rPr>
                <w:rFonts w:hint="eastAsia" w:ascii="宋体" w:hAnsi="宋体" w:cs="宋体"/>
                <w:sz w:val="24"/>
                <w:szCs w:val="24"/>
              </w:rPr>
              <w:t>元</w:t>
            </w:r>
          </w:p>
        </w:tc>
      </w:tr>
    </w:tbl>
    <w:p w14:paraId="5FFE55A1">
      <w:pPr>
        <w:spacing w:line="360" w:lineRule="auto"/>
        <w:rPr>
          <w:rFonts w:hint="eastAsia" w:ascii="宋体" w:hAnsi="宋体" w:cs="宋体"/>
          <w:sz w:val="24"/>
          <w:szCs w:val="24"/>
        </w:rPr>
      </w:pPr>
    </w:p>
    <w:p w14:paraId="58797D26">
      <w:pPr>
        <w:spacing w:line="360" w:lineRule="auto"/>
        <w:rPr>
          <w:rFonts w:hint="eastAsia" w:ascii="宋体" w:hAnsi="宋体" w:cs="宋体"/>
          <w:sz w:val="24"/>
          <w:szCs w:val="24"/>
        </w:rPr>
        <w:sectPr>
          <w:pgSz w:w="11906" w:h="16839"/>
          <w:pgMar w:top="1440" w:right="1800" w:bottom="1440" w:left="1800" w:header="0" w:footer="0" w:gutter="0"/>
          <w:cols w:space="720" w:num="1"/>
        </w:sectPr>
      </w:pPr>
    </w:p>
    <w:tbl>
      <w:tblPr>
        <w:tblStyle w:val="45"/>
        <w:tblpPr w:leftFromText="180" w:rightFromText="180" w:vertAnchor="page" w:horzAnchor="page" w:tblpXSpec="center" w:tblpY="1664"/>
        <w:tblOverlap w:val="never"/>
        <w:tblW w:w="95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86"/>
        <w:gridCol w:w="2708"/>
        <w:gridCol w:w="593"/>
        <w:gridCol w:w="1631"/>
        <w:gridCol w:w="382"/>
        <w:gridCol w:w="868"/>
        <w:gridCol w:w="1512"/>
      </w:tblGrid>
      <w:tr w14:paraId="473E11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512" w:type="dxa"/>
          <w:cantSplit/>
          <w:trHeight w:val="484" w:hRule="atLeast"/>
          <w:jc w:val="center"/>
        </w:trPr>
        <w:tc>
          <w:tcPr>
            <w:tcW w:w="8068" w:type="dxa"/>
            <w:gridSpan w:val="6"/>
            <w:tcBorders>
              <w:top w:val="nil"/>
              <w:left w:val="nil"/>
              <w:bottom w:val="single" w:color="000000" w:sz="4" w:space="0"/>
              <w:right w:val="nil"/>
            </w:tcBorders>
            <w:vAlign w:val="center"/>
          </w:tcPr>
          <w:p w14:paraId="5AB4C84C">
            <w:pPr>
              <w:spacing w:before="120" w:beforeLines="50" w:after="120" w:afterLines="50" w:line="360" w:lineRule="auto"/>
              <w:ind w:left="105" w:leftChars="50"/>
              <w:rPr>
                <w:rFonts w:hint="eastAsia" w:ascii="宋体" w:hAnsi="宋体" w:cs="宋体"/>
                <w:sz w:val="24"/>
                <w:szCs w:val="24"/>
              </w:rPr>
            </w:pPr>
            <w:r>
              <w:rPr>
                <w:rFonts w:hint="eastAsia" w:ascii="宋体" w:hAnsi="宋体" w:cs="宋体"/>
                <w:sz w:val="24"/>
                <w:szCs w:val="24"/>
              </w:rPr>
              <w:t>附件2：</w:t>
            </w:r>
          </w:p>
          <w:p w14:paraId="500FE364">
            <w:pPr>
              <w:spacing w:before="120" w:beforeLines="50" w:after="120" w:afterLines="50" w:line="360" w:lineRule="auto"/>
              <w:ind w:left="105" w:leftChars="50"/>
              <w:jc w:val="center"/>
              <w:rPr>
                <w:rFonts w:hint="eastAsia" w:ascii="宋体" w:hAnsi="宋体" w:cs="宋体"/>
                <w:b/>
                <w:bCs/>
                <w:color w:val="000000"/>
                <w:sz w:val="24"/>
                <w:szCs w:val="24"/>
              </w:rPr>
            </w:pPr>
            <w:r>
              <w:rPr>
                <w:rFonts w:hint="eastAsia" w:ascii="宋体" w:hAnsi="宋体" w:cs="宋体"/>
                <w:b/>
                <w:bCs/>
                <w:color w:val="000000"/>
                <w:sz w:val="24"/>
                <w:szCs w:val="24"/>
              </w:rPr>
              <w:t>合同履约验收报告-货物类</w:t>
            </w:r>
          </w:p>
        </w:tc>
      </w:tr>
      <w:tr w14:paraId="7C2540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512" w:type="dxa"/>
          <w:cantSplit/>
          <w:trHeight w:val="90" w:hRule="atLeast"/>
          <w:jc w:val="center"/>
        </w:trPr>
        <w:tc>
          <w:tcPr>
            <w:tcW w:w="1886" w:type="dxa"/>
            <w:tcBorders>
              <w:top w:val="single" w:color="000000" w:sz="4" w:space="0"/>
              <w:right w:val="single" w:color="000000" w:sz="4" w:space="0"/>
            </w:tcBorders>
            <w:vAlign w:val="center"/>
          </w:tcPr>
          <w:p w14:paraId="4A12671D">
            <w:pPr>
              <w:spacing w:before="120" w:beforeLines="50" w:after="120" w:afterLines="50" w:line="360" w:lineRule="auto"/>
              <w:ind w:left="105" w:leftChars="50" w:right="105" w:rightChars="50"/>
              <w:rPr>
                <w:rFonts w:hint="eastAsia" w:ascii="宋体" w:hAnsi="宋体" w:cs="宋体"/>
                <w:color w:val="000000"/>
                <w:sz w:val="24"/>
                <w:szCs w:val="24"/>
              </w:rPr>
            </w:pPr>
            <w:r>
              <w:rPr>
                <w:rFonts w:hint="eastAsia" w:ascii="宋体" w:hAnsi="宋体" w:cs="宋体"/>
                <w:color w:val="000000"/>
                <w:spacing w:val="-4"/>
                <w:sz w:val="24"/>
                <w:szCs w:val="24"/>
              </w:rPr>
              <w:t>合同名称</w:t>
            </w:r>
          </w:p>
        </w:tc>
        <w:tc>
          <w:tcPr>
            <w:tcW w:w="3301" w:type="dxa"/>
            <w:gridSpan w:val="2"/>
            <w:tcBorders>
              <w:top w:val="single" w:color="000000" w:sz="4" w:space="0"/>
              <w:left w:val="single" w:color="000000" w:sz="4" w:space="0"/>
              <w:right w:val="single" w:color="000000" w:sz="4" w:space="0"/>
            </w:tcBorders>
            <w:vAlign w:val="center"/>
          </w:tcPr>
          <w:p w14:paraId="53350EB4">
            <w:pPr>
              <w:spacing w:before="120" w:beforeLines="50" w:after="120" w:afterLines="50" w:line="360" w:lineRule="auto"/>
              <w:ind w:left="105" w:leftChars="50" w:right="105" w:rightChars="50"/>
              <w:rPr>
                <w:rFonts w:hint="eastAsia" w:ascii="宋体" w:hAnsi="宋体" w:cs="宋体"/>
                <w:color w:val="000000"/>
                <w:sz w:val="24"/>
                <w:szCs w:val="24"/>
              </w:rPr>
            </w:pPr>
          </w:p>
        </w:tc>
        <w:tc>
          <w:tcPr>
            <w:tcW w:w="1631" w:type="dxa"/>
            <w:tcBorders>
              <w:top w:val="single" w:color="000000" w:sz="4" w:space="0"/>
              <w:left w:val="single" w:color="000000" w:sz="4" w:space="0"/>
              <w:right w:val="single" w:color="000000" w:sz="4" w:space="0"/>
            </w:tcBorders>
            <w:vAlign w:val="center"/>
          </w:tcPr>
          <w:p w14:paraId="70CCB5DC">
            <w:pPr>
              <w:spacing w:before="120" w:beforeLines="50" w:after="120" w:afterLines="50" w:line="360" w:lineRule="auto"/>
              <w:ind w:left="105" w:leftChars="50" w:right="105" w:rightChars="50"/>
              <w:rPr>
                <w:rFonts w:hint="eastAsia" w:ascii="宋体" w:hAnsi="宋体" w:cs="宋体"/>
                <w:color w:val="000000"/>
                <w:sz w:val="24"/>
                <w:szCs w:val="24"/>
              </w:rPr>
            </w:pPr>
            <w:r>
              <w:rPr>
                <w:rFonts w:hint="eastAsia" w:ascii="宋体" w:hAnsi="宋体" w:cs="宋体"/>
                <w:color w:val="000000"/>
                <w:sz w:val="24"/>
                <w:szCs w:val="24"/>
              </w:rPr>
              <w:t>合同金</w:t>
            </w:r>
            <w:r>
              <w:rPr>
                <w:rFonts w:hint="eastAsia" w:ascii="宋体" w:hAnsi="宋体" w:cs="宋体"/>
                <w:color w:val="000000"/>
                <w:spacing w:val="-10"/>
                <w:sz w:val="24"/>
                <w:szCs w:val="24"/>
              </w:rPr>
              <w:t>额</w:t>
            </w:r>
          </w:p>
        </w:tc>
        <w:tc>
          <w:tcPr>
            <w:tcW w:w="1250" w:type="dxa"/>
            <w:gridSpan w:val="2"/>
            <w:tcBorders>
              <w:top w:val="single" w:color="000000" w:sz="4" w:space="0"/>
              <w:left w:val="single" w:color="000000" w:sz="4" w:space="0"/>
            </w:tcBorders>
            <w:vAlign w:val="center"/>
          </w:tcPr>
          <w:p w14:paraId="463A4FB0">
            <w:pPr>
              <w:spacing w:before="120" w:beforeLines="50" w:after="120" w:afterLines="50" w:line="360" w:lineRule="auto"/>
              <w:ind w:left="105" w:leftChars="50" w:right="105" w:rightChars="50"/>
              <w:rPr>
                <w:rFonts w:hint="eastAsia" w:ascii="宋体" w:hAnsi="宋体" w:cs="宋体"/>
                <w:color w:val="000000"/>
                <w:sz w:val="24"/>
                <w:szCs w:val="24"/>
              </w:rPr>
            </w:pPr>
          </w:p>
        </w:tc>
      </w:tr>
      <w:tr w14:paraId="60037B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512" w:type="dxa"/>
          <w:cantSplit/>
          <w:trHeight w:val="355" w:hRule="atLeast"/>
          <w:jc w:val="center"/>
        </w:trPr>
        <w:tc>
          <w:tcPr>
            <w:tcW w:w="1886" w:type="dxa"/>
            <w:tcBorders>
              <w:right w:val="single" w:color="000000" w:sz="4" w:space="0"/>
            </w:tcBorders>
            <w:vAlign w:val="center"/>
          </w:tcPr>
          <w:p w14:paraId="5500020C">
            <w:pPr>
              <w:spacing w:before="120" w:beforeLines="50" w:after="120" w:afterLines="50" w:line="360" w:lineRule="auto"/>
              <w:ind w:left="105" w:leftChars="50" w:right="105" w:rightChars="50"/>
              <w:rPr>
                <w:rFonts w:hint="eastAsia" w:ascii="宋体" w:hAnsi="宋体" w:cs="宋体"/>
                <w:color w:val="000000"/>
                <w:sz w:val="24"/>
                <w:szCs w:val="24"/>
              </w:rPr>
            </w:pPr>
            <w:r>
              <w:rPr>
                <w:rFonts w:hint="eastAsia" w:ascii="宋体" w:hAnsi="宋体" w:cs="宋体"/>
                <w:color w:val="000000"/>
                <w:sz w:val="24"/>
                <w:szCs w:val="24"/>
              </w:rPr>
              <w:t>签订单位</w:t>
            </w:r>
          </w:p>
        </w:tc>
        <w:tc>
          <w:tcPr>
            <w:tcW w:w="3301" w:type="dxa"/>
            <w:gridSpan w:val="2"/>
            <w:tcBorders>
              <w:left w:val="single" w:color="000000" w:sz="4" w:space="0"/>
              <w:right w:val="single" w:color="000000" w:sz="4" w:space="0"/>
            </w:tcBorders>
            <w:vAlign w:val="center"/>
          </w:tcPr>
          <w:p w14:paraId="1C93A86C">
            <w:pPr>
              <w:spacing w:before="120" w:beforeLines="50" w:after="120" w:afterLines="50" w:line="360" w:lineRule="auto"/>
              <w:ind w:left="105" w:leftChars="50" w:right="105" w:rightChars="50"/>
              <w:rPr>
                <w:rFonts w:hint="eastAsia" w:ascii="宋体" w:hAnsi="宋体" w:cs="宋体"/>
                <w:color w:val="000000"/>
                <w:sz w:val="24"/>
                <w:szCs w:val="24"/>
              </w:rPr>
            </w:pPr>
          </w:p>
        </w:tc>
        <w:tc>
          <w:tcPr>
            <w:tcW w:w="1631" w:type="dxa"/>
            <w:tcBorders>
              <w:left w:val="single" w:color="000000" w:sz="4" w:space="0"/>
              <w:right w:val="single" w:color="000000" w:sz="4" w:space="0"/>
            </w:tcBorders>
            <w:vAlign w:val="center"/>
          </w:tcPr>
          <w:p w14:paraId="517C6425">
            <w:pPr>
              <w:spacing w:before="120" w:beforeLines="50" w:after="120" w:afterLines="50" w:line="360" w:lineRule="auto"/>
              <w:ind w:left="105" w:leftChars="50" w:right="105" w:rightChars="50"/>
              <w:rPr>
                <w:rFonts w:hint="eastAsia" w:ascii="宋体" w:hAnsi="宋体" w:cs="宋体"/>
                <w:color w:val="000000"/>
                <w:sz w:val="24"/>
                <w:szCs w:val="24"/>
              </w:rPr>
            </w:pPr>
            <w:r>
              <w:rPr>
                <w:rFonts w:hint="eastAsia" w:ascii="宋体" w:hAnsi="宋体" w:cs="宋体"/>
                <w:color w:val="000000"/>
                <w:sz w:val="24"/>
                <w:szCs w:val="24"/>
              </w:rPr>
              <w:t>供应商</w:t>
            </w:r>
          </w:p>
        </w:tc>
        <w:tc>
          <w:tcPr>
            <w:tcW w:w="1250" w:type="dxa"/>
            <w:gridSpan w:val="2"/>
            <w:tcBorders>
              <w:left w:val="single" w:color="000000" w:sz="4" w:space="0"/>
            </w:tcBorders>
            <w:vAlign w:val="center"/>
          </w:tcPr>
          <w:p w14:paraId="0FBFABE0">
            <w:pPr>
              <w:spacing w:before="120" w:beforeLines="50" w:after="120" w:afterLines="50" w:line="360" w:lineRule="auto"/>
              <w:ind w:left="105" w:leftChars="50" w:right="105" w:rightChars="50"/>
              <w:rPr>
                <w:rFonts w:hint="eastAsia" w:ascii="宋体" w:hAnsi="宋体" w:cs="宋体"/>
                <w:color w:val="000000"/>
                <w:sz w:val="24"/>
                <w:szCs w:val="24"/>
              </w:rPr>
            </w:pPr>
          </w:p>
        </w:tc>
      </w:tr>
      <w:tr w14:paraId="15E913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512" w:type="dxa"/>
          <w:cantSplit/>
          <w:trHeight w:val="90" w:hRule="atLeast"/>
          <w:jc w:val="center"/>
        </w:trPr>
        <w:tc>
          <w:tcPr>
            <w:tcW w:w="1886" w:type="dxa"/>
            <w:vAlign w:val="center"/>
          </w:tcPr>
          <w:p w14:paraId="688FE695">
            <w:pPr>
              <w:spacing w:before="120" w:beforeLines="50" w:after="120" w:afterLines="50" w:line="360" w:lineRule="auto"/>
              <w:ind w:left="105" w:leftChars="50" w:right="105" w:rightChars="50"/>
              <w:rPr>
                <w:rFonts w:hint="eastAsia" w:ascii="宋体" w:hAnsi="宋体" w:cs="宋体"/>
                <w:color w:val="000000"/>
                <w:sz w:val="24"/>
                <w:szCs w:val="24"/>
              </w:rPr>
            </w:pPr>
            <w:r>
              <w:rPr>
                <w:rFonts w:hint="eastAsia" w:ascii="宋体" w:hAnsi="宋体" w:cs="宋体"/>
                <w:color w:val="000000"/>
                <w:spacing w:val="-3"/>
                <w:sz w:val="24"/>
                <w:szCs w:val="24"/>
              </w:rPr>
              <w:t>验收时间</w:t>
            </w:r>
          </w:p>
        </w:tc>
        <w:tc>
          <w:tcPr>
            <w:tcW w:w="3301" w:type="dxa"/>
            <w:gridSpan w:val="2"/>
            <w:vAlign w:val="center"/>
          </w:tcPr>
          <w:p w14:paraId="5864922E">
            <w:pPr>
              <w:spacing w:before="120" w:beforeLines="50" w:after="120" w:afterLines="50" w:line="360" w:lineRule="auto"/>
              <w:ind w:left="105" w:leftChars="50" w:right="105" w:rightChars="50"/>
              <w:rPr>
                <w:rFonts w:hint="eastAsia" w:ascii="宋体" w:hAnsi="宋体" w:cs="宋体"/>
                <w:color w:val="000000"/>
                <w:sz w:val="24"/>
                <w:szCs w:val="24"/>
              </w:rPr>
            </w:pPr>
          </w:p>
        </w:tc>
        <w:tc>
          <w:tcPr>
            <w:tcW w:w="1631" w:type="dxa"/>
            <w:vAlign w:val="center"/>
          </w:tcPr>
          <w:p w14:paraId="0757324B">
            <w:pPr>
              <w:spacing w:before="120" w:beforeLines="50" w:after="120" w:afterLines="50" w:line="360" w:lineRule="auto"/>
              <w:ind w:left="105" w:leftChars="50" w:right="105" w:rightChars="50"/>
              <w:rPr>
                <w:rFonts w:hint="eastAsia" w:ascii="宋体" w:hAnsi="宋体" w:cs="宋体"/>
                <w:color w:val="000000"/>
                <w:sz w:val="24"/>
                <w:szCs w:val="24"/>
              </w:rPr>
            </w:pPr>
            <w:r>
              <w:rPr>
                <w:rFonts w:hint="eastAsia" w:ascii="宋体" w:hAnsi="宋体" w:cs="宋体"/>
                <w:color w:val="000000"/>
                <w:spacing w:val="-3"/>
                <w:sz w:val="24"/>
                <w:szCs w:val="24"/>
              </w:rPr>
              <w:t>验收地点</w:t>
            </w:r>
          </w:p>
        </w:tc>
        <w:tc>
          <w:tcPr>
            <w:tcW w:w="1250" w:type="dxa"/>
            <w:gridSpan w:val="2"/>
            <w:vAlign w:val="center"/>
          </w:tcPr>
          <w:p w14:paraId="6CF7CB70">
            <w:pPr>
              <w:spacing w:before="120" w:beforeLines="50" w:after="120" w:afterLines="50" w:line="360" w:lineRule="auto"/>
              <w:ind w:left="105" w:leftChars="50" w:right="105" w:rightChars="50"/>
              <w:rPr>
                <w:rFonts w:hint="eastAsia" w:ascii="宋体" w:hAnsi="宋体" w:cs="宋体"/>
                <w:color w:val="000000"/>
                <w:sz w:val="24"/>
                <w:szCs w:val="24"/>
              </w:rPr>
            </w:pPr>
          </w:p>
        </w:tc>
      </w:tr>
      <w:tr w14:paraId="659751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512" w:type="dxa"/>
          <w:cantSplit/>
          <w:trHeight w:val="535" w:hRule="atLeast"/>
          <w:jc w:val="center"/>
        </w:trPr>
        <w:tc>
          <w:tcPr>
            <w:tcW w:w="1886" w:type="dxa"/>
            <w:vAlign w:val="center"/>
          </w:tcPr>
          <w:p w14:paraId="60987A71">
            <w:pPr>
              <w:spacing w:before="120" w:beforeLines="50" w:after="120" w:afterLines="50" w:line="360" w:lineRule="auto"/>
              <w:ind w:left="105" w:leftChars="50" w:right="105" w:rightChars="50"/>
              <w:rPr>
                <w:rFonts w:hint="eastAsia" w:ascii="宋体" w:hAnsi="宋体" w:cs="宋体"/>
                <w:color w:val="000000"/>
                <w:sz w:val="24"/>
                <w:szCs w:val="24"/>
              </w:rPr>
            </w:pPr>
            <w:r>
              <w:rPr>
                <w:rFonts w:hint="eastAsia" w:ascii="宋体" w:hAnsi="宋体" w:cs="宋体"/>
                <w:color w:val="000000"/>
                <w:w w:val="105"/>
                <w:sz w:val="24"/>
                <w:szCs w:val="24"/>
              </w:rPr>
              <w:t>合同验收方</w:t>
            </w:r>
            <w:r>
              <w:rPr>
                <w:rFonts w:hint="eastAsia" w:ascii="宋体" w:hAnsi="宋体" w:cs="宋体"/>
                <w:color w:val="000000"/>
                <w:spacing w:val="-10"/>
                <w:w w:val="105"/>
                <w:sz w:val="24"/>
                <w:szCs w:val="24"/>
              </w:rPr>
              <w:t>式</w:t>
            </w:r>
          </w:p>
        </w:tc>
        <w:tc>
          <w:tcPr>
            <w:tcW w:w="6182" w:type="dxa"/>
            <w:gridSpan w:val="5"/>
            <w:vAlign w:val="center"/>
          </w:tcPr>
          <w:p w14:paraId="6B26AD68">
            <w:pPr>
              <w:tabs>
                <w:tab w:val="left" w:pos="1591"/>
                <w:tab w:val="left" w:pos="3078"/>
                <w:tab w:val="left" w:pos="5093"/>
                <w:tab w:val="left" w:pos="6475"/>
              </w:tabs>
              <w:spacing w:before="120" w:beforeLines="50" w:after="120" w:afterLines="50" w:line="360" w:lineRule="auto"/>
              <w:ind w:left="105" w:leftChars="50" w:right="105" w:rightChars="50"/>
              <w:rPr>
                <w:rFonts w:hint="eastAsia" w:ascii="宋体" w:hAnsi="宋体" w:cs="宋体"/>
                <w:color w:val="000000"/>
                <w:sz w:val="24"/>
                <w:szCs w:val="24"/>
              </w:rPr>
            </w:pPr>
            <w:r>
              <w:rPr>
                <w:rFonts w:hint="eastAsia" w:ascii="宋体" w:hAnsi="宋体" w:cs="宋体"/>
                <w:bCs/>
                <w:color w:val="000000"/>
                <w:sz w:val="24"/>
                <w:szCs w:val="24"/>
              </w:rPr>
              <w:t>□</w:t>
            </w:r>
            <w:r>
              <w:rPr>
                <w:rFonts w:hint="eastAsia" w:ascii="宋体" w:hAnsi="宋体" w:cs="宋体"/>
                <w:color w:val="000000"/>
                <w:sz w:val="24"/>
                <w:szCs w:val="24"/>
              </w:rPr>
              <w:t>一次性验</w:t>
            </w:r>
            <w:r>
              <w:rPr>
                <w:rFonts w:hint="eastAsia" w:ascii="宋体" w:hAnsi="宋体" w:cs="宋体"/>
                <w:color w:val="000000"/>
                <w:spacing w:val="-10"/>
                <w:sz w:val="24"/>
                <w:szCs w:val="24"/>
              </w:rPr>
              <w:t>收</w:t>
            </w:r>
          </w:p>
          <w:p w14:paraId="17198896">
            <w:pPr>
              <w:tabs>
                <w:tab w:val="left" w:pos="1591"/>
                <w:tab w:val="left" w:pos="3078"/>
                <w:tab w:val="left" w:pos="5093"/>
                <w:tab w:val="left" w:pos="6475"/>
              </w:tabs>
              <w:spacing w:before="120" w:beforeLines="50" w:after="120" w:afterLines="50" w:line="360" w:lineRule="auto"/>
              <w:ind w:left="105" w:leftChars="50" w:right="105" w:rightChars="50"/>
              <w:rPr>
                <w:rFonts w:hint="eastAsia" w:ascii="宋体" w:hAnsi="宋体" w:cs="宋体"/>
                <w:color w:val="000000"/>
                <w:sz w:val="24"/>
                <w:szCs w:val="24"/>
              </w:rPr>
            </w:pPr>
            <w:r>
              <w:rPr>
                <w:rFonts w:hint="eastAsia" w:ascii="宋体" w:hAnsi="宋体" w:cs="宋体"/>
                <w:bCs/>
                <w:color w:val="000000"/>
                <w:sz w:val="24"/>
                <w:szCs w:val="24"/>
              </w:rPr>
              <w:t>□</w:t>
            </w:r>
            <w:r>
              <w:rPr>
                <w:rFonts w:hint="eastAsia" w:ascii="宋体" w:hAnsi="宋体" w:cs="宋体"/>
                <w:color w:val="000000"/>
                <w:sz w:val="24"/>
                <w:szCs w:val="24"/>
              </w:rPr>
              <w:t>分阶段验</w:t>
            </w:r>
            <w:r>
              <w:rPr>
                <w:rFonts w:hint="eastAsia" w:ascii="宋体" w:hAnsi="宋体" w:cs="宋体"/>
                <w:color w:val="000000"/>
                <w:spacing w:val="-10"/>
                <w:sz w:val="24"/>
                <w:szCs w:val="24"/>
              </w:rPr>
              <w:t>收（</w:t>
            </w:r>
            <w:r>
              <w:rPr>
                <w:rFonts w:hint="eastAsia" w:ascii="宋体" w:hAnsi="宋体" w:cs="宋体"/>
                <w:color w:val="000000"/>
                <w:sz w:val="24"/>
                <w:szCs w:val="24"/>
              </w:rPr>
              <w:t>共</w:t>
            </w:r>
            <w:r>
              <w:rPr>
                <w:rFonts w:hint="eastAsia" w:ascii="宋体" w:hAnsi="宋体" w:cs="宋体"/>
                <w:color w:val="000000"/>
                <w:spacing w:val="-10"/>
                <w:sz w:val="24"/>
                <w:szCs w:val="24"/>
              </w:rPr>
              <w:t>分</w:t>
            </w:r>
            <w:r>
              <w:rPr>
                <w:rFonts w:hint="eastAsia" w:ascii="宋体" w:hAnsi="宋体" w:cs="宋体"/>
                <w:color w:val="000000"/>
                <w:spacing w:val="-10"/>
                <w:sz w:val="24"/>
                <w:szCs w:val="24"/>
                <w:u w:val="single"/>
              </w:rPr>
              <w:t xml:space="preserve">    </w:t>
            </w:r>
            <w:r>
              <w:rPr>
                <w:rFonts w:hint="eastAsia" w:ascii="宋体" w:hAnsi="宋体" w:cs="宋体"/>
                <w:color w:val="000000"/>
                <w:sz w:val="24"/>
                <w:szCs w:val="24"/>
              </w:rPr>
              <w:t>阶段，</w:t>
            </w:r>
            <w:r>
              <w:rPr>
                <w:rFonts w:hint="eastAsia" w:ascii="宋体" w:hAnsi="宋体" w:cs="宋体"/>
                <w:color w:val="000000"/>
                <w:spacing w:val="-10"/>
                <w:sz w:val="24"/>
                <w:szCs w:val="24"/>
              </w:rPr>
              <w:t>此为</w:t>
            </w:r>
            <w:r>
              <w:rPr>
                <w:rFonts w:hint="eastAsia" w:ascii="宋体" w:hAnsi="宋体" w:cs="宋体"/>
                <w:color w:val="000000"/>
                <w:spacing w:val="-10"/>
                <w:sz w:val="24"/>
                <w:szCs w:val="24"/>
                <w:u w:val="single"/>
              </w:rPr>
              <w:t xml:space="preserve">    </w:t>
            </w:r>
            <w:r>
              <w:rPr>
                <w:rFonts w:hint="eastAsia" w:ascii="宋体" w:hAnsi="宋体" w:cs="宋体"/>
                <w:color w:val="000000"/>
                <w:spacing w:val="-10"/>
                <w:sz w:val="24"/>
                <w:szCs w:val="24"/>
              </w:rPr>
              <w:t>阶段验收）</w:t>
            </w:r>
          </w:p>
          <w:p w14:paraId="3497A796">
            <w:pPr>
              <w:tabs>
                <w:tab w:val="left" w:pos="1591"/>
                <w:tab w:val="left" w:pos="3078"/>
                <w:tab w:val="left" w:pos="5093"/>
                <w:tab w:val="left" w:pos="6475"/>
              </w:tabs>
              <w:spacing w:before="120" w:beforeLines="50" w:after="120" w:afterLines="50" w:line="360" w:lineRule="auto"/>
              <w:ind w:left="105" w:leftChars="50" w:right="105" w:rightChars="50"/>
              <w:rPr>
                <w:rFonts w:hint="eastAsia" w:ascii="宋体" w:hAnsi="宋体" w:cs="宋体"/>
                <w:color w:val="000000"/>
                <w:sz w:val="24"/>
                <w:szCs w:val="24"/>
              </w:rPr>
            </w:pPr>
            <w:r>
              <w:rPr>
                <w:rFonts w:hint="eastAsia" w:ascii="宋体" w:hAnsi="宋体" w:cs="宋体"/>
                <w:bCs/>
                <w:color w:val="000000"/>
                <w:sz w:val="24"/>
                <w:szCs w:val="24"/>
              </w:rPr>
              <w:t>□</w:t>
            </w:r>
            <w:r>
              <w:rPr>
                <w:rFonts w:hint="eastAsia" w:ascii="宋体" w:hAnsi="宋体" w:cs="宋体"/>
                <w:color w:val="000000"/>
                <w:sz w:val="24"/>
                <w:szCs w:val="24"/>
              </w:rPr>
              <w:t>固定周期验收（共</w:t>
            </w:r>
            <w:r>
              <w:rPr>
                <w:rFonts w:hint="eastAsia" w:ascii="宋体" w:hAnsi="宋体" w:cs="宋体"/>
                <w:color w:val="000000"/>
                <w:spacing w:val="-10"/>
                <w:sz w:val="24"/>
                <w:szCs w:val="24"/>
              </w:rPr>
              <w:t>分</w:t>
            </w:r>
            <w:r>
              <w:rPr>
                <w:rFonts w:hint="eastAsia" w:ascii="宋体" w:hAnsi="宋体" w:cs="宋体"/>
                <w:color w:val="000000"/>
                <w:spacing w:val="-10"/>
                <w:sz w:val="24"/>
                <w:szCs w:val="24"/>
                <w:u w:val="single"/>
              </w:rPr>
              <w:t xml:space="preserve">    </w:t>
            </w:r>
            <w:r>
              <w:rPr>
                <w:rFonts w:hint="eastAsia" w:ascii="宋体" w:hAnsi="宋体" w:cs="宋体"/>
                <w:color w:val="000000"/>
                <w:sz w:val="24"/>
                <w:szCs w:val="24"/>
              </w:rPr>
              <w:t>期，此为</w:t>
            </w:r>
            <w:r>
              <w:rPr>
                <w:rFonts w:hint="eastAsia" w:ascii="宋体" w:hAnsi="宋体" w:cs="宋体"/>
                <w:color w:val="000000"/>
                <w:spacing w:val="-10"/>
                <w:sz w:val="24"/>
                <w:szCs w:val="24"/>
              </w:rPr>
              <w:t>第</w:t>
            </w:r>
            <w:r>
              <w:rPr>
                <w:rFonts w:hint="eastAsia" w:ascii="宋体" w:hAnsi="宋体" w:cs="宋体"/>
                <w:color w:val="000000"/>
                <w:spacing w:val="-10"/>
                <w:sz w:val="24"/>
                <w:szCs w:val="24"/>
                <w:u w:val="single"/>
              </w:rPr>
              <w:t xml:space="preserve">    </w:t>
            </w:r>
            <w:r>
              <w:rPr>
                <w:rFonts w:hint="eastAsia" w:ascii="宋体" w:hAnsi="宋体" w:cs="宋体"/>
                <w:color w:val="000000"/>
                <w:sz w:val="24"/>
                <w:szCs w:val="24"/>
              </w:rPr>
              <w:t>期验收</w:t>
            </w:r>
            <w:r>
              <w:rPr>
                <w:rFonts w:hint="eastAsia" w:ascii="宋体" w:hAnsi="宋体" w:cs="宋体"/>
                <w:color w:val="000000"/>
                <w:spacing w:val="-10"/>
                <w:sz w:val="24"/>
                <w:szCs w:val="24"/>
              </w:rPr>
              <w:t>）</w:t>
            </w:r>
          </w:p>
        </w:tc>
      </w:tr>
      <w:tr w14:paraId="345A42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512" w:type="dxa"/>
          <w:cantSplit/>
          <w:trHeight w:val="535" w:hRule="atLeast"/>
          <w:jc w:val="center"/>
        </w:trPr>
        <w:tc>
          <w:tcPr>
            <w:tcW w:w="1886" w:type="dxa"/>
            <w:vAlign w:val="center"/>
          </w:tcPr>
          <w:p w14:paraId="5D03DB3B">
            <w:pPr>
              <w:spacing w:before="120" w:beforeLines="50" w:after="120" w:afterLines="50" w:line="360" w:lineRule="auto"/>
              <w:ind w:left="105" w:leftChars="50" w:right="105" w:rightChars="50"/>
              <w:rPr>
                <w:rFonts w:hint="eastAsia" w:ascii="宋体" w:hAnsi="宋体" w:cs="宋体"/>
                <w:color w:val="000000"/>
                <w:w w:val="105"/>
                <w:sz w:val="24"/>
                <w:szCs w:val="24"/>
              </w:rPr>
            </w:pPr>
            <w:r>
              <w:rPr>
                <w:rFonts w:hint="eastAsia" w:ascii="宋体" w:hAnsi="宋体" w:cs="宋体"/>
                <w:color w:val="000000"/>
                <w:spacing w:val="-3"/>
                <w:sz w:val="24"/>
                <w:szCs w:val="24"/>
              </w:rPr>
              <w:t>适用程序</w:t>
            </w:r>
          </w:p>
        </w:tc>
        <w:tc>
          <w:tcPr>
            <w:tcW w:w="6182" w:type="dxa"/>
            <w:gridSpan w:val="5"/>
            <w:vAlign w:val="center"/>
          </w:tcPr>
          <w:p w14:paraId="21F96798">
            <w:pPr>
              <w:tabs>
                <w:tab w:val="left" w:pos="1591"/>
                <w:tab w:val="left" w:pos="3078"/>
                <w:tab w:val="left" w:pos="5093"/>
                <w:tab w:val="left" w:pos="6475"/>
              </w:tabs>
              <w:spacing w:before="120" w:beforeLines="50" w:after="120" w:afterLines="50" w:line="360" w:lineRule="auto"/>
              <w:ind w:left="105" w:leftChars="50" w:right="105" w:rightChars="50"/>
              <w:rPr>
                <w:rFonts w:hint="eastAsia" w:ascii="宋体" w:hAnsi="宋体" w:cs="宋体"/>
                <w:bCs/>
                <w:color w:val="000000"/>
                <w:sz w:val="24"/>
                <w:szCs w:val="24"/>
              </w:rPr>
            </w:pPr>
            <w:r>
              <w:rPr>
                <w:rFonts w:hint="eastAsia" w:ascii="宋体" w:hAnsi="宋体" w:cs="宋体"/>
                <w:bCs/>
                <w:color w:val="000000"/>
                <w:sz w:val="24"/>
                <w:szCs w:val="24"/>
              </w:rPr>
              <w:t>□</w:t>
            </w:r>
            <w:r>
              <w:rPr>
                <w:rFonts w:hint="eastAsia" w:ascii="宋体" w:hAnsi="宋体" w:cs="宋体"/>
                <w:color w:val="000000"/>
                <w:spacing w:val="-3"/>
                <w:sz w:val="24"/>
                <w:szCs w:val="24"/>
              </w:rPr>
              <w:t xml:space="preserve">简易程序   </w:t>
            </w:r>
            <w:r>
              <w:rPr>
                <w:rFonts w:hint="eastAsia" w:ascii="宋体" w:hAnsi="宋体" w:cs="宋体"/>
                <w:bCs/>
                <w:color w:val="000000"/>
                <w:sz w:val="24"/>
                <w:szCs w:val="24"/>
              </w:rPr>
              <w:t>□</w:t>
            </w:r>
            <w:r>
              <w:rPr>
                <w:rFonts w:hint="eastAsia" w:ascii="宋体" w:hAnsi="宋体" w:cs="宋体"/>
                <w:color w:val="000000"/>
                <w:sz w:val="24"/>
                <w:szCs w:val="24"/>
              </w:rPr>
              <w:t xml:space="preserve">普通程序   </w:t>
            </w:r>
            <w:r>
              <w:rPr>
                <w:rFonts w:hint="eastAsia" w:ascii="宋体" w:hAnsi="宋体" w:cs="宋体"/>
                <w:bCs/>
                <w:color w:val="000000"/>
                <w:sz w:val="24"/>
                <w:szCs w:val="24"/>
              </w:rPr>
              <w:t>□</w:t>
            </w:r>
            <w:r>
              <w:rPr>
                <w:rFonts w:hint="eastAsia" w:ascii="宋体" w:hAnsi="宋体" w:cs="宋体"/>
                <w:color w:val="000000"/>
                <w:sz w:val="24"/>
                <w:szCs w:val="24"/>
              </w:rPr>
              <w:t>特别程序</w:t>
            </w:r>
          </w:p>
        </w:tc>
      </w:tr>
      <w:tr w14:paraId="5FBA4A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512" w:type="dxa"/>
          <w:cantSplit/>
          <w:trHeight w:val="535" w:hRule="atLeast"/>
          <w:jc w:val="center"/>
        </w:trPr>
        <w:tc>
          <w:tcPr>
            <w:tcW w:w="1886" w:type="dxa"/>
            <w:vAlign w:val="center"/>
          </w:tcPr>
          <w:p w14:paraId="06F9E1B1">
            <w:pPr>
              <w:spacing w:before="120" w:beforeLines="50" w:after="120" w:afterLines="50" w:line="360" w:lineRule="auto"/>
              <w:ind w:left="105" w:leftChars="50" w:right="105" w:rightChars="50"/>
              <w:rPr>
                <w:rFonts w:hint="eastAsia" w:ascii="宋体" w:hAnsi="宋体" w:cs="宋体"/>
                <w:color w:val="000000"/>
                <w:w w:val="105"/>
                <w:sz w:val="24"/>
                <w:szCs w:val="24"/>
              </w:rPr>
            </w:pPr>
            <w:r>
              <w:rPr>
                <w:rFonts w:hint="eastAsia" w:ascii="宋体" w:hAnsi="宋体" w:cs="宋体"/>
                <w:bCs/>
                <w:color w:val="000000"/>
                <w:sz w:val="24"/>
                <w:szCs w:val="24"/>
              </w:rPr>
              <w:t>供应商履约情况概述</w:t>
            </w:r>
          </w:p>
        </w:tc>
        <w:tc>
          <w:tcPr>
            <w:tcW w:w="6182" w:type="dxa"/>
            <w:gridSpan w:val="5"/>
            <w:vAlign w:val="center"/>
          </w:tcPr>
          <w:p w14:paraId="49EB41ED">
            <w:pPr>
              <w:spacing w:before="120" w:beforeLines="50" w:after="120" w:afterLines="50" w:line="360" w:lineRule="auto"/>
              <w:ind w:left="105" w:leftChars="50" w:right="105" w:rightChars="50"/>
              <w:rPr>
                <w:rFonts w:hint="eastAsia" w:ascii="宋体" w:hAnsi="宋体" w:cs="宋体"/>
                <w:bCs/>
                <w:color w:val="000000"/>
                <w:sz w:val="24"/>
                <w:szCs w:val="24"/>
              </w:rPr>
            </w:pPr>
            <w:r>
              <w:rPr>
                <w:rFonts w:hint="eastAsia" w:ascii="宋体" w:hAnsi="宋体" w:cs="宋体"/>
                <w:bCs/>
                <w:color w:val="000000"/>
                <w:sz w:val="24"/>
                <w:szCs w:val="24"/>
              </w:rPr>
              <w:t>1.提供货物数量、时间情况：</w:t>
            </w:r>
            <w:r>
              <w:rPr>
                <w:rFonts w:hint="eastAsia" w:ascii="宋体" w:hAnsi="宋体" w:cs="宋体"/>
                <w:bCs/>
                <w:color w:val="000000"/>
                <w:sz w:val="24"/>
                <w:szCs w:val="24"/>
                <w:u w:val="single"/>
              </w:rPr>
              <w:t xml:space="preserve">      </w:t>
            </w:r>
          </w:p>
          <w:p w14:paraId="1FF18BA5">
            <w:pPr>
              <w:spacing w:before="120" w:beforeLines="50" w:after="120" w:afterLines="50" w:line="360" w:lineRule="auto"/>
              <w:ind w:left="105" w:leftChars="50" w:right="105" w:rightChars="50"/>
              <w:rPr>
                <w:rFonts w:hint="eastAsia" w:ascii="宋体" w:hAnsi="宋体" w:cs="宋体"/>
                <w:bCs/>
                <w:color w:val="000000"/>
                <w:sz w:val="24"/>
                <w:szCs w:val="24"/>
              </w:rPr>
            </w:pPr>
            <w:r>
              <w:rPr>
                <w:rFonts w:hint="eastAsia" w:ascii="宋体" w:hAnsi="宋体" w:cs="宋体"/>
                <w:bCs/>
                <w:color w:val="000000"/>
                <w:sz w:val="24"/>
                <w:szCs w:val="24"/>
              </w:rPr>
              <w:t>2.安装调试情况：</w:t>
            </w:r>
            <w:r>
              <w:rPr>
                <w:rFonts w:hint="eastAsia" w:ascii="宋体" w:hAnsi="宋体" w:cs="宋体"/>
                <w:bCs/>
                <w:color w:val="000000"/>
                <w:sz w:val="24"/>
                <w:szCs w:val="24"/>
                <w:u w:val="single"/>
              </w:rPr>
              <w:t xml:space="preserve">      </w:t>
            </w:r>
          </w:p>
          <w:p w14:paraId="311FAEEC">
            <w:pPr>
              <w:tabs>
                <w:tab w:val="left" w:pos="1591"/>
                <w:tab w:val="left" w:pos="3078"/>
                <w:tab w:val="left" w:pos="5093"/>
                <w:tab w:val="left" w:pos="6475"/>
              </w:tabs>
              <w:spacing w:before="120" w:beforeLines="50" w:after="120" w:afterLines="50" w:line="360" w:lineRule="auto"/>
              <w:ind w:left="105" w:leftChars="50" w:right="105" w:rightChars="50"/>
              <w:rPr>
                <w:rFonts w:hint="eastAsia" w:ascii="宋体" w:hAnsi="宋体" w:cs="宋体"/>
                <w:bCs/>
                <w:color w:val="000000"/>
                <w:sz w:val="24"/>
                <w:szCs w:val="24"/>
              </w:rPr>
            </w:pPr>
            <w:r>
              <w:rPr>
                <w:rFonts w:hint="eastAsia" w:ascii="宋体" w:hAnsi="宋体" w:cs="宋体"/>
                <w:bCs/>
                <w:color w:val="000000"/>
                <w:sz w:val="24"/>
                <w:szCs w:val="24"/>
              </w:rPr>
              <w:t>3.其他：</w:t>
            </w:r>
            <w:r>
              <w:rPr>
                <w:rFonts w:hint="eastAsia" w:ascii="宋体" w:hAnsi="宋体" w:cs="宋体"/>
                <w:bCs/>
                <w:color w:val="000000"/>
                <w:sz w:val="24"/>
                <w:szCs w:val="24"/>
                <w:u w:val="single"/>
              </w:rPr>
              <w:t xml:space="preserve">      </w:t>
            </w:r>
          </w:p>
        </w:tc>
      </w:tr>
      <w:tr w14:paraId="5D8C74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512" w:type="dxa"/>
          <w:cantSplit/>
          <w:trHeight w:val="90" w:hRule="atLeast"/>
          <w:jc w:val="center"/>
        </w:trPr>
        <w:tc>
          <w:tcPr>
            <w:tcW w:w="1886" w:type="dxa"/>
            <w:vMerge w:val="restart"/>
            <w:vAlign w:val="center"/>
          </w:tcPr>
          <w:p w14:paraId="4E60059D">
            <w:pPr>
              <w:spacing w:before="120" w:beforeLines="50" w:after="120" w:afterLines="50" w:line="360" w:lineRule="auto"/>
              <w:ind w:left="105" w:leftChars="50" w:right="105" w:rightChars="50"/>
              <w:rPr>
                <w:rFonts w:hint="eastAsia" w:ascii="宋体" w:hAnsi="宋体" w:cs="宋体"/>
                <w:color w:val="000000"/>
                <w:spacing w:val="-4"/>
                <w:w w:val="105"/>
                <w:sz w:val="24"/>
                <w:szCs w:val="24"/>
              </w:rPr>
            </w:pPr>
            <w:r>
              <w:rPr>
                <w:rFonts w:hint="eastAsia" w:ascii="宋体" w:hAnsi="宋体" w:cs="宋体"/>
                <w:color w:val="000000"/>
                <w:spacing w:val="-4"/>
                <w:w w:val="105"/>
                <w:sz w:val="24"/>
                <w:szCs w:val="24"/>
              </w:rPr>
              <w:t>验收内容</w:t>
            </w:r>
          </w:p>
        </w:tc>
        <w:tc>
          <w:tcPr>
            <w:tcW w:w="3301" w:type="dxa"/>
            <w:gridSpan w:val="2"/>
            <w:vAlign w:val="center"/>
          </w:tcPr>
          <w:p w14:paraId="0C597056">
            <w:pPr>
              <w:spacing w:before="120" w:beforeLines="50" w:after="120" w:afterLines="50" w:line="360" w:lineRule="auto"/>
              <w:ind w:left="105" w:leftChars="50" w:right="105" w:rightChars="50"/>
              <w:rPr>
                <w:rFonts w:hint="eastAsia" w:ascii="宋体" w:hAnsi="宋体" w:cs="宋体"/>
                <w:color w:val="000000"/>
                <w:w w:val="105"/>
                <w:sz w:val="24"/>
                <w:szCs w:val="24"/>
              </w:rPr>
            </w:pPr>
            <w:r>
              <w:rPr>
                <w:rFonts w:hint="eastAsia" w:ascii="宋体" w:hAnsi="宋体" w:cs="宋体"/>
                <w:color w:val="000000"/>
                <w:w w:val="105"/>
                <w:sz w:val="24"/>
                <w:szCs w:val="24"/>
              </w:rPr>
              <w:t>验收项目</w:t>
            </w:r>
          </w:p>
        </w:tc>
        <w:tc>
          <w:tcPr>
            <w:tcW w:w="2013" w:type="dxa"/>
            <w:gridSpan w:val="2"/>
            <w:vAlign w:val="center"/>
          </w:tcPr>
          <w:p w14:paraId="7FD521ED">
            <w:pPr>
              <w:spacing w:before="120" w:beforeLines="50" w:after="120" w:afterLines="50" w:line="360" w:lineRule="auto"/>
              <w:ind w:left="105" w:leftChars="50" w:right="105" w:rightChars="50"/>
              <w:rPr>
                <w:rFonts w:hint="eastAsia" w:ascii="宋体" w:hAnsi="宋体" w:cs="宋体"/>
                <w:color w:val="000000"/>
                <w:spacing w:val="-10"/>
                <w:sz w:val="24"/>
                <w:szCs w:val="24"/>
              </w:rPr>
            </w:pPr>
            <w:r>
              <w:rPr>
                <w:rFonts w:hint="eastAsia" w:ascii="宋体" w:hAnsi="宋体" w:cs="宋体"/>
                <w:color w:val="000000"/>
                <w:spacing w:val="-10"/>
                <w:sz w:val="24"/>
                <w:szCs w:val="24"/>
              </w:rPr>
              <w:t>履约情况</w:t>
            </w:r>
          </w:p>
        </w:tc>
        <w:tc>
          <w:tcPr>
            <w:tcW w:w="868" w:type="dxa"/>
            <w:vAlign w:val="center"/>
          </w:tcPr>
          <w:p w14:paraId="464D062C">
            <w:pPr>
              <w:spacing w:before="120" w:beforeLines="50" w:after="120" w:afterLines="50" w:line="360" w:lineRule="auto"/>
              <w:ind w:left="105" w:leftChars="50" w:right="105" w:rightChars="50"/>
              <w:rPr>
                <w:rFonts w:hint="eastAsia" w:ascii="宋体" w:hAnsi="宋体" w:cs="宋体"/>
                <w:color w:val="000000"/>
                <w:spacing w:val="-6"/>
                <w:w w:val="105"/>
                <w:sz w:val="24"/>
                <w:szCs w:val="24"/>
              </w:rPr>
            </w:pPr>
            <w:r>
              <w:rPr>
                <w:rFonts w:hint="eastAsia" w:ascii="宋体" w:hAnsi="宋体" w:cs="宋体"/>
                <w:color w:val="000000"/>
                <w:spacing w:val="-6"/>
                <w:w w:val="105"/>
                <w:sz w:val="24"/>
                <w:szCs w:val="24"/>
              </w:rPr>
              <w:t>备注</w:t>
            </w:r>
          </w:p>
        </w:tc>
      </w:tr>
      <w:tr w14:paraId="54FF82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512" w:type="dxa"/>
          <w:cantSplit/>
          <w:trHeight w:val="500" w:hRule="atLeast"/>
          <w:jc w:val="center"/>
        </w:trPr>
        <w:tc>
          <w:tcPr>
            <w:tcW w:w="1886" w:type="dxa"/>
            <w:vMerge w:val="continue"/>
            <w:vAlign w:val="center"/>
          </w:tcPr>
          <w:p w14:paraId="4B7261CB">
            <w:pPr>
              <w:spacing w:before="120" w:beforeLines="50" w:after="120" w:afterLines="50" w:line="360" w:lineRule="auto"/>
              <w:ind w:left="105" w:leftChars="50" w:right="105" w:rightChars="50"/>
              <w:rPr>
                <w:rFonts w:hint="eastAsia" w:ascii="宋体" w:hAnsi="宋体" w:cs="宋体"/>
                <w:color w:val="000000"/>
                <w:spacing w:val="-4"/>
                <w:w w:val="105"/>
                <w:sz w:val="24"/>
                <w:szCs w:val="24"/>
              </w:rPr>
            </w:pPr>
          </w:p>
        </w:tc>
        <w:tc>
          <w:tcPr>
            <w:tcW w:w="3301" w:type="dxa"/>
            <w:gridSpan w:val="2"/>
            <w:vAlign w:val="center"/>
          </w:tcPr>
          <w:p w14:paraId="7129381A">
            <w:pPr>
              <w:spacing w:before="120" w:beforeLines="50" w:after="120" w:afterLines="50" w:line="360" w:lineRule="auto"/>
              <w:ind w:left="105" w:leftChars="50" w:right="105" w:rightChars="50"/>
              <w:rPr>
                <w:rFonts w:hint="eastAsia" w:ascii="宋体" w:hAnsi="宋体" w:cs="宋体"/>
                <w:color w:val="000000"/>
                <w:w w:val="105"/>
                <w:sz w:val="24"/>
                <w:szCs w:val="24"/>
              </w:rPr>
            </w:pPr>
            <w:r>
              <w:rPr>
                <w:rFonts w:hint="eastAsia" w:ascii="宋体" w:hAnsi="宋体" w:cs="宋体"/>
                <w:color w:val="000000"/>
                <w:w w:val="105"/>
                <w:sz w:val="24"/>
                <w:szCs w:val="24"/>
              </w:rPr>
              <w:t>履约时间、地点、方式等</w:t>
            </w:r>
          </w:p>
        </w:tc>
        <w:tc>
          <w:tcPr>
            <w:tcW w:w="2013" w:type="dxa"/>
            <w:gridSpan w:val="2"/>
            <w:vAlign w:val="center"/>
          </w:tcPr>
          <w:p w14:paraId="7C2FCDFB">
            <w:pPr>
              <w:spacing w:before="120" w:beforeLines="50" w:after="120" w:afterLines="50" w:line="360" w:lineRule="auto"/>
              <w:ind w:left="105" w:leftChars="50" w:right="105" w:rightChars="50"/>
              <w:rPr>
                <w:rFonts w:hint="eastAsia" w:ascii="宋体" w:hAnsi="宋体" w:cs="宋体"/>
                <w:color w:val="000000"/>
                <w:spacing w:val="-5"/>
                <w:sz w:val="24"/>
                <w:szCs w:val="24"/>
              </w:rPr>
            </w:pPr>
            <w:r>
              <w:rPr>
                <w:rFonts w:hint="eastAsia" w:ascii="宋体" w:hAnsi="宋体" w:cs="宋体"/>
                <w:bCs/>
                <w:color w:val="000000"/>
                <w:sz w:val="24"/>
                <w:szCs w:val="24"/>
              </w:rPr>
              <w:t>□</w:t>
            </w:r>
            <w:r>
              <w:rPr>
                <w:rFonts w:hint="eastAsia" w:ascii="宋体" w:hAnsi="宋体" w:cs="宋体"/>
                <w:color w:val="000000"/>
                <w:spacing w:val="-5"/>
                <w:sz w:val="24"/>
                <w:szCs w:val="24"/>
              </w:rPr>
              <w:t>不涉及</w:t>
            </w:r>
          </w:p>
          <w:p w14:paraId="264A75B3">
            <w:pPr>
              <w:spacing w:before="120" w:beforeLines="50" w:after="120" w:afterLines="50" w:line="360" w:lineRule="auto"/>
              <w:ind w:left="105" w:leftChars="50" w:right="105" w:rightChars="50"/>
              <w:rPr>
                <w:rFonts w:hint="eastAsia" w:ascii="宋体" w:hAnsi="宋体" w:cs="宋体"/>
                <w:color w:val="000000"/>
                <w:sz w:val="24"/>
                <w:szCs w:val="24"/>
              </w:rPr>
            </w:pPr>
            <w:r>
              <w:rPr>
                <w:rFonts w:hint="eastAsia" w:ascii="宋体" w:hAnsi="宋体" w:cs="宋体"/>
                <w:bCs/>
                <w:color w:val="000000"/>
                <w:sz w:val="24"/>
                <w:szCs w:val="24"/>
              </w:rPr>
              <w:t>□</w:t>
            </w:r>
            <w:r>
              <w:rPr>
                <w:rFonts w:hint="eastAsia" w:ascii="宋体" w:hAnsi="宋体" w:cs="宋体"/>
                <w:color w:val="000000"/>
                <w:spacing w:val="-3"/>
                <w:sz w:val="24"/>
                <w:szCs w:val="24"/>
              </w:rPr>
              <w:t>合</w:t>
            </w:r>
            <w:r>
              <w:rPr>
                <w:rFonts w:hint="eastAsia" w:ascii="宋体" w:hAnsi="宋体" w:cs="宋体"/>
                <w:color w:val="000000"/>
                <w:spacing w:val="-5"/>
                <w:sz w:val="24"/>
                <w:szCs w:val="24"/>
              </w:rPr>
              <w:t>格</w:t>
            </w:r>
          </w:p>
          <w:p w14:paraId="5D4D8E4D">
            <w:pPr>
              <w:spacing w:before="120" w:beforeLines="50" w:after="120" w:afterLines="50" w:line="360" w:lineRule="auto"/>
              <w:ind w:left="105" w:leftChars="50" w:right="105" w:rightChars="50"/>
              <w:rPr>
                <w:rFonts w:hint="eastAsia" w:ascii="宋体" w:hAnsi="宋体" w:cs="宋体"/>
                <w:color w:val="000000"/>
                <w:w w:val="105"/>
                <w:sz w:val="24"/>
                <w:szCs w:val="24"/>
              </w:rPr>
            </w:pPr>
            <w:r>
              <w:rPr>
                <w:rFonts w:hint="eastAsia" w:ascii="宋体" w:hAnsi="宋体" w:cs="宋体"/>
                <w:bCs/>
                <w:color w:val="000000"/>
                <w:sz w:val="24"/>
                <w:szCs w:val="24"/>
              </w:rPr>
              <w:t>□</w:t>
            </w:r>
            <w:r>
              <w:rPr>
                <w:rFonts w:hint="eastAsia" w:ascii="宋体" w:hAnsi="宋体" w:cs="宋体"/>
                <w:color w:val="000000"/>
                <w:spacing w:val="-4"/>
                <w:sz w:val="24"/>
                <w:szCs w:val="24"/>
              </w:rPr>
              <w:t>不合格</w:t>
            </w:r>
          </w:p>
        </w:tc>
        <w:tc>
          <w:tcPr>
            <w:tcW w:w="868" w:type="dxa"/>
            <w:vAlign w:val="center"/>
          </w:tcPr>
          <w:p w14:paraId="4B7C5CBE">
            <w:pPr>
              <w:spacing w:before="120" w:beforeLines="50" w:after="120" w:afterLines="50" w:line="360" w:lineRule="auto"/>
              <w:ind w:left="105" w:leftChars="50" w:right="105" w:rightChars="50"/>
              <w:rPr>
                <w:rFonts w:hint="eastAsia" w:ascii="宋体" w:hAnsi="宋体" w:cs="宋体"/>
                <w:color w:val="000000"/>
                <w:spacing w:val="-6"/>
                <w:w w:val="105"/>
                <w:sz w:val="24"/>
                <w:szCs w:val="24"/>
              </w:rPr>
            </w:pPr>
          </w:p>
        </w:tc>
      </w:tr>
      <w:tr w14:paraId="3BE61A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512" w:type="dxa"/>
          <w:cantSplit/>
          <w:trHeight w:val="500" w:hRule="atLeast"/>
          <w:jc w:val="center"/>
        </w:trPr>
        <w:tc>
          <w:tcPr>
            <w:tcW w:w="1886" w:type="dxa"/>
            <w:vMerge w:val="continue"/>
            <w:vAlign w:val="center"/>
          </w:tcPr>
          <w:p w14:paraId="427F1D05">
            <w:pPr>
              <w:spacing w:before="120" w:beforeLines="50" w:after="120" w:afterLines="50" w:line="360" w:lineRule="auto"/>
              <w:ind w:left="105" w:leftChars="50" w:right="105" w:rightChars="50"/>
              <w:rPr>
                <w:rFonts w:hint="eastAsia" w:ascii="宋体" w:hAnsi="宋体" w:cs="宋体"/>
                <w:color w:val="000000"/>
                <w:spacing w:val="-4"/>
                <w:w w:val="105"/>
                <w:sz w:val="24"/>
                <w:szCs w:val="24"/>
              </w:rPr>
            </w:pPr>
          </w:p>
        </w:tc>
        <w:tc>
          <w:tcPr>
            <w:tcW w:w="3301" w:type="dxa"/>
            <w:gridSpan w:val="2"/>
            <w:vAlign w:val="center"/>
          </w:tcPr>
          <w:p w14:paraId="5005A9AE">
            <w:pPr>
              <w:spacing w:before="120" w:beforeLines="50" w:after="120" w:afterLines="50" w:line="360" w:lineRule="auto"/>
              <w:ind w:left="105" w:leftChars="50" w:right="105" w:rightChars="50"/>
              <w:rPr>
                <w:rFonts w:hint="eastAsia" w:ascii="宋体" w:hAnsi="宋体" w:cs="宋体"/>
                <w:color w:val="000000"/>
                <w:w w:val="105"/>
                <w:sz w:val="24"/>
                <w:szCs w:val="24"/>
              </w:rPr>
            </w:pPr>
            <w:r>
              <w:rPr>
                <w:rFonts w:hint="eastAsia" w:ascii="宋体" w:hAnsi="宋体" w:cs="宋体"/>
                <w:color w:val="000000"/>
                <w:spacing w:val="-2"/>
                <w:w w:val="105"/>
                <w:sz w:val="24"/>
                <w:szCs w:val="24"/>
              </w:rPr>
              <w:t>数量、</w:t>
            </w:r>
            <w:r>
              <w:rPr>
                <w:rFonts w:hint="eastAsia" w:ascii="宋体" w:hAnsi="宋体" w:cs="宋体"/>
                <w:color w:val="000000"/>
                <w:w w:val="105"/>
                <w:sz w:val="24"/>
                <w:szCs w:val="24"/>
              </w:rPr>
              <w:t>品牌、型号</w:t>
            </w:r>
            <w:r>
              <w:rPr>
                <w:rFonts w:hint="eastAsia" w:ascii="宋体" w:hAnsi="宋体" w:cs="宋体"/>
                <w:color w:val="000000"/>
                <w:spacing w:val="-5"/>
                <w:w w:val="105"/>
                <w:sz w:val="24"/>
                <w:szCs w:val="24"/>
              </w:rPr>
              <w:t>、</w:t>
            </w:r>
            <w:r>
              <w:rPr>
                <w:rFonts w:hint="eastAsia" w:ascii="宋体" w:hAnsi="宋体" w:cs="宋体"/>
                <w:color w:val="000000"/>
                <w:spacing w:val="-2"/>
                <w:w w:val="105"/>
                <w:sz w:val="24"/>
                <w:szCs w:val="24"/>
              </w:rPr>
              <w:t>外观</w:t>
            </w:r>
            <w:r>
              <w:rPr>
                <w:rFonts w:hint="eastAsia" w:ascii="宋体" w:hAnsi="宋体" w:cs="宋体"/>
                <w:color w:val="000000"/>
                <w:spacing w:val="-4"/>
                <w:w w:val="105"/>
                <w:sz w:val="24"/>
                <w:szCs w:val="24"/>
              </w:rPr>
              <w:t>等</w:t>
            </w:r>
          </w:p>
        </w:tc>
        <w:tc>
          <w:tcPr>
            <w:tcW w:w="2013" w:type="dxa"/>
            <w:gridSpan w:val="2"/>
            <w:vAlign w:val="center"/>
          </w:tcPr>
          <w:p w14:paraId="60399C85">
            <w:pPr>
              <w:spacing w:before="120" w:beforeLines="50" w:after="120" w:afterLines="50" w:line="360" w:lineRule="auto"/>
              <w:ind w:left="105" w:leftChars="50" w:right="105" w:rightChars="50"/>
              <w:rPr>
                <w:rFonts w:hint="eastAsia" w:ascii="宋体" w:hAnsi="宋体" w:cs="宋体"/>
                <w:color w:val="000000"/>
                <w:spacing w:val="-5"/>
                <w:sz w:val="24"/>
                <w:szCs w:val="24"/>
              </w:rPr>
            </w:pPr>
            <w:r>
              <w:rPr>
                <w:rFonts w:hint="eastAsia" w:ascii="宋体" w:hAnsi="宋体" w:cs="宋体"/>
                <w:bCs/>
                <w:color w:val="000000"/>
                <w:sz w:val="24"/>
                <w:szCs w:val="24"/>
              </w:rPr>
              <w:t>□</w:t>
            </w:r>
            <w:r>
              <w:rPr>
                <w:rFonts w:hint="eastAsia" w:ascii="宋体" w:hAnsi="宋体" w:cs="宋体"/>
                <w:color w:val="000000"/>
                <w:spacing w:val="-5"/>
                <w:sz w:val="24"/>
                <w:szCs w:val="24"/>
              </w:rPr>
              <w:t>不涉及</w:t>
            </w:r>
          </w:p>
          <w:p w14:paraId="56CC845D">
            <w:pPr>
              <w:spacing w:before="120" w:beforeLines="50" w:after="120" w:afterLines="50" w:line="360" w:lineRule="auto"/>
              <w:ind w:left="105" w:leftChars="50" w:right="105" w:rightChars="50"/>
              <w:rPr>
                <w:rFonts w:hint="eastAsia" w:ascii="宋体" w:hAnsi="宋体" w:cs="宋体"/>
                <w:color w:val="000000"/>
                <w:sz w:val="24"/>
                <w:szCs w:val="24"/>
              </w:rPr>
            </w:pPr>
            <w:r>
              <w:rPr>
                <w:rFonts w:hint="eastAsia" w:ascii="宋体" w:hAnsi="宋体" w:cs="宋体"/>
                <w:bCs/>
                <w:color w:val="000000"/>
                <w:sz w:val="24"/>
                <w:szCs w:val="24"/>
              </w:rPr>
              <w:t>□</w:t>
            </w:r>
            <w:r>
              <w:rPr>
                <w:rFonts w:hint="eastAsia" w:ascii="宋体" w:hAnsi="宋体" w:cs="宋体"/>
                <w:color w:val="000000"/>
                <w:spacing w:val="-3"/>
                <w:sz w:val="24"/>
                <w:szCs w:val="24"/>
              </w:rPr>
              <w:t>合</w:t>
            </w:r>
            <w:r>
              <w:rPr>
                <w:rFonts w:hint="eastAsia" w:ascii="宋体" w:hAnsi="宋体" w:cs="宋体"/>
                <w:color w:val="000000"/>
                <w:spacing w:val="-5"/>
                <w:sz w:val="24"/>
                <w:szCs w:val="24"/>
              </w:rPr>
              <w:t>格</w:t>
            </w:r>
          </w:p>
          <w:p w14:paraId="32B66364">
            <w:pPr>
              <w:spacing w:before="120" w:beforeLines="50" w:after="120" w:afterLines="50" w:line="360" w:lineRule="auto"/>
              <w:ind w:left="105" w:leftChars="50" w:right="105" w:rightChars="50"/>
              <w:rPr>
                <w:rFonts w:hint="eastAsia" w:ascii="宋体" w:hAnsi="宋体" w:cs="宋体"/>
                <w:color w:val="000000"/>
                <w:spacing w:val="-10"/>
                <w:sz w:val="24"/>
                <w:szCs w:val="24"/>
              </w:rPr>
            </w:pPr>
            <w:r>
              <w:rPr>
                <w:rFonts w:hint="eastAsia" w:ascii="宋体" w:hAnsi="宋体" w:cs="宋体"/>
                <w:bCs/>
                <w:color w:val="000000"/>
                <w:sz w:val="24"/>
                <w:szCs w:val="24"/>
              </w:rPr>
              <w:t>□</w:t>
            </w:r>
            <w:r>
              <w:rPr>
                <w:rFonts w:hint="eastAsia" w:ascii="宋体" w:hAnsi="宋体" w:cs="宋体"/>
                <w:color w:val="000000"/>
                <w:spacing w:val="-4"/>
                <w:sz w:val="24"/>
                <w:szCs w:val="24"/>
              </w:rPr>
              <w:t>不合格</w:t>
            </w:r>
          </w:p>
        </w:tc>
        <w:tc>
          <w:tcPr>
            <w:tcW w:w="868" w:type="dxa"/>
            <w:vAlign w:val="center"/>
          </w:tcPr>
          <w:p w14:paraId="132ED777">
            <w:pPr>
              <w:spacing w:before="120" w:beforeLines="50" w:after="120" w:afterLines="50" w:line="360" w:lineRule="auto"/>
              <w:ind w:left="105" w:leftChars="50" w:right="105" w:rightChars="50"/>
              <w:rPr>
                <w:rFonts w:hint="eastAsia" w:ascii="宋体" w:hAnsi="宋体" w:cs="宋体"/>
                <w:color w:val="000000"/>
                <w:spacing w:val="-6"/>
                <w:w w:val="105"/>
                <w:sz w:val="24"/>
                <w:szCs w:val="24"/>
              </w:rPr>
            </w:pPr>
          </w:p>
        </w:tc>
      </w:tr>
      <w:tr w14:paraId="14EA6C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500" w:hRule="atLeast"/>
          <w:jc w:val="center"/>
        </w:trPr>
        <w:tc>
          <w:tcPr>
            <w:tcW w:w="1886" w:type="dxa"/>
            <w:vMerge w:val="continue"/>
            <w:vAlign w:val="center"/>
          </w:tcPr>
          <w:p w14:paraId="741D5AA2">
            <w:pPr>
              <w:spacing w:before="120" w:beforeLines="50" w:after="120" w:afterLines="50" w:line="360" w:lineRule="auto"/>
              <w:ind w:left="105" w:leftChars="50" w:right="105" w:rightChars="50"/>
              <w:rPr>
                <w:rFonts w:hint="eastAsia" w:ascii="宋体" w:hAnsi="宋体" w:cs="宋体"/>
                <w:color w:val="000000"/>
                <w:spacing w:val="-4"/>
                <w:w w:val="105"/>
                <w:sz w:val="24"/>
                <w:szCs w:val="24"/>
              </w:rPr>
            </w:pPr>
          </w:p>
        </w:tc>
        <w:tc>
          <w:tcPr>
            <w:tcW w:w="3301" w:type="dxa"/>
            <w:gridSpan w:val="2"/>
            <w:vAlign w:val="center"/>
          </w:tcPr>
          <w:p w14:paraId="6423207D">
            <w:pPr>
              <w:spacing w:before="120" w:beforeLines="50" w:after="120" w:afterLines="50" w:line="360" w:lineRule="auto"/>
              <w:ind w:left="105" w:leftChars="50" w:right="105" w:rightChars="50"/>
              <w:rPr>
                <w:rFonts w:hint="eastAsia" w:ascii="宋体" w:hAnsi="宋体" w:cs="宋体"/>
                <w:color w:val="000000"/>
                <w:w w:val="105"/>
                <w:sz w:val="24"/>
                <w:szCs w:val="24"/>
              </w:rPr>
            </w:pPr>
            <w:r>
              <w:rPr>
                <w:rFonts w:hint="eastAsia" w:ascii="宋体" w:hAnsi="宋体" w:cs="宋体"/>
                <w:color w:val="000000"/>
                <w:spacing w:val="-6"/>
                <w:w w:val="105"/>
                <w:sz w:val="24"/>
                <w:szCs w:val="24"/>
              </w:rPr>
              <w:t>技术参数、性能</w:t>
            </w:r>
            <w:r>
              <w:rPr>
                <w:rFonts w:hint="eastAsia" w:ascii="宋体" w:hAnsi="宋体" w:cs="宋体"/>
                <w:color w:val="000000"/>
                <w:spacing w:val="-4"/>
                <w:w w:val="105"/>
                <w:sz w:val="24"/>
                <w:szCs w:val="24"/>
              </w:rPr>
              <w:t>指标等</w:t>
            </w:r>
          </w:p>
        </w:tc>
        <w:tc>
          <w:tcPr>
            <w:tcW w:w="2013" w:type="dxa"/>
            <w:gridSpan w:val="2"/>
            <w:vAlign w:val="center"/>
          </w:tcPr>
          <w:p w14:paraId="74AB7A8C">
            <w:pPr>
              <w:spacing w:before="120" w:beforeLines="50" w:after="120" w:afterLines="50" w:line="360" w:lineRule="auto"/>
              <w:ind w:left="105" w:leftChars="50" w:right="105" w:rightChars="50"/>
              <w:rPr>
                <w:rFonts w:hint="eastAsia" w:ascii="宋体" w:hAnsi="宋体" w:cs="宋体"/>
                <w:color w:val="000000"/>
                <w:spacing w:val="-5"/>
                <w:sz w:val="24"/>
                <w:szCs w:val="24"/>
              </w:rPr>
            </w:pPr>
            <w:r>
              <w:rPr>
                <w:rFonts w:hint="eastAsia" w:ascii="宋体" w:hAnsi="宋体" w:cs="宋体"/>
                <w:bCs/>
                <w:color w:val="000000"/>
                <w:sz w:val="24"/>
                <w:szCs w:val="24"/>
              </w:rPr>
              <w:t>□</w:t>
            </w:r>
            <w:r>
              <w:rPr>
                <w:rFonts w:hint="eastAsia" w:ascii="宋体" w:hAnsi="宋体" w:cs="宋体"/>
                <w:color w:val="000000"/>
                <w:spacing w:val="-5"/>
                <w:sz w:val="24"/>
                <w:szCs w:val="24"/>
              </w:rPr>
              <w:t>不涉及</w:t>
            </w:r>
          </w:p>
          <w:p w14:paraId="436BE827">
            <w:pPr>
              <w:spacing w:before="120" w:beforeLines="50" w:after="120" w:afterLines="50" w:line="360" w:lineRule="auto"/>
              <w:ind w:left="105" w:leftChars="50" w:right="105" w:rightChars="50"/>
              <w:rPr>
                <w:rFonts w:hint="eastAsia" w:ascii="宋体" w:hAnsi="宋体" w:cs="宋体"/>
                <w:color w:val="000000"/>
                <w:sz w:val="24"/>
                <w:szCs w:val="24"/>
              </w:rPr>
            </w:pPr>
            <w:r>
              <w:rPr>
                <w:rFonts w:hint="eastAsia" w:ascii="宋体" w:hAnsi="宋体" w:cs="宋体"/>
                <w:bCs/>
                <w:color w:val="000000"/>
                <w:sz w:val="24"/>
                <w:szCs w:val="24"/>
              </w:rPr>
              <w:t>□</w:t>
            </w:r>
            <w:r>
              <w:rPr>
                <w:rFonts w:hint="eastAsia" w:ascii="宋体" w:hAnsi="宋体" w:cs="宋体"/>
                <w:color w:val="000000"/>
                <w:spacing w:val="-3"/>
                <w:sz w:val="24"/>
                <w:szCs w:val="24"/>
              </w:rPr>
              <w:t>合</w:t>
            </w:r>
            <w:r>
              <w:rPr>
                <w:rFonts w:hint="eastAsia" w:ascii="宋体" w:hAnsi="宋体" w:cs="宋体"/>
                <w:color w:val="000000"/>
                <w:spacing w:val="-5"/>
                <w:sz w:val="24"/>
                <w:szCs w:val="24"/>
              </w:rPr>
              <w:t>格</w:t>
            </w:r>
          </w:p>
          <w:p w14:paraId="2CAE2B81">
            <w:pPr>
              <w:spacing w:before="120" w:beforeLines="50" w:after="120" w:afterLines="50" w:line="360" w:lineRule="auto"/>
              <w:ind w:left="105" w:leftChars="50" w:right="105" w:rightChars="50"/>
              <w:rPr>
                <w:rFonts w:hint="eastAsia" w:ascii="宋体" w:hAnsi="宋体" w:cs="宋体"/>
                <w:color w:val="000000"/>
                <w:spacing w:val="-10"/>
                <w:sz w:val="24"/>
                <w:szCs w:val="24"/>
              </w:rPr>
            </w:pPr>
            <w:r>
              <w:rPr>
                <w:rFonts w:hint="eastAsia" w:ascii="宋体" w:hAnsi="宋体" w:cs="宋体"/>
                <w:bCs/>
                <w:color w:val="000000"/>
                <w:sz w:val="24"/>
                <w:szCs w:val="24"/>
              </w:rPr>
              <w:t>□</w:t>
            </w:r>
            <w:r>
              <w:rPr>
                <w:rFonts w:hint="eastAsia" w:ascii="宋体" w:hAnsi="宋体" w:cs="宋体"/>
                <w:color w:val="000000"/>
                <w:spacing w:val="-4"/>
                <w:sz w:val="24"/>
                <w:szCs w:val="24"/>
              </w:rPr>
              <w:t>不合格</w:t>
            </w:r>
          </w:p>
        </w:tc>
        <w:tc>
          <w:tcPr>
            <w:tcW w:w="2380" w:type="dxa"/>
            <w:gridSpan w:val="2"/>
            <w:vAlign w:val="center"/>
          </w:tcPr>
          <w:p w14:paraId="498F8CAB">
            <w:pPr>
              <w:spacing w:before="120" w:beforeLines="50" w:after="120" w:afterLines="50" w:line="360" w:lineRule="auto"/>
              <w:ind w:left="105" w:leftChars="50" w:right="105" w:rightChars="50"/>
              <w:rPr>
                <w:rFonts w:hint="eastAsia" w:ascii="宋体" w:hAnsi="宋体" w:cs="宋体"/>
                <w:color w:val="000000"/>
                <w:spacing w:val="-6"/>
                <w:w w:val="105"/>
                <w:sz w:val="24"/>
                <w:szCs w:val="24"/>
              </w:rPr>
            </w:pPr>
          </w:p>
        </w:tc>
      </w:tr>
      <w:tr w14:paraId="6E989A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500" w:hRule="atLeast"/>
          <w:jc w:val="center"/>
        </w:trPr>
        <w:tc>
          <w:tcPr>
            <w:tcW w:w="1886" w:type="dxa"/>
            <w:vMerge w:val="continue"/>
            <w:vAlign w:val="center"/>
          </w:tcPr>
          <w:p w14:paraId="592DDC29">
            <w:pPr>
              <w:spacing w:before="120" w:beforeLines="50" w:after="120" w:afterLines="50" w:line="360" w:lineRule="auto"/>
              <w:ind w:left="105" w:leftChars="50" w:right="105" w:rightChars="50"/>
              <w:rPr>
                <w:rFonts w:hint="eastAsia" w:ascii="宋体" w:hAnsi="宋体" w:cs="宋体"/>
                <w:color w:val="000000"/>
                <w:spacing w:val="-4"/>
                <w:w w:val="105"/>
                <w:sz w:val="24"/>
                <w:szCs w:val="24"/>
              </w:rPr>
            </w:pPr>
          </w:p>
        </w:tc>
        <w:tc>
          <w:tcPr>
            <w:tcW w:w="3301" w:type="dxa"/>
            <w:gridSpan w:val="2"/>
            <w:vAlign w:val="center"/>
          </w:tcPr>
          <w:p w14:paraId="39805B1A">
            <w:pPr>
              <w:spacing w:before="120" w:beforeLines="50" w:after="120" w:afterLines="50" w:line="360" w:lineRule="auto"/>
              <w:ind w:left="105" w:leftChars="50" w:right="105" w:rightChars="50"/>
              <w:rPr>
                <w:rFonts w:hint="eastAsia" w:ascii="宋体" w:hAnsi="宋体" w:cs="宋体"/>
                <w:color w:val="000000"/>
                <w:spacing w:val="-6"/>
                <w:w w:val="105"/>
                <w:sz w:val="24"/>
                <w:szCs w:val="24"/>
              </w:rPr>
            </w:pPr>
            <w:r>
              <w:rPr>
                <w:rFonts w:hint="eastAsia" w:ascii="宋体" w:hAnsi="宋体" w:cs="宋体"/>
                <w:color w:val="000000"/>
                <w:spacing w:val="-2"/>
                <w:w w:val="105"/>
                <w:sz w:val="24"/>
                <w:szCs w:val="24"/>
              </w:rPr>
              <w:t>安</w:t>
            </w:r>
            <w:r>
              <w:rPr>
                <w:rFonts w:hint="eastAsia" w:ascii="宋体" w:hAnsi="宋体" w:cs="宋体"/>
                <w:color w:val="000000"/>
                <w:spacing w:val="-4"/>
                <w:w w:val="105"/>
                <w:sz w:val="24"/>
                <w:szCs w:val="24"/>
              </w:rPr>
              <w:t>装调试及</w:t>
            </w:r>
            <w:r>
              <w:rPr>
                <w:rFonts w:hint="eastAsia" w:ascii="宋体" w:hAnsi="宋体" w:cs="宋体"/>
                <w:color w:val="000000"/>
                <w:spacing w:val="-2"/>
                <w:w w:val="105"/>
                <w:sz w:val="24"/>
                <w:szCs w:val="24"/>
              </w:rPr>
              <w:t>运行状况</w:t>
            </w:r>
            <w:r>
              <w:rPr>
                <w:rFonts w:hint="eastAsia" w:ascii="宋体" w:hAnsi="宋体" w:cs="宋体"/>
                <w:color w:val="000000"/>
                <w:spacing w:val="-4"/>
                <w:w w:val="105"/>
                <w:sz w:val="24"/>
                <w:szCs w:val="24"/>
              </w:rPr>
              <w:t>等</w:t>
            </w:r>
          </w:p>
        </w:tc>
        <w:tc>
          <w:tcPr>
            <w:tcW w:w="2013" w:type="dxa"/>
            <w:gridSpan w:val="2"/>
            <w:vAlign w:val="center"/>
          </w:tcPr>
          <w:p w14:paraId="1915735D">
            <w:pPr>
              <w:spacing w:before="120" w:beforeLines="50" w:after="120" w:afterLines="50" w:line="360" w:lineRule="auto"/>
              <w:ind w:left="105" w:leftChars="50" w:right="105" w:rightChars="50"/>
              <w:rPr>
                <w:rFonts w:hint="eastAsia" w:ascii="宋体" w:hAnsi="宋体" w:cs="宋体"/>
                <w:color w:val="000000"/>
                <w:spacing w:val="-5"/>
                <w:sz w:val="24"/>
                <w:szCs w:val="24"/>
              </w:rPr>
            </w:pPr>
            <w:r>
              <w:rPr>
                <w:rFonts w:hint="eastAsia" w:ascii="宋体" w:hAnsi="宋体" w:cs="宋体"/>
                <w:bCs/>
                <w:color w:val="000000"/>
                <w:sz w:val="24"/>
                <w:szCs w:val="24"/>
              </w:rPr>
              <w:t>□</w:t>
            </w:r>
            <w:r>
              <w:rPr>
                <w:rFonts w:hint="eastAsia" w:ascii="宋体" w:hAnsi="宋体" w:cs="宋体"/>
                <w:color w:val="000000"/>
                <w:spacing w:val="-5"/>
                <w:sz w:val="24"/>
                <w:szCs w:val="24"/>
              </w:rPr>
              <w:t>不涉及</w:t>
            </w:r>
          </w:p>
          <w:p w14:paraId="0BEA079A">
            <w:pPr>
              <w:spacing w:before="120" w:beforeLines="50" w:after="120" w:afterLines="50" w:line="360" w:lineRule="auto"/>
              <w:ind w:left="105" w:leftChars="50" w:right="105" w:rightChars="50"/>
              <w:rPr>
                <w:rFonts w:hint="eastAsia" w:ascii="宋体" w:hAnsi="宋体" w:cs="宋体"/>
                <w:color w:val="000000"/>
                <w:sz w:val="24"/>
                <w:szCs w:val="24"/>
              </w:rPr>
            </w:pPr>
            <w:r>
              <w:rPr>
                <w:rFonts w:hint="eastAsia" w:ascii="宋体" w:hAnsi="宋体" w:cs="宋体"/>
                <w:bCs/>
                <w:color w:val="000000"/>
                <w:sz w:val="24"/>
                <w:szCs w:val="24"/>
              </w:rPr>
              <w:t>□</w:t>
            </w:r>
            <w:r>
              <w:rPr>
                <w:rFonts w:hint="eastAsia" w:ascii="宋体" w:hAnsi="宋体" w:cs="宋体"/>
                <w:color w:val="000000"/>
                <w:spacing w:val="-3"/>
                <w:sz w:val="24"/>
                <w:szCs w:val="24"/>
              </w:rPr>
              <w:t>合</w:t>
            </w:r>
            <w:r>
              <w:rPr>
                <w:rFonts w:hint="eastAsia" w:ascii="宋体" w:hAnsi="宋体" w:cs="宋体"/>
                <w:color w:val="000000"/>
                <w:spacing w:val="-5"/>
                <w:sz w:val="24"/>
                <w:szCs w:val="24"/>
              </w:rPr>
              <w:t>格</w:t>
            </w:r>
          </w:p>
          <w:p w14:paraId="25557BA2">
            <w:pPr>
              <w:spacing w:before="120" w:beforeLines="50" w:after="120" w:afterLines="50" w:line="360" w:lineRule="auto"/>
              <w:ind w:left="105" w:leftChars="50" w:right="105" w:rightChars="50"/>
              <w:rPr>
                <w:rFonts w:hint="eastAsia" w:ascii="宋体" w:hAnsi="宋体" w:cs="宋体"/>
                <w:color w:val="000000"/>
                <w:spacing w:val="-10"/>
                <w:sz w:val="24"/>
                <w:szCs w:val="24"/>
              </w:rPr>
            </w:pPr>
            <w:r>
              <w:rPr>
                <w:rFonts w:hint="eastAsia" w:ascii="宋体" w:hAnsi="宋体" w:cs="宋体"/>
                <w:bCs/>
                <w:color w:val="000000"/>
                <w:sz w:val="24"/>
                <w:szCs w:val="24"/>
              </w:rPr>
              <w:t>□</w:t>
            </w:r>
            <w:r>
              <w:rPr>
                <w:rFonts w:hint="eastAsia" w:ascii="宋体" w:hAnsi="宋体" w:cs="宋体"/>
                <w:color w:val="000000"/>
                <w:spacing w:val="-4"/>
                <w:sz w:val="24"/>
                <w:szCs w:val="24"/>
              </w:rPr>
              <w:t>不合格</w:t>
            </w:r>
          </w:p>
        </w:tc>
        <w:tc>
          <w:tcPr>
            <w:tcW w:w="2380" w:type="dxa"/>
            <w:gridSpan w:val="2"/>
            <w:vAlign w:val="center"/>
          </w:tcPr>
          <w:p w14:paraId="0DE7FE15">
            <w:pPr>
              <w:spacing w:before="120" w:beforeLines="50" w:after="120" w:afterLines="50" w:line="360" w:lineRule="auto"/>
              <w:ind w:left="105" w:leftChars="50" w:right="105" w:rightChars="50"/>
              <w:rPr>
                <w:rFonts w:hint="eastAsia" w:ascii="宋体" w:hAnsi="宋体" w:cs="宋体"/>
                <w:color w:val="000000"/>
                <w:spacing w:val="-6"/>
                <w:w w:val="105"/>
                <w:sz w:val="24"/>
                <w:szCs w:val="24"/>
              </w:rPr>
            </w:pPr>
          </w:p>
        </w:tc>
      </w:tr>
      <w:tr w14:paraId="207489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500" w:hRule="atLeast"/>
          <w:jc w:val="center"/>
        </w:trPr>
        <w:tc>
          <w:tcPr>
            <w:tcW w:w="1886" w:type="dxa"/>
            <w:vMerge w:val="continue"/>
            <w:vAlign w:val="center"/>
          </w:tcPr>
          <w:p w14:paraId="17917319">
            <w:pPr>
              <w:spacing w:before="120" w:beforeLines="50" w:after="120" w:afterLines="50" w:line="360" w:lineRule="auto"/>
              <w:ind w:left="105" w:leftChars="50" w:right="105" w:rightChars="50"/>
              <w:rPr>
                <w:rFonts w:hint="eastAsia" w:ascii="宋体" w:hAnsi="宋体" w:cs="宋体"/>
                <w:color w:val="000000"/>
                <w:spacing w:val="-4"/>
                <w:w w:val="105"/>
                <w:sz w:val="24"/>
                <w:szCs w:val="24"/>
              </w:rPr>
            </w:pPr>
          </w:p>
        </w:tc>
        <w:tc>
          <w:tcPr>
            <w:tcW w:w="3301" w:type="dxa"/>
            <w:gridSpan w:val="2"/>
            <w:vAlign w:val="center"/>
          </w:tcPr>
          <w:p w14:paraId="10C8501B">
            <w:pPr>
              <w:spacing w:before="120" w:beforeLines="50" w:after="120" w:afterLines="50" w:line="360" w:lineRule="auto"/>
              <w:ind w:left="105" w:leftChars="50" w:right="105" w:rightChars="50"/>
              <w:rPr>
                <w:rFonts w:hint="eastAsia" w:ascii="宋体" w:hAnsi="宋体" w:cs="宋体"/>
                <w:color w:val="000000"/>
                <w:spacing w:val="-2"/>
                <w:w w:val="105"/>
                <w:sz w:val="24"/>
                <w:szCs w:val="24"/>
              </w:rPr>
            </w:pPr>
            <w:r>
              <w:rPr>
                <w:rFonts w:hint="eastAsia" w:ascii="宋体" w:hAnsi="宋体" w:cs="宋体"/>
                <w:color w:val="000000"/>
                <w:spacing w:val="-4"/>
                <w:w w:val="105"/>
                <w:sz w:val="24"/>
                <w:szCs w:val="24"/>
              </w:rPr>
              <w:t>质量证明</w:t>
            </w:r>
            <w:r>
              <w:rPr>
                <w:rFonts w:hint="eastAsia" w:ascii="宋体" w:hAnsi="宋体" w:cs="宋体"/>
                <w:color w:val="000000"/>
                <w:spacing w:val="-6"/>
                <w:w w:val="105"/>
                <w:sz w:val="24"/>
                <w:szCs w:val="24"/>
              </w:rPr>
              <w:t>文件</w:t>
            </w:r>
          </w:p>
        </w:tc>
        <w:tc>
          <w:tcPr>
            <w:tcW w:w="2013" w:type="dxa"/>
            <w:gridSpan w:val="2"/>
            <w:vAlign w:val="center"/>
          </w:tcPr>
          <w:p w14:paraId="4FAD3C77">
            <w:pPr>
              <w:spacing w:before="120" w:beforeLines="50" w:after="120" w:afterLines="50" w:line="360" w:lineRule="auto"/>
              <w:ind w:left="105" w:leftChars="50" w:right="105" w:rightChars="50"/>
              <w:rPr>
                <w:rFonts w:hint="eastAsia" w:ascii="宋体" w:hAnsi="宋体" w:cs="宋体"/>
                <w:color w:val="000000"/>
                <w:spacing w:val="-5"/>
                <w:sz w:val="24"/>
                <w:szCs w:val="24"/>
              </w:rPr>
            </w:pPr>
            <w:r>
              <w:rPr>
                <w:rFonts w:hint="eastAsia" w:ascii="宋体" w:hAnsi="宋体" w:cs="宋体"/>
                <w:bCs/>
                <w:color w:val="000000"/>
                <w:sz w:val="24"/>
                <w:szCs w:val="24"/>
              </w:rPr>
              <w:t>□</w:t>
            </w:r>
            <w:r>
              <w:rPr>
                <w:rFonts w:hint="eastAsia" w:ascii="宋体" w:hAnsi="宋体" w:cs="宋体"/>
                <w:color w:val="000000"/>
                <w:spacing w:val="-5"/>
                <w:sz w:val="24"/>
                <w:szCs w:val="24"/>
              </w:rPr>
              <w:t>不涉及</w:t>
            </w:r>
          </w:p>
          <w:p w14:paraId="16F77F37">
            <w:pPr>
              <w:spacing w:before="120" w:beforeLines="50" w:after="120" w:afterLines="50" w:line="360" w:lineRule="auto"/>
              <w:ind w:left="105" w:leftChars="50" w:right="105" w:rightChars="50"/>
              <w:rPr>
                <w:rFonts w:hint="eastAsia" w:ascii="宋体" w:hAnsi="宋体" w:cs="宋体"/>
                <w:color w:val="000000"/>
                <w:sz w:val="24"/>
                <w:szCs w:val="24"/>
              </w:rPr>
            </w:pPr>
            <w:r>
              <w:rPr>
                <w:rFonts w:hint="eastAsia" w:ascii="宋体" w:hAnsi="宋体" w:cs="宋体"/>
                <w:bCs/>
                <w:color w:val="000000"/>
                <w:sz w:val="24"/>
                <w:szCs w:val="24"/>
              </w:rPr>
              <w:t>□</w:t>
            </w:r>
            <w:r>
              <w:rPr>
                <w:rFonts w:hint="eastAsia" w:ascii="宋体" w:hAnsi="宋体" w:cs="宋体"/>
                <w:color w:val="000000"/>
                <w:spacing w:val="-3"/>
                <w:sz w:val="24"/>
                <w:szCs w:val="24"/>
              </w:rPr>
              <w:t>合</w:t>
            </w:r>
            <w:r>
              <w:rPr>
                <w:rFonts w:hint="eastAsia" w:ascii="宋体" w:hAnsi="宋体" w:cs="宋体"/>
                <w:color w:val="000000"/>
                <w:spacing w:val="-5"/>
                <w:sz w:val="24"/>
                <w:szCs w:val="24"/>
              </w:rPr>
              <w:t>格</w:t>
            </w:r>
          </w:p>
          <w:p w14:paraId="0D39E0EF">
            <w:pPr>
              <w:spacing w:before="120" w:beforeLines="50" w:after="120" w:afterLines="50" w:line="360" w:lineRule="auto"/>
              <w:ind w:left="105" w:leftChars="50" w:right="105" w:rightChars="50"/>
              <w:rPr>
                <w:rFonts w:hint="eastAsia" w:ascii="宋体" w:hAnsi="宋体" w:cs="宋体"/>
                <w:color w:val="000000"/>
                <w:spacing w:val="-10"/>
                <w:sz w:val="24"/>
                <w:szCs w:val="24"/>
              </w:rPr>
            </w:pPr>
            <w:r>
              <w:rPr>
                <w:rFonts w:hint="eastAsia" w:ascii="宋体" w:hAnsi="宋体" w:cs="宋体"/>
                <w:bCs/>
                <w:color w:val="000000"/>
                <w:sz w:val="24"/>
                <w:szCs w:val="24"/>
              </w:rPr>
              <w:t>□</w:t>
            </w:r>
            <w:r>
              <w:rPr>
                <w:rFonts w:hint="eastAsia" w:ascii="宋体" w:hAnsi="宋体" w:cs="宋体"/>
                <w:color w:val="000000"/>
                <w:spacing w:val="-4"/>
                <w:sz w:val="24"/>
                <w:szCs w:val="24"/>
              </w:rPr>
              <w:t>不合格</w:t>
            </w:r>
          </w:p>
        </w:tc>
        <w:tc>
          <w:tcPr>
            <w:tcW w:w="2380" w:type="dxa"/>
            <w:gridSpan w:val="2"/>
            <w:vAlign w:val="center"/>
          </w:tcPr>
          <w:p w14:paraId="660172C7">
            <w:pPr>
              <w:spacing w:before="120" w:beforeLines="50" w:after="120" w:afterLines="50" w:line="360" w:lineRule="auto"/>
              <w:ind w:left="105" w:leftChars="50" w:right="105" w:rightChars="50"/>
              <w:rPr>
                <w:rFonts w:hint="eastAsia" w:ascii="宋体" w:hAnsi="宋体" w:cs="宋体"/>
                <w:color w:val="000000"/>
                <w:spacing w:val="-6"/>
                <w:w w:val="105"/>
                <w:sz w:val="24"/>
                <w:szCs w:val="24"/>
              </w:rPr>
            </w:pPr>
          </w:p>
        </w:tc>
      </w:tr>
      <w:tr w14:paraId="7EB271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500" w:hRule="atLeast"/>
          <w:jc w:val="center"/>
        </w:trPr>
        <w:tc>
          <w:tcPr>
            <w:tcW w:w="1886" w:type="dxa"/>
            <w:vAlign w:val="center"/>
          </w:tcPr>
          <w:p w14:paraId="5AF86EC7">
            <w:pPr>
              <w:spacing w:before="120" w:beforeLines="50" w:after="120" w:afterLines="50" w:line="360" w:lineRule="auto"/>
              <w:ind w:left="105" w:leftChars="50" w:right="105" w:rightChars="50"/>
              <w:rPr>
                <w:rFonts w:hint="eastAsia" w:ascii="宋体" w:hAnsi="宋体" w:cs="宋体"/>
                <w:color w:val="000000"/>
                <w:sz w:val="24"/>
                <w:szCs w:val="24"/>
              </w:rPr>
            </w:pPr>
            <w:r>
              <w:rPr>
                <w:rFonts w:hint="eastAsia" w:ascii="宋体" w:hAnsi="宋体" w:cs="宋体"/>
                <w:color w:val="000000"/>
                <w:sz w:val="24"/>
                <w:szCs w:val="24"/>
              </w:rPr>
              <w:t>其他需说明的事项</w:t>
            </w:r>
          </w:p>
        </w:tc>
        <w:tc>
          <w:tcPr>
            <w:tcW w:w="7694" w:type="dxa"/>
            <w:gridSpan w:val="6"/>
            <w:vAlign w:val="center"/>
          </w:tcPr>
          <w:p w14:paraId="111B089D">
            <w:pPr>
              <w:spacing w:before="120" w:beforeLines="50" w:after="120" w:afterLines="50" w:line="360" w:lineRule="auto"/>
              <w:ind w:left="105" w:leftChars="50" w:right="105" w:rightChars="50"/>
              <w:rPr>
                <w:rFonts w:hint="eastAsia" w:ascii="宋体" w:hAnsi="宋体" w:cs="宋体"/>
                <w:bCs/>
                <w:color w:val="000000"/>
                <w:sz w:val="24"/>
                <w:szCs w:val="24"/>
              </w:rPr>
            </w:pPr>
          </w:p>
        </w:tc>
      </w:tr>
      <w:tr w14:paraId="4C9880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500" w:hRule="atLeast"/>
          <w:jc w:val="center"/>
        </w:trPr>
        <w:tc>
          <w:tcPr>
            <w:tcW w:w="1886" w:type="dxa"/>
            <w:vAlign w:val="center"/>
          </w:tcPr>
          <w:p w14:paraId="65B93B4D">
            <w:pPr>
              <w:spacing w:before="120" w:beforeLines="50" w:after="120" w:afterLines="50" w:line="360" w:lineRule="auto"/>
              <w:ind w:left="105" w:leftChars="50" w:right="105" w:rightChars="50"/>
              <w:rPr>
                <w:rFonts w:hint="eastAsia" w:ascii="宋体" w:hAnsi="宋体" w:cs="宋体"/>
                <w:color w:val="000000"/>
                <w:sz w:val="24"/>
                <w:szCs w:val="24"/>
              </w:rPr>
            </w:pPr>
            <w:r>
              <w:rPr>
                <w:rFonts w:hint="eastAsia" w:ascii="宋体" w:hAnsi="宋体" w:cs="宋体"/>
                <w:color w:val="000000"/>
                <w:sz w:val="24"/>
                <w:szCs w:val="24"/>
              </w:rPr>
              <w:t>验收结论</w:t>
            </w:r>
          </w:p>
        </w:tc>
        <w:tc>
          <w:tcPr>
            <w:tcW w:w="7694" w:type="dxa"/>
            <w:gridSpan w:val="6"/>
            <w:vAlign w:val="center"/>
          </w:tcPr>
          <w:p w14:paraId="68523849">
            <w:pPr>
              <w:spacing w:before="120" w:beforeLines="50" w:after="120" w:afterLines="50" w:line="360" w:lineRule="auto"/>
              <w:ind w:left="105" w:leftChars="50" w:right="105" w:rightChars="50"/>
              <w:rPr>
                <w:rFonts w:hint="eastAsia" w:ascii="宋体" w:hAnsi="宋体" w:cs="宋体"/>
                <w:color w:val="000000"/>
                <w:sz w:val="24"/>
                <w:szCs w:val="24"/>
              </w:rPr>
            </w:pPr>
            <w:r>
              <w:rPr>
                <w:rFonts w:hint="eastAsia" w:ascii="宋体" w:hAnsi="宋体" w:cs="宋体"/>
                <w:bCs/>
                <w:color w:val="000000"/>
                <w:sz w:val="24"/>
                <w:szCs w:val="24"/>
              </w:rPr>
              <w:t>□</w:t>
            </w:r>
            <w:r>
              <w:rPr>
                <w:rFonts w:hint="eastAsia" w:ascii="宋体" w:hAnsi="宋体" w:cs="宋体"/>
                <w:color w:val="000000"/>
                <w:sz w:val="24"/>
                <w:szCs w:val="24"/>
              </w:rPr>
              <w:t>合格</w:t>
            </w:r>
          </w:p>
          <w:p w14:paraId="6C92CE11">
            <w:pPr>
              <w:spacing w:before="120" w:beforeLines="50" w:after="120" w:afterLines="50" w:line="360" w:lineRule="auto"/>
              <w:ind w:left="105" w:leftChars="50" w:right="105" w:rightChars="50"/>
              <w:rPr>
                <w:rFonts w:hint="eastAsia" w:ascii="宋体" w:hAnsi="宋体" w:cs="宋体"/>
                <w:color w:val="000000"/>
                <w:spacing w:val="-6"/>
                <w:w w:val="105"/>
                <w:sz w:val="24"/>
                <w:szCs w:val="24"/>
              </w:rPr>
            </w:pPr>
            <w:r>
              <w:rPr>
                <w:rFonts w:hint="eastAsia" w:ascii="宋体" w:hAnsi="宋体" w:cs="宋体"/>
                <w:bCs/>
                <w:color w:val="000000"/>
                <w:sz w:val="24"/>
                <w:szCs w:val="24"/>
              </w:rPr>
              <w:t>□</w:t>
            </w:r>
            <w:r>
              <w:rPr>
                <w:rFonts w:hint="eastAsia" w:ascii="宋体" w:hAnsi="宋体" w:cs="宋体"/>
                <w:color w:val="000000"/>
                <w:sz w:val="24"/>
                <w:szCs w:val="24"/>
              </w:rPr>
              <w:t>不合格</w:t>
            </w:r>
          </w:p>
        </w:tc>
      </w:tr>
      <w:tr w14:paraId="228DE6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1608" w:hRule="atLeast"/>
          <w:jc w:val="center"/>
        </w:trPr>
        <w:tc>
          <w:tcPr>
            <w:tcW w:w="4594" w:type="dxa"/>
            <w:gridSpan w:val="2"/>
            <w:vAlign w:val="center"/>
          </w:tcPr>
          <w:p w14:paraId="21B42C4C">
            <w:pPr>
              <w:spacing w:before="120" w:beforeLines="50" w:after="120" w:afterLines="50" w:line="360" w:lineRule="auto"/>
              <w:ind w:left="105" w:leftChars="50" w:right="105" w:rightChars="50"/>
              <w:rPr>
                <w:rFonts w:hint="eastAsia" w:ascii="宋体" w:hAnsi="宋体" w:cs="宋体"/>
                <w:color w:val="000000"/>
                <w:sz w:val="24"/>
                <w:szCs w:val="24"/>
              </w:rPr>
            </w:pPr>
            <w:r>
              <w:rPr>
                <w:rFonts w:hint="eastAsia" w:ascii="宋体" w:hAnsi="宋体" w:cs="宋体"/>
                <w:color w:val="000000"/>
                <w:sz w:val="24"/>
                <w:szCs w:val="24"/>
              </w:rPr>
              <w:t>验收人或验收小组成员（签字）：</w:t>
            </w:r>
          </w:p>
          <w:p w14:paraId="4E3D0B0F">
            <w:pPr>
              <w:spacing w:before="120" w:beforeLines="50" w:after="120" w:afterLines="50" w:line="360" w:lineRule="auto"/>
              <w:ind w:left="105" w:leftChars="50" w:right="105" w:rightChars="50"/>
              <w:rPr>
                <w:rFonts w:hint="eastAsia" w:ascii="宋体" w:hAnsi="宋体" w:cs="宋体"/>
                <w:color w:val="000000"/>
                <w:sz w:val="24"/>
                <w:szCs w:val="24"/>
              </w:rPr>
            </w:pPr>
          </w:p>
          <w:p w14:paraId="4A60AA34">
            <w:pPr>
              <w:spacing w:before="120" w:beforeLines="50" w:after="120" w:afterLines="50" w:line="360" w:lineRule="auto"/>
              <w:ind w:left="105" w:leftChars="50" w:right="105" w:rightChars="50"/>
              <w:jc w:val="right"/>
              <w:rPr>
                <w:rFonts w:hint="eastAsia" w:ascii="宋体" w:hAnsi="宋体" w:cs="宋体"/>
                <w:color w:val="000000"/>
                <w:sz w:val="24"/>
                <w:szCs w:val="24"/>
              </w:rPr>
            </w:pPr>
            <w:r>
              <w:rPr>
                <w:rFonts w:hint="eastAsia" w:ascii="宋体" w:hAnsi="宋体" w:cs="宋体"/>
                <w:color w:val="000000"/>
                <w:sz w:val="24"/>
                <w:szCs w:val="24"/>
              </w:rPr>
              <w:t xml:space="preserve">    年    月    日</w:t>
            </w:r>
          </w:p>
        </w:tc>
        <w:tc>
          <w:tcPr>
            <w:tcW w:w="4986" w:type="dxa"/>
            <w:gridSpan w:val="5"/>
            <w:vAlign w:val="center"/>
          </w:tcPr>
          <w:p w14:paraId="22414C0D">
            <w:pPr>
              <w:spacing w:before="120" w:beforeLines="50" w:after="120" w:afterLines="50" w:line="360" w:lineRule="auto"/>
              <w:ind w:left="105" w:leftChars="50" w:right="105" w:rightChars="50"/>
              <w:rPr>
                <w:rFonts w:hint="eastAsia" w:ascii="宋体" w:hAnsi="宋体" w:cs="宋体"/>
                <w:color w:val="000000"/>
                <w:sz w:val="24"/>
                <w:szCs w:val="24"/>
              </w:rPr>
            </w:pPr>
            <w:r>
              <w:rPr>
                <w:rFonts w:hint="eastAsia" w:ascii="宋体" w:hAnsi="宋体" w:cs="宋体"/>
                <w:color w:val="000000"/>
                <w:sz w:val="24"/>
                <w:szCs w:val="24"/>
              </w:rPr>
              <w:t>供应商授权代表（签字）：</w:t>
            </w:r>
          </w:p>
          <w:p w14:paraId="7F5DA4F1">
            <w:pPr>
              <w:spacing w:before="120" w:beforeLines="50" w:after="120" w:afterLines="50" w:line="360" w:lineRule="auto"/>
              <w:ind w:left="105" w:leftChars="50" w:right="105" w:rightChars="50"/>
              <w:rPr>
                <w:rFonts w:hint="eastAsia" w:ascii="宋体" w:hAnsi="宋体" w:cs="宋体"/>
                <w:color w:val="000000"/>
                <w:sz w:val="24"/>
                <w:szCs w:val="24"/>
              </w:rPr>
            </w:pPr>
          </w:p>
          <w:p w14:paraId="6C640B71">
            <w:pPr>
              <w:spacing w:before="120" w:beforeLines="50" w:after="120" w:afterLines="50" w:line="360" w:lineRule="auto"/>
              <w:ind w:left="105" w:leftChars="50" w:right="105" w:rightChars="50"/>
              <w:jc w:val="right"/>
              <w:rPr>
                <w:rFonts w:hint="eastAsia" w:ascii="宋体" w:hAnsi="宋体" w:cs="宋体"/>
                <w:color w:val="000000"/>
                <w:sz w:val="24"/>
                <w:szCs w:val="24"/>
              </w:rPr>
            </w:pPr>
            <w:r>
              <w:rPr>
                <w:rFonts w:hint="eastAsia" w:ascii="宋体" w:hAnsi="宋体" w:cs="宋体"/>
                <w:color w:val="000000"/>
                <w:sz w:val="24"/>
                <w:szCs w:val="24"/>
              </w:rPr>
              <w:t xml:space="preserve">    年    月    日</w:t>
            </w:r>
          </w:p>
        </w:tc>
      </w:tr>
      <w:tr w14:paraId="77CEB9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1571" w:hRule="atLeast"/>
          <w:jc w:val="center"/>
        </w:trPr>
        <w:tc>
          <w:tcPr>
            <w:tcW w:w="4594" w:type="dxa"/>
            <w:gridSpan w:val="2"/>
            <w:vAlign w:val="center"/>
          </w:tcPr>
          <w:p w14:paraId="5CD77980">
            <w:pPr>
              <w:spacing w:before="120" w:beforeLines="50" w:after="120" w:afterLines="50" w:line="360" w:lineRule="auto"/>
              <w:ind w:left="105" w:leftChars="50" w:right="105" w:rightChars="50"/>
              <w:rPr>
                <w:rFonts w:hint="eastAsia" w:ascii="宋体" w:hAnsi="宋体" w:cs="宋体"/>
                <w:color w:val="000000"/>
                <w:sz w:val="24"/>
                <w:szCs w:val="24"/>
              </w:rPr>
            </w:pPr>
            <w:r>
              <w:rPr>
                <w:rFonts w:hint="eastAsia" w:ascii="宋体" w:hAnsi="宋体" w:cs="宋体"/>
                <w:color w:val="000000"/>
                <w:sz w:val="24"/>
                <w:szCs w:val="24"/>
              </w:rPr>
              <w:t>各单位（盖章）：</w:t>
            </w:r>
          </w:p>
          <w:p w14:paraId="5C07AE53">
            <w:pPr>
              <w:spacing w:before="120" w:beforeLines="50" w:after="120" w:afterLines="50" w:line="360" w:lineRule="auto"/>
              <w:ind w:left="105" w:leftChars="50" w:right="105" w:rightChars="50"/>
              <w:rPr>
                <w:rFonts w:hint="eastAsia" w:ascii="宋体" w:hAnsi="宋体" w:cs="宋体"/>
                <w:color w:val="000000"/>
                <w:sz w:val="24"/>
                <w:szCs w:val="24"/>
              </w:rPr>
            </w:pPr>
          </w:p>
          <w:p w14:paraId="2A790950">
            <w:pPr>
              <w:spacing w:before="120" w:beforeLines="50" w:after="120" w:afterLines="50" w:line="360" w:lineRule="auto"/>
              <w:ind w:left="105" w:leftChars="50" w:right="105" w:rightChars="50"/>
              <w:jc w:val="right"/>
              <w:rPr>
                <w:rFonts w:hint="eastAsia" w:ascii="宋体" w:hAnsi="宋体" w:cs="宋体"/>
                <w:color w:val="000000"/>
                <w:sz w:val="24"/>
                <w:szCs w:val="24"/>
              </w:rPr>
            </w:pPr>
            <w:r>
              <w:rPr>
                <w:rFonts w:hint="eastAsia" w:ascii="宋体" w:hAnsi="宋体" w:cs="宋体"/>
                <w:color w:val="000000"/>
                <w:sz w:val="24"/>
                <w:szCs w:val="24"/>
              </w:rPr>
              <w:t xml:space="preserve">    年    月    日</w:t>
            </w:r>
          </w:p>
        </w:tc>
        <w:tc>
          <w:tcPr>
            <w:tcW w:w="4986" w:type="dxa"/>
            <w:gridSpan w:val="5"/>
            <w:vAlign w:val="center"/>
          </w:tcPr>
          <w:p w14:paraId="538855C5">
            <w:pPr>
              <w:spacing w:before="120" w:beforeLines="50" w:after="120" w:afterLines="50" w:line="360" w:lineRule="auto"/>
              <w:ind w:left="105" w:leftChars="50" w:right="105" w:rightChars="50"/>
              <w:rPr>
                <w:rFonts w:hint="eastAsia" w:ascii="宋体" w:hAnsi="宋体" w:cs="宋体"/>
                <w:color w:val="000000"/>
                <w:sz w:val="24"/>
                <w:szCs w:val="24"/>
              </w:rPr>
            </w:pPr>
            <w:r>
              <w:rPr>
                <w:rFonts w:hint="eastAsia" w:ascii="宋体" w:hAnsi="宋体" w:cs="宋体"/>
                <w:color w:val="000000"/>
                <w:sz w:val="24"/>
                <w:szCs w:val="24"/>
              </w:rPr>
              <w:t>供应商（盖章）：</w:t>
            </w:r>
          </w:p>
          <w:p w14:paraId="7195528F">
            <w:pPr>
              <w:spacing w:before="120" w:beforeLines="50" w:after="120" w:afterLines="50" w:line="360" w:lineRule="auto"/>
              <w:ind w:left="105" w:leftChars="50" w:right="105" w:rightChars="50"/>
              <w:rPr>
                <w:rFonts w:hint="eastAsia" w:ascii="宋体" w:hAnsi="宋体" w:cs="宋体"/>
                <w:color w:val="000000"/>
                <w:sz w:val="24"/>
                <w:szCs w:val="24"/>
              </w:rPr>
            </w:pPr>
          </w:p>
          <w:p w14:paraId="1971228A">
            <w:pPr>
              <w:spacing w:before="120" w:beforeLines="50" w:after="120" w:afterLines="50" w:line="360" w:lineRule="auto"/>
              <w:ind w:left="105" w:leftChars="50" w:right="105" w:rightChars="50"/>
              <w:jc w:val="right"/>
              <w:rPr>
                <w:rFonts w:hint="eastAsia" w:ascii="宋体" w:hAnsi="宋体" w:cs="宋体"/>
                <w:color w:val="000000"/>
                <w:sz w:val="24"/>
                <w:szCs w:val="24"/>
              </w:rPr>
            </w:pPr>
            <w:r>
              <w:rPr>
                <w:rFonts w:hint="eastAsia" w:ascii="宋体" w:hAnsi="宋体" w:cs="宋体"/>
                <w:color w:val="000000"/>
                <w:sz w:val="24"/>
                <w:szCs w:val="24"/>
              </w:rPr>
              <w:t xml:space="preserve">    年    月    日</w:t>
            </w:r>
          </w:p>
        </w:tc>
      </w:tr>
      <w:tr w14:paraId="25A236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90" w:hRule="atLeast"/>
          <w:jc w:val="center"/>
        </w:trPr>
        <w:tc>
          <w:tcPr>
            <w:tcW w:w="1886" w:type="dxa"/>
            <w:vAlign w:val="center"/>
          </w:tcPr>
          <w:p w14:paraId="7C670477">
            <w:pPr>
              <w:spacing w:before="120" w:beforeLines="50" w:after="120" w:afterLines="50" w:line="360" w:lineRule="auto"/>
              <w:ind w:right="105" w:rightChars="50"/>
              <w:jc w:val="center"/>
              <w:rPr>
                <w:rFonts w:hint="eastAsia" w:ascii="宋体" w:hAnsi="宋体" w:cs="宋体"/>
                <w:color w:val="000000"/>
                <w:sz w:val="24"/>
                <w:szCs w:val="24"/>
              </w:rPr>
            </w:pPr>
            <w:r>
              <w:rPr>
                <w:rFonts w:hint="eastAsia" w:ascii="宋体" w:hAnsi="宋体" w:cs="宋体"/>
                <w:color w:val="000000"/>
                <w:sz w:val="24"/>
                <w:szCs w:val="24"/>
              </w:rPr>
              <w:t>验收报告附件</w:t>
            </w:r>
          </w:p>
        </w:tc>
        <w:tc>
          <w:tcPr>
            <w:tcW w:w="7694" w:type="dxa"/>
            <w:gridSpan w:val="6"/>
            <w:vAlign w:val="center"/>
          </w:tcPr>
          <w:p w14:paraId="74DA6F37">
            <w:pPr>
              <w:spacing w:before="120" w:beforeLines="50" w:after="120" w:afterLines="50" w:line="360" w:lineRule="auto"/>
              <w:ind w:right="105" w:rightChars="50" w:firstLine="240" w:firstLineChars="100"/>
              <w:rPr>
                <w:rFonts w:hint="eastAsia" w:ascii="宋体" w:hAnsi="宋体" w:cs="宋体"/>
                <w:color w:val="000000"/>
                <w:sz w:val="24"/>
                <w:szCs w:val="24"/>
              </w:rPr>
            </w:pPr>
            <w:r>
              <w:rPr>
                <w:rFonts w:hint="eastAsia" w:ascii="宋体" w:hAnsi="宋体" w:cs="宋体"/>
                <w:color w:val="000000"/>
                <w:sz w:val="24"/>
                <w:szCs w:val="24"/>
              </w:rPr>
              <w:t>1.到货清单</w:t>
            </w:r>
            <w:r>
              <w:rPr>
                <w:rFonts w:hint="eastAsia" w:ascii="宋体" w:hAnsi="宋体" w:cs="宋体"/>
                <w:b/>
                <w:bCs/>
                <w:color w:val="000000"/>
                <w:sz w:val="24"/>
                <w:szCs w:val="24"/>
              </w:rPr>
              <w:t>（必须附后）</w:t>
            </w:r>
            <w:r>
              <w:rPr>
                <w:rFonts w:hint="eastAsia" w:ascii="宋体" w:hAnsi="宋体" w:cs="宋体"/>
                <w:color w:val="000000"/>
                <w:sz w:val="24"/>
                <w:szCs w:val="24"/>
              </w:rPr>
              <w:t>；</w:t>
            </w:r>
          </w:p>
          <w:p w14:paraId="49C793B0">
            <w:pPr>
              <w:spacing w:before="120" w:beforeLines="50" w:after="120" w:afterLines="50" w:line="360" w:lineRule="auto"/>
              <w:ind w:right="105" w:rightChars="50" w:firstLine="240" w:firstLineChars="100"/>
              <w:rPr>
                <w:rFonts w:hint="eastAsia" w:ascii="宋体" w:hAnsi="宋体" w:cs="宋体"/>
                <w:color w:val="000000"/>
                <w:sz w:val="24"/>
                <w:szCs w:val="24"/>
              </w:rPr>
            </w:pPr>
            <w:r>
              <w:rPr>
                <w:rFonts w:hint="eastAsia" w:ascii="宋体" w:hAnsi="宋体" w:cs="宋体"/>
                <w:color w:val="000000"/>
                <w:sz w:val="24"/>
                <w:szCs w:val="24"/>
              </w:rPr>
              <w:t>2.供应商履约情况报告</w:t>
            </w:r>
            <w:r>
              <w:rPr>
                <w:rFonts w:hint="eastAsia" w:ascii="宋体" w:hAnsi="宋体" w:cs="宋体"/>
                <w:b/>
                <w:bCs/>
                <w:color w:val="000000"/>
                <w:sz w:val="24"/>
                <w:szCs w:val="24"/>
              </w:rPr>
              <w:t>（普通程序、特别程序必须附后）</w:t>
            </w:r>
            <w:r>
              <w:rPr>
                <w:rFonts w:hint="eastAsia" w:ascii="宋体" w:hAnsi="宋体" w:cs="宋体"/>
                <w:color w:val="000000"/>
                <w:sz w:val="24"/>
                <w:szCs w:val="24"/>
              </w:rPr>
              <w:t>；</w:t>
            </w:r>
          </w:p>
          <w:p w14:paraId="0B722875">
            <w:pPr>
              <w:spacing w:before="120" w:beforeLines="50" w:after="120" w:afterLines="50" w:line="360" w:lineRule="auto"/>
              <w:ind w:right="105" w:rightChars="50" w:firstLine="240" w:firstLineChars="100"/>
              <w:rPr>
                <w:rFonts w:hint="eastAsia" w:ascii="宋体" w:hAnsi="宋体" w:cs="宋体"/>
                <w:b/>
                <w:bCs/>
                <w:color w:val="000000"/>
                <w:sz w:val="24"/>
                <w:szCs w:val="24"/>
              </w:rPr>
            </w:pPr>
            <w:r>
              <w:rPr>
                <w:rFonts w:hint="eastAsia" w:ascii="宋体" w:hAnsi="宋体" w:cs="宋体"/>
                <w:color w:val="000000"/>
                <w:sz w:val="24"/>
                <w:szCs w:val="24"/>
              </w:rPr>
              <w:t>3.验收会议记录</w:t>
            </w:r>
            <w:r>
              <w:rPr>
                <w:rFonts w:hint="eastAsia" w:ascii="宋体" w:hAnsi="宋体" w:cs="宋体"/>
                <w:b/>
                <w:bCs/>
                <w:color w:val="000000"/>
                <w:sz w:val="24"/>
                <w:szCs w:val="24"/>
              </w:rPr>
              <w:t>（特别程序必须附后）</w:t>
            </w:r>
            <w:r>
              <w:rPr>
                <w:rFonts w:hint="eastAsia" w:ascii="宋体" w:hAnsi="宋体" w:cs="宋体"/>
                <w:color w:val="000000"/>
                <w:sz w:val="24"/>
                <w:szCs w:val="24"/>
              </w:rPr>
              <w:t>；</w:t>
            </w:r>
          </w:p>
          <w:p w14:paraId="04700A9A">
            <w:pPr>
              <w:spacing w:before="120" w:beforeLines="50" w:after="120" w:afterLines="50" w:line="360" w:lineRule="auto"/>
              <w:ind w:right="105" w:rightChars="50" w:firstLine="240" w:firstLineChars="100"/>
              <w:rPr>
                <w:rFonts w:hint="eastAsia" w:ascii="宋体" w:hAnsi="宋体" w:cs="宋体"/>
                <w:color w:val="000000"/>
                <w:sz w:val="24"/>
                <w:szCs w:val="24"/>
              </w:rPr>
            </w:pPr>
            <w:r>
              <w:rPr>
                <w:rFonts w:hint="eastAsia" w:ascii="宋体" w:hAnsi="宋体" w:cs="宋体"/>
                <w:color w:val="000000"/>
                <w:sz w:val="24"/>
                <w:szCs w:val="24"/>
              </w:rPr>
              <w:t>4.其他资料：用户满意度报告、第三方检测报告等。</w:t>
            </w:r>
          </w:p>
        </w:tc>
      </w:tr>
      <w:tr w14:paraId="4A1E0E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500" w:hRule="atLeast"/>
          <w:jc w:val="center"/>
        </w:trPr>
        <w:tc>
          <w:tcPr>
            <w:tcW w:w="9580" w:type="dxa"/>
            <w:gridSpan w:val="7"/>
            <w:vAlign w:val="center"/>
          </w:tcPr>
          <w:p w14:paraId="4F5584C0">
            <w:pPr>
              <w:spacing w:before="120" w:beforeLines="50" w:after="120" w:afterLines="50" w:line="360" w:lineRule="auto"/>
              <w:ind w:left="105" w:leftChars="50" w:right="105" w:rightChars="50"/>
              <w:rPr>
                <w:rFonts w:hint="eastAsia" w:ascii="宋体" w:hAnsi="宋体" w:cs="宋体"/>
                <w:bCs/>
                <w:color w:val="000000"/>
                <w:sz w:val="24"/>
                <w:szCs w:val="24"/>
              </w:rPr>
            </w:pPr>
            <w:r>
              <w:rPr>
                <w:rFonts w:hint="eastAsia" w:ascii="宋体" w:hAnsi="宋体" w:cs="宋体"/>
                <w:bCs/>
                <w:color w:val="000000"/>
                <w:sz w:val="24"/>
                <w:szCs w:val="24"/>
              </w:rPr>
              <w:t>说明：</w:t>
            </w:r>
          </w:p>
          <w:p w14:paraId="40098A6A">
            <w:pPr>
              <w:spacing w:before="120" w:beforeLines="50" w:after="120" w:afterLines="50" w:line="360" w:lineRule="auto"/>
              <w:ind w:left="105" w:leftChars="50" w:right="105" w:rightChars="50"/>
              <w:rPr>
                <w:rFonts w:hint="eastAsia" w:ascii="宋体" w:hAnsi="宋体" w:cs="宋体"/>
                <w:bCs/>
                <w:color w:val="000000"/>
                <w:sz w:val="24"/>
                <w:szCs w:val="24"/>
              </w:rPr>
            </w:pPr>
            <w:r>
              <w:rPr>
                <w:rFonts w:hint="eastAsia" w:ascii="宋体" w:hAnsi="宋体" w:cs="宋体"/>
                <w:bCs/>
                <w:color w:val="000000"/>
                <w:sz w:val="24"/>
                <w:szCs w:val="24"/>
              </w:rPr>
              <w:t>1.该表为货物类项目履约验收的参考样表，使用过程中可以根据工作实际进行合理调整。</w:t>
            </w:r>
          </w:p>
          <w:p w14:paraId="05ED39F0">
            <w:pPr>
              <w:spacing w:before="120" w:beforeLines="50" w:after="120" w:afterLines="50" w:line="360" w:lineRule="auto"/>
              <w:ind w:left="105" w:leftChars="50" w:right="105" w:rightChars="50"/>
              <w:rPr>
                <w:rFonts w:hint="eastAsia" w:ascii="宋体" w:hAnsi="宋体" w:cs="宋体"/>
                <w:bCs/>
                <w:color w:val="000000"/>
                <w:sz w:val="24"/>
                <w:szCs w:val="24"/>
              </w:rPr>
            </w:pPr>
            <w:r>
              <w:rPr>
                <w:rFonts w:hint="eastAsia" w:ascii="宋体" w:hAnsi="宋体" w:cs="宋体"/>
                <w:bCs/>
                <w:color w:val="000000"/>
                <w:sz w:val="24"/>
                <w:szCs w:val="24"/>
              </w:rPr>
              <w:t>2.该表中适用程序、验收方式等，□后为待选内容，应当以划“√”方式选定。</w:t>
            </w:r>
          </w:p>
          <w:p w14:paraId="3ACCA934">
            <w:pPr>
              <w:spacing w:before="120" w:beforeLines="50" w:after="120" w:afterLines="50" w:line="360" w:lineRule="auto"/>
              <w:ind w:left="105" w:leftChars="50" w:right="105" w:rightChars="50"/>
              <w:rPr>
                <w:rFonts w:hint="eastAsia" w:ascii="宋体" w:hAnsi="宋体" w:cs="宋体"/>
                <w:color w:val="000000"/>
                <w:sz w:val="24"/>
                <w:szCs w:val="24"/>
              </w:rPr>
            </w:pPr>
            <w:r>
              <w:rPr>
                <w:rFonts w:hint="eastAsia" w:ascii="宋体" w:hAnsi="宋体" w:cs="宋体"/>
                <w:bCs/>
                <w:color w:val="000000"/>
                <w:sz w:val="24"/>
                <w:szCs w:val="24"/>
              </w:rPr>
              <w:t>3.该表中</w:t>
            </w:r>
            <w:r>
              <w:rPr>
                <w:rFonts w:hint="eastAsia" w:ascii="宋体" w:hAnsi="宋体" w:cs="宋体"/>
                <w:color w:val="000000"/>
                <w:sz w:val="24"/>
                <w:szCs w:val="24"/>
              </w:rPr>
              <w:t>不涉及的填写“/”。</w:t>
            </w:r>
          </w:p>
          <w:p w14:paraId="6E1EAC14">
            <w:pPr>
              <w:spacing w:before="120" w:beforeLines="50" w:after="120" w:afterLines="50" w:line="360" w:lineRule="auto"/>
              <w:ind w:left="105" w:leftChars="50" w:right="105" w:rightChars="50"/>
              <w:rPr>
                <w:rFonts w:hint="eastAsia" w:ascii="宋体" w:hAnsi="宋体" w:cs="宋体"/>
                <w:color w:val="000000"/>
                <w:sz w:val="24"/>
                <w:szCs w:val="24"/>
              </w:rPr>
            </w:pPr>
            <w:r>
              <w:rPr>
                <w:rFonts w:hint="eastAsia" w:ascii="宋体" w:hAnsi="宋体" w:cs="宋体"/>
                <w:color w:val="000000"/>
                <w:sz w:val="24"/>
                <w:szCs w:val="24"/>
              </w:rPr>
              <w:t>4.简易验收程序可不加盖公章。</w:t>
            </w:r>
          </w:p>
        </w:tc>
      </w:tr>
    </w:tbl>
    <w:p w14:paraId="0C665802">
      <w:pPr>
        <w:widowControl/>
        <w:spacing w:line="360" w:lineRule="auto"/>
        <w:jc w:val="left"/>
        <w:rPr>
          <w:rFonts w:hint="eastAsia" w:ascii="宋体" w:hAnsi="宋体" w:cs="宋体"/>
          <w:sz w:val="24"/>
          <w:szCs w:val="24"/>
        </w:rPr>
      </w:pPr>
    </w:p>
    <w:p w14:paraId="009F4827">
      <w:pPr>
        <w:spacing w:line="360" w:lineRule="auto"/>
        <w:rPr>
          <w:rFonts w:hint="eastAsia" w:ascii="宋体" w:hAnsi="宋体" w:cs="宋体"/>
          <w:sz w:val="24"/>
          <w:szCs w:val="24"/>
        </w:rPr>
      </w:pPr>
      <w:r>
        <w:rPr>
          <w:rFonts w:hint="eastAsia" w:ascii="宋体" w:hAnsi="宋体" w:cs="宋体"/>
          <w:sz w:val="24"/>
          <w:szCs w:val="24"/>
        </w:rPr>
        <w:br w:type="page"/>
      </w:r>
    </w:p>
    <w:p w14:paraId="15FB0ACF">
      <w:pPr>
        <w:pStyle w:val="3"/>
        <w:spacing w:before="0" w:after="0" w:line="360" w:lineRule="auto"/>
        <w:jc w:val="center"/>
        <w:rPr>
          <w:rFonts w:hint="eastAsia" w:asciiTheme="minorEastAsia" w:hAnsiTheme="minorEastAsia" w:eastAsiaTheme="minorEastAsia"/>
          <w:color w:val="000000" w:themeColor="text1"/>
          <w:sz w:val="28"/>
          <w:szCs w:val="28"/>
          <w14:textFill>
            <w14:solidFill>
              <w14:schemeClr w14:val="tx1"/>
            </w14:solidFill>
          </w14:textFill>
        </w:rPr>
      </w:pPr>
      <w:bookmarkStart w:id="225" w:name="_Toc107918023"/>
      <w:r>
        <w:rPr>
          <w:rFonts w:asciiTheme="minorEastAsia" w:hAnsiTheme="minorEastAsia" w:eastAsiaTheme="minorEastAsia"/>
          <w:color w:val="000000" w:themeColor="text1"/>
          <w:sz w:val="28"/>
          <w:szCs w:val="28"/>
          <w14:textFill>
            <w14:solidFill>
              <w14:schemeClr w14:val="tx1"/>
            </w14:solidFill>
          </w14:textFill>
        </w:rPr>
        <w:t>第</w:t>
      </w:r>
      <w:r>
        <w:rPr>
          <w:rFonts w:hint="eastAsia" w:asciiTheme="minorEastAsia" w:hAnsiTheme="minorEastAsia" w:eastAsiaTheme="minorEastAsia"/>
          <w:color w:val="000000" w:themeColor="text1"/>
          <w:sz w:val="28"/>
          <w:szCs w:val="28"/>
          <w14:textFill>
            <w14:solidFill>
              <w14:schemeClr w14:val="tx1"/>
            </w14:solidFill>
          </w14:textFill>
        </w:rPr>
        <w:t>七</w:t>
      </w:r>
      <w:r>
        <w:rPr>
          <w:rFonts w:asciiTheme="minorEastAsia" w:hAnsiTheme="minorEastAsia" w:eastAsiaTheme="minorEastAsia"/>
          <w:color w:val="000000" w:themeColor="text1"/>
          <w:sz w:val="28"/>
          <w:szCs w:val="28"/>
          <w14:textFill>
            <w14:solidFill>
              <w14:schemeClr w14:val="tx1"/>
            </w14:solidFill>
          </w14:textFill>
        </w:rPr>
        <w:t>章</w:t>
      </w:r>
      <w:r>
        <w:rPr>
          <w:rFonts w:hint="eastAsia" w:asciiTheme="minorEastAsia" w:hAnsiTheme="minorEastAsia" w:eastAsiaTheme="minorEastAsia"/>
          <w:color w:val="000000" w:themeColor="text1"/>
          <w:sz w:val="28"/>
          <w:szCs w:val="28"/>
          <w14:textFill>
            <w14:solidFill>
              <w14:schemeClr w14:val="tx1"/>
            </w14:solidFill>
          </w14:textFill>
        </w:rPr>
        <w:t xml:space="preserve"> </w:t>
      </w:r>
      <w:r>
        <w:rPr>
          <w:rFonts w:asciiTheme="minorEastAsia" w:hAnsiTheme="minorEastAsia" w:eastAsiaTheme="minorEastAsia"/>
          <w:color w:val="000000" w:themeColor="text1"/>
          <w:sz w:val="28"/>
          <w:szCs w:val="28"/>
          <w14:textFill>
            <w14:solidFill>
              <w14:schemeClr w14:val="tx1"/>
            </w14:solidFill>
          </w14:textFill>
        </w:rPr>
        <w:t>附件</w:t>
      </w:r>
      <w:bookmarkEnd w:id="220"/>
      <w:bookmarkEnd w:id="221"/>
      <w:bookmarkEnd w:id="222"/>
      <w:bookmarkEnd w:id="223"/>
      <w:bookmarkEnd w:id="224"/>
      <w:bookmarkEnd w:id="225"/>
    </w:p>
    <w:p w14:paraId="62076E20">
      <w:pPr>
        <w:spacing w:line="360" w:lineRule="auto"/>
        <w:ind w:left="397"/>
        <w:rPr>
          <w:rFonts w:hint="eastAsia" w:asciiTheme="minorEastAsia" w:hAnsiTheme="minorEastAsia" w:eastAsiaTheme="minorEastAsia"/>
          <w:color w:val="000000" w:themeColor="text1"/>
          <w:sz w:val="24"/>
          <w14:textFill>
            <w14:solidFill>
              <w14:schemeClr w14:val="tx1"/>
            </w14:solidFill>
          </w14:textFill>
        </w:rPr>
      </w:pPr>
    </w:p>
    <w:p w14:paraId="4523452B">
      <w:pPr>
        <w:tabs>
          <w:tab w:val="left" w:pos="5580"/>
        </w:tabs>
        <w:spacing w:line="360" w:lineRule="auto"/>
        <w:ind w:left="-2" w:leftChars="-1" w:firstLine="2"/>
        <w:jc w:val="center"/>
        <w:rPr>
          <w:rFonts w:hint="eastAsia" w:asciiTheme="minorEastAsia" w:hAnsiTheme="minorEastAsia" w:eastAsiaTheme="minorEastAsia"/>
          <w:b/>
          <w:color w:val="000000" w:themeColor="text1"/>
          <w:sz w:val="24"/>
          <w:szCs w:val="24"/>
          <w14:textFill>
            <w14:solidFill>
              <w14:schemeClr w14:val="tx1"/>
            </w14:solidFill>
          </w14:textFill>
        </w:rPr>
      </w:pPr>
      <w:r>
        <w:rPr>
          <w:rFonts w:hint="eastAsia" w:asciiTheme="minorEastAsia" w:hAnsiTheme="minorEastAsia" w:eastAsiaTheme="minorEastAsia"/>
          <w:b/>
          <w:color w:val="000000" w:themeColor="text1"/>
          <w:sz w:val="24"/>
          <w:szCs w:val="24"/>
          <w14:textFill>
            <w14:solidFill>
              <w14:schemeClr w14:val="tx1"/>
            </w14:solidFill>
          </w14:textFill>
        </w:rPr>
        <w:t>目录</w:t>
      </w:r>
    </w:p>
    <w:p w14:paraId="6572BB5F">
      <w:pPr>
        <w:pStyle w:val="44"/>
        <w:rPr>
          <w:color w:val="000000" w:themeColor="text1"/>
          <w14:textFill>
            <w14:solidFill>
              <w14:schemeClr w14:val="tx1"/>
            </w14:solidFill>
          </w14:textFill>
        </w:rPr>
      </w:pPr>
    </w:p>
    <w:p w14:paraId="4C21BA66">
      <w:pPr>
        <w:tabs>
          <w:tab w:val="left" w:pos="5580"/>
        </w:tabs>
        <w:spacing w:line="360" w:lineRule="auto"/>
        <w:ind w:left="-2" w:leftChars="-1" w:firstLine="2"/>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附件</w:t>
      </w:r>
      <w:r>
        <w:rPr>
          <w:rFonts w:asciiTheme="minorEastAsia" w:hAnsiTheme="minorEastAsia" w:eastAsiaTheme="minorEastAsia"/>
          <w:color w:val="000000" w:themeColor="text1"/>
          <w:sz w:val="24"/>
          <w:szCs w:val="24"/>
          <w14:textFill>
            <w14:solidFill>
              <w14:schemeClr w14:val="tx1"/>
            </w14:solidFill>
          </w14:textFill>
        </w:rPr>
        <w:t>1</w:t>
      </w:r>
      <w:r>
        <w:rPr>
          <w:rFonts w:hint="eastAsia" w:asciiTheme="minorEastAsia" w:hAnsiTheme="minorEastAsia" w:eastAsiaTheme="minorEastAsia"/>
          <w:color w:val="000000" w:themeColor="text1"/>
          <w:sz w:val="24"/>
          <w14:textFill>
            <w14:solidFill>
              <w14:schemeClr w14:val="tx1"/>
            </w14:solidFill>
          </w14:textFill>
        </w:rPr>
        <w:t>——</w:t>
      </w:r>
      <w:r>
        <w:rPr>
          <w:rFonts w:hint="eastAsia" w:asciiTheme="minorEastAsia" w:hAnsiTheme="minorEastAsia" w:eastAsiaTheme="minorEastAsia"/>
          <w:color w:val="000000" w:themeColor="text1"/>
          <w:sz w:val="24"/>
          <w:szCs w:val="24"/>
          <w14:textFill>
            <w14:solidFill>
              <w14:schemeClr w14:val="tx1"/>
            </w14:solidFill>
          </w14:textFill>
        </w:rPr>
        <w:t>有效的营业执照等证明文件</w:t>
      </w:r>
    </w:p>
    <w:p w14:paraId="0E619835">
      <w:pPr>
        <w:tabs>
          <w:tab w:val="left" w:pos="5580"/>
        </w:tabs>
        <w:spacing w:line="360" w:lineRule="auto"/>
        <w:ind w:left="-2" w:leftChars="-1" w:firstLine="2"/>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附件</w:t>
      </w:r>
      <w:r>
        <w:rPr>
          <w:rFonts w:asciiTheme="minorEastAsia" w:hAnsiTheme="minorEastAsia" w:eastAsiaTheme="minorEastAsia"/>
          <w:color w:val="000000" w:themeColor="text1"/>
          <w:sz w:val="24"/>
          <w:szCs w:val="24"/>
          <w14:textFill>
            <w14:solidFill>
              <w14:schemeClr w14:val="tx1"/>
            </w14:solidFill>
          </w14:textFill>
        </w:rPr>
        <w:t>2</w:t>
      </w:r>
      <w:r>
        <w:rPr>
          <w:rFonts w:hint="eastAsia" w:asciiTheme="minorEastAsia" w:hAnsiTheme="minorEastAsia" w:eastAsiaTheme="minorEastAsia"/>
          <w:color w:val="000000" w:themeColor="text1"/>
          <w:sz w:val="24"/>
          <w14:textFill>
            <w14:solidFill>
              <w14:schemeClr w14:val="tx1"/>
            </w14:solidFill>
          </w14:textFill>
        </w:rPr>
        <w:t>——</w:t>
      </w:r>
      <w:r>
        <w:rPr>
          <w:rFonts w:asciiTheme="minorEastAsia" w:hAnsiTheme="minorEastAsia" w:eastAsiaTheme="minorEastAsia"/>
          <w:color w:val="000000" w:themeColor="text1"/>
          <w:sz w:val="24"/>
          <w:szCs w:val="24"/>
          <w14:textFill>
            <w14:solidFill>
              <w14:schemeClr w14:val="tx1"/>
            </w14:solidFill>
          </w14:textFill>
        </w:rPr>
        <w:t>授权</w:t>
      </w:r>
      <w:r>
        <w:rPr>
          <w:rFonts w:hint="eastAsia" w:asciiTheme="minorEastAsia" w:hAnsiTheme="minorEastAsia" w:eastAsiaTheme="minorEastAsia"/>
          <w:color w:val="000000" w:themeColor="text1"/>
          <w:sz w:val="24"/>
          <w:szCs w:val="24"/>
          <w14:textFill>
            <w14:solidFill>
              <w14:schemeClr w14:val="tx1"/>
            </w14:solidFill>
          </w14:textFill>
        </w:rPr>
        <w:t>委托</w:t>
      </w:r>
      <w:r>
        <w:rPr>
          <w:rFonts w:asciiTheme="minorEastAsia" w:hAnsiTheme="minorEastAsia" w:eastAsiaTheme="minorEastAsia"/>
          <w:color w:val="000000" w:themeColor="text1"/>
          <w:sz w:val="24"/>
          <w:szCs w:val="24"/>
          <w14:textFill>
            <w14:solidFill>
              <w14:schemeClr w14:val="tx1"/>
            </w14:solidFill>
          </w14:textFill>
        </w:rPr>
        <w:t>书</w:t>
      </w:r>
    </w:p>
    <w:p w14:paraId="7C85209E">
      <w:pPr>
        <w:tabs>
          <w:tab w:val="left" w:pos="5580"/>
        </w:tabs>
        <w:spacing w:line="360" w:lineRule="auto"/>
        <w:ind w:left="-2" w:leftChars="-1" w:firstLine="2"/>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附件</w:t>
      </w:r>
      <w:r>
        <w:rPr>
          <w:rFonts w:asciiTheme="minorEastAsia" w:hAnsiTheme="minorEastAsia" w:eastAsiaTheme="minorEastAsia"/>
          <w:color w:val="000000" w:themeColor="text1"/>
          <w:sz w:val="24"/>
          <w:szCs w:val="24"/>
          <w14:textFill>
            <w14:solidFill>
              <w14:schemeClr w14:val="tx1"/>
            </w14:solidFill>
          </w14:textFill>
        </w:rPr>
        <w:t>3</w:t>
      </w:r>
      <w:r>
        <w:rPr>
          <w:rFonts w:hint="eastAsia" w:asciiTheme="minorEastAsia" w:hAnsiTheme="minorEastAsia" w:eastAsiaTheme="minorEastAsia"/>
          <w:color w:val="000000" w:themeColor="text1"/>
          <w:sz w:val="24"/>
          <w14:textFill>
            <w14:solidFill>
              <w14:schemeClr w14:val="tx1"/>
            </w14:solidFill>
          </w14:textFill>
        </w:rPr>
        <w:t>——</w:t>
      </w:r>
      <w:r>
        <w:rPr>
          <w:rFonts w:hint="eastAsia" w:asciiTheme="minorEastAsia" w:hAnsiTheme="minorEastAsia" w:eastAsiaTheme="minorEastAsia"/>
          <w:color w:val="000000" w:themeColor="text1"/>
          <w:sz w:val="24"/>
          <w:szCs w:val="24"/>
          <w14:textFill>
            <w14:solidFill>
              <w14:schemeClr w14:val="tx1"/>
            </w14:solidFill>
          </w14:textFill>
        </w:rPr>
        <w:t>法定代表人（单位负责人）和被授权人的身份证</w:t>
      </w:r>
    </w:p>
    <w:p w14:paraId="01B0DBF7">
      <w:pPr>
        <w:tabs>
          <w:tab w:val="left" w:pos="5580"/>
        </w:tabs>
        <w:spacing w:line="360" w:lineRule="auto"/>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附件</w:t>
      </w:r>
      <w:r>
        <w:rPr>
          <w:rFonts w:asciiTheme="minorEastAsia" w:hAnsiTheme="minorEastAsia" w:eastAsiaTheme="minorEastAsia"/>
          <w:color w:val="000000" w:themeColor="text1"/>
          <w:sz w:val="24"/>
          <w:szCs w:val="24"/>
          <w14:textFill>
            <w14:solidFill>
              <w14:schemeClr w14:val="tx1"/>
            </w14:solidFill>
          </w14:textFill>
        </w:rPr>
        <w:t>4</w:t>
      </w:r>
      <w:r>
        <w:rPr>
          <w:rFonts w:hint="eastAsia" w:asciiTheme="minorEastAsia" w:hAnsiTheme="minorEastAsia" w:eastAsiaTheme="minorEastAsia"/>
          <w:color w:val="000000" w:themeColor="text1"/>
          <w:sz w:val="24"/>
          <w14:textFill>
            <w14:solidFill>
              <w14:schemeClr w14:val="tx1"/>
            </w14:solidFill>
          </w14:textFill>
        </w:rPr>
        <w:t>——供应商资格声明书</w:t>
      </w:r>
    </w:p>
    <w:p w14:paraId="4AAB324B">
      <w:pPr>
        <w:spacing w:line="360" w:lineRule="auto"/>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附件</w:t>
      </w:r>
      <w:r>
        <w:rPr>
          <w:rFonts w:asciiTheme="minorEastAsia" w:hAnsiTheme="minorEastAsia" w:eastAsiaTheme="minorEastAsia"/>
          <w:color w:val="000000" w:themeColor="text1"/>
          <w:sz w:val="24"/>
          <w14:textFill>
            <w14:solidFill>
              <w14:schemeClr w14:val="tx1"/>
            </w14:solidFill>
          </w14:textFill>
        </w:rPr>
        <w:t>5</w:t>
      </w:r>
      <w:r>
        <w:rPr>
          <w:rFonts w:hint="eastAsia" w:asciiTheme="minorEastAsia" w:hAnsiTheme="minorEastAsia" w:eastAsiaTheme="minorEastAsia"/>
          <w:color w:val="000000" w:themeColor="text1"/>
          <w:sz w:val="24"/>
          <w14:textFill>
            <w14:solidFill>
              <w14:schemeClr w14:val="tx1"/>
            </w14:solidFill>
          </w14:textFill>
        </w:rPr>
        <w:t>——本项目的其他特定资格要求</w:t>
      </w:r>
    </w:p>
    <w:p w14:paraId="7784D615">
      <w:pPr>
        <w:spacing w:line="360" w:lineRule="auto"/>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附件</w:t>
      </w:r>
      <w:r>
        <w:rPr>
          <w:rFonts w:asciiTheme="minorEastAsia" w:hAnsiTheme="minorEastAsia" w:eastAsiaTheme="minorEastAsia"/>
          <w:color w:val="000000" w:themeColor="text1"/>
          <w:sz w:val="24"/>
          <w14:textFill>
            <w14:solidFill>
              <w14:schemeClr w14:val="tx1"/>
            </w14:solidFill>
          </w14:textFill>
        </w:rPr>
        <w:t>6</w:t>
      </w:r>
      <w:r>
        <w:rPr>
          <w:rFonts w:hint="eastAsia" w:asciiTheme="minorEastAsia" w:hAnsiTheme="minorEastAsia" w:eastAsiaTheme="minorEastAsia"/>
          <w:color w:val="000000" w:themeColor="text1"/>
          <w:sz w:val="24"/>
          <w14:textFill>
            <w14:solidFill>
              <w14:schemeClr w14:val="tx1"/>
            </w14:solidFill>
          </w14:textFill>
        </w:rPr>
        <w:t>——报价函（格式）</w:t>
      </w:r>
    </w:p>
    <w:p w14:paraId="0FBFF149">
      <w:pPr>
        <w:spacing w:line="360" w:lineRule="auto"/>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附件</w:t>
      </w:r>
      <w:r>
        <w:rPr>
          <w:rFonts w:asciiTheme="minorEastAsia" w:hAnsiTheme="minorEastAsia" w:eastAsiaTheme="minorEastAsia"/>
          <w:color w:val="000000" w:themeColor="text1"/>
          <w:sz w:val="24"/>
          <w14:textFill>
            <w14:solidFill>
              <w14:schemeClr w14:val="tx1"/>
            </w14:solidFill>
          </w14:textFill>
        </w:rPr>
        <w:t>7</w:t>
      </w:r>
      <w:r>
        <w:rPr>
          <w:rFonts w:hint="eastAsia" w:asciiTheme="minorEastAsia" w:hAnsiTheme="minorEastAsia" w:eastAsiaTheme="minorEastAsia"/>
          <w:color w:val="000000" w:themeColor="text1"/>
          <w:sz w:val="24"/>
          <w14:textFill>
            <w14:solidFill>
              <w14:schemeClr w14:val="tx1"/>
            </w14:solidFill>
          </w14:textFill>
        </w:rPr>
        <w:t>——报价一览表（格式）</w:t>
      </w:r>
    </w:p>
    <w:p w14:paraId="26FB213F">
      <w:pPr>
        <w:spacing w:line="360" w:lineRule="auto"/>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附件</w:t>
      </w:r>
      <w:r>
        <w:rPr>
          <w:rFonts w:asciiTheme="minorEastAsia" w:hAnsiTheme="minorEastAsia" w:eastAsiaTheme="minorEastAsia"/>
          <w:color w:val="000000" w:themeColor="text1"/>
          <w:sz w:val="24"/>
          <w14:textFill>
            <w14:solidFill>
              <w14:schemeClr w14:val="tx1"/>
            </w14:solidFill>
          </w14:textFill>
        </w:rPr>
        <w:t>8</w:t>
      </w:r>
      <w:r>
        <w:rPr>
          <w:rFonts w:hint="eastAsia" w:asciiTheme="minorEastAsia" w:hAnsiTheme="minorEastAsia" w:eastAsiaTheme="minorEastAsia"/>
          <w:color w:val="000000" w:themeColor="text1"/>
          <w:sz w:val="24"/>
          <w14:textFill>
            <w14:solidFill>
              <w14:schemeClr w14:val="tx1"/>
            </w14:solidFill>
          </w14:textFill>
        </w:rPr>
        <w:t>——分项报价表（格式）</w:t>
      </w:r>
    </w:p>
    <w:p w14:paraId="62B5AF5C">
      <w:pPr>
        <w:spacing w:line="360" w:lineRule="auto"/>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附件</w:t>
      </w:r>
      <w:r>
        <w:rPr>
          <w:rFonts w:asciiTheme="minorEastAsia" w:hAnsiTheme="minorEastAsia" w:eastAsiaTheme="minorEastAsia"/>
          <w:color w:val="000000" w:themeColor="text1"/>
          <w:sz w:val="24"/>
          <w14:textFill>
            <w14:solidFill>
              <w14:schemeClr w14:val="tx1"/>
            </w14:solidFill>
          </w14:textFill>
        </w:rPr>
        <w:t>9</w:t>
      </w:r>
      <w:r>
        <w:rPr>
          <w:rFonts w:hint="eastAsia" w:asciiTheme="minorEastAsia" w:hAnsiTheme="minorEastAsia" w:eastAsiaTheme="minorEastAsia"/>
          <w:color w:val="000000" w:themeColor="text1"/>
          <w:sz w:val="24"/>
          <w14:textFill>
            <w14:solidFill>
              <w14:schemeClr w14:val="tx1"/>
            </w14:solidFill>
          </w14:textFill>
        </w:rPr>
        <w:t>——服务内容偏离表（格式）</w:t>
      </w:r>
    </w:p>
    <w:p w14:paraId="325B543E">
      <w:pPr>
        <w:spacing w:line="360" w:lineRule="auto"/>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附件</w:t>
      </w:r>
      <w:r>
        <w:rPr>
          <w:rFonts w:asciiTheme="minorEastAsia" w:hAnsiTheme="minorEastAsia" w:eastAsiaTheme="minorEastAsia"/>
          <w:color w:val="000000" w:themeColor="text1"/>
          <w:sz w:val="24"/>
          <w14:textFill>
            <w14:solidFill>
              <w14:schemeClr w14:val="tx1"/>
            </w14:solidFill>
          </w14:textFill>
        </w:rPr>
        <w:t>10</w:t>
      </w:r>
      <w:r>
        <w:rPr>
          <w:rFonts w:hint="eastAsia" w:asciiTheme="minorEastAsia" w:hAnsiTheme="minorEastAsia" w:eastAsiaTheme="minorEastAsia"/>
          <w:color w:val="000000" w:themeColor="text1"/>
          <w:sz w:val="24"/>
          <w14:textFill>
            <w14:solidFill>
              <w14:schemeClr w14:val="tx1"/>
            </w14:solidFill>
          </w14:textFill>
        </w:rPr>
        <w:t>——商务条款偏离表（格式）</w:t>
      </w:r>
    </w:p>
    <w:p w14:paraId="7ADFE95C">
      <w:pPr>
        <w:spacing w:line="360" w:lineRule="auto"/>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附件</w:t>
      </w:r>
      <w:r>
        <w:rPr>
          <w:rFonts w:asciiTheme="minorEastAsia" w:hAnsiTheme="minorEastAsia" w:eastAsiaTheme="minorEastAsia"/>
          <w:color w:val="000000" w:themeColor="text1"/>
          <w:sz w:val="24"/>
          <w14:textFill>
            <w14:solidFill>
              <w14:schemeClr w14:val="tx1"/>
            </w14:solidFill>
          </w14:textFill>
        </w:rPr>
        <w:t>11</w:t>
      </w:r>
      <w:r>
        <w:rPr>
          <w:rFonts w:hint="eastAsia" w:asciiTheme="minorEastAsia" w:hAnsiTheme="minorEastAsia" w:eastAsiaTheme="minorEastAsia"/>
          <w:color w:val="000000" w:themeColor="text1"/>
          <w:sz w:val="24"/>
          <w14:textFill>
            <w14:solidFill>
              <w14:schemeClr w14:val="tx1"/>
            </w14:solidFill>
          </w14:textFill>
        </w:rPr>
        <w:t>——业绩证明文件</w:t>
      </w:r>
    </w:p>
    <w:p w14:paraId="3F3A405F">
      <w:pPr>
        <w:spacing w:line="360" w:lineRule="auto"/>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附件</w:t>
      </w:r>
      <w:r>
        <w:rPr>
          <w:rFonts w:asciiTheme="minorEastAsia" w:hAnsiTheme="minorEastAsia" w:eastAsiaTheme="minorEastAsia"/>
          <w:color w:val="000000" w:themeColor="text1"/>
          <w:sz w:val="24"/>
          <w14:textFill>
            <w14:solidFill>
              <w14:schemeClr w14:val="tx1"/>
            </w14:solidFill>
          </w14:textFill>
        </w:rPr>
        <w:t>12</w:t>
      </w:r>
      <w:r>
        <w:rPr>
          <w:rFonts w:hint="eastAsia" w:asciiTheme="minorEastAsia" w:hAnsiTheme="minorEastAsia" w:eastAsiaTheme="minorEastAsia"/>
          <w:color w:val="000000" w:themeColor="text1"/>
          <w:sz w:val="24"/>
          <w14:textFill>
            <w14:solidFill>
              <w14:schemeClr w14:val="tx1"/>
            </w14:solidFill>
          </w14:textFill>
        </w:rPr>
        <w:t>——供应商基本情况表（格式）</w:t>
      </w:r>
    </w:p>
    <w:p w14:paraId="68AE30F5">
      <w:pPr>
        <w:spacing w:line="360" w:lineRule="auto"/>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附件</w:t>
      </w:r>
      <w:r>
        <w:rPr>
          <w:rFonts w:asciiTheme="minorEastAsia" w:hAnsiTheme="minorEastAsia" w:eastAsiaTheme="minorEastAsia"/>
          <w:color w:val="000000" w:themeColor="text1"/>
          <w:sz w:val="24"/>
          <w:szCs w:val="24"/>
          <w14:textFill>
            <w14:solidFill>
              <w14:schemeClr w14:val="tx1"/>
            </w14:solidFill>
          </w14:textFill>
        </w:rPr>
        <w:t>13</w:t>
      </w:r>
      <w:r>
        <w:rPr>
          <w:rFonts w:hint="eastAsia" w:asciiTheme="minorEastAsia" w:hAnsiTheme="minorEastAsia" w:eastAsiaTheme="minorEastAsia"/>
          <w:color w:val="000000" w:themeColor="text1"/>
          <w:sz w:val="24"/>
          <w14:textFill>
            <w14:solidFill>
              <w14:schemeClr w14:val="tx1"/>
            </w14:solidFill>
          </w14:textFill>
        </w:rPr>
        <w:t>——</w:t>
      </w:r>
      <w:r>
        <w:rPr>
          <w:rFonts w:hint="eastAsia" w:asciiTheme="minorEastAsia" w:hAnsiTheme="minorEastAsia" w:eastAsiaTheme="minorEastAsia"/>
          <w:color w:val="000000" w:themeColor="text1"/>
          <w:sz w:val="24"/>
          <w:szCs w:val="24"/>
          <w14:textFill>
            <w14:solidFill>
              <w14:schemeClr w14:val="tx1"/>
            </w14:solidFill>
          </w14:textFill>
        </w:rPr>
        <w:t>北京市公安局供应商不良行为记录告知书（请按格式填写）</w:t>
      </w:r>
    </w:p>
    <w:p w14:paraId="55F65E5D">
      <w:pPr>
        <w:spacing w:line="360" w:lineRule="auto"/>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附件</w:t>
      </w:r>
      <w:r>
        <w:rPr>
          <w:rFonts w:asciiTheme="minorEastAsia" w:hAnsiTheme="minorEastAsia" w:eastAsiaTheme="minorEastAsia"/>
          <w:color w:val="000000" w:themeColor="text1"/>
          <w:sz w:val="24"/>
          <w14:textFill>
            <w14:solidFill>
              <w14:schemeClr w14:val="tx1"/>
            </w14:solidFill>
          </w14:textFill>
        </w:rPr>
        <w:t>14</w:t>
      </w:r>
      <w:r>
        <w:rPr>
          <w:rFonts w:hint="eastAsia" w:asciiTheme="minorEastAsia" w:hAnsiTheme="minorEastAsia" w:eastAsiaTheme="minorEastAsia"/>
          <w:color w:val="000000" w:themeColor="text1"/>
          <w:sz w:val="24"/>
          <w14:textFill>
            <w14:solidFill>
              <w14:schemeClr w14:val="tx1"/>
            </w14:solidFill>
          </w14:textFill>
        </w:rPr>
        <w:t>——项目方案（自拟）</w:t>
      </w:r>
    </w:p>
    <w:p w14:paraId="09E628C4">
      <w:pPr>
        <w:spacing w:line="360" w:lineRule="auto"/>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附件</w:t>
      </w:r>
      <w:r>
        <w:rPr>
          <w:rFonts w:asciiTheme="minorEastAsia" w:hAnsiTheme="minorEastAsia" w:eastAsiaTheme="minorEastAsia"/>
          <w:color w:val="000000" w:themeColor="text1"/>
          <w:sz w:val="24"/>
          <w14:textFill>
            <w14:solidFill>
              <w14:schemeClr w14:val="tx1"/>
            </w14:solidFill>
          </w14:textFill>
        </w:rPr>
        <w:t>15</w:t>
      </w:r>
      <w:r>
        <w:rPr>
          <w:rFonts w:hint="eastAsia" w:asciiTheme="minorEastAsia" w:hAnsiTheme="minorEastAsia" w:eastAsiaTheme="minorEastAsia"/>
          <w:color w:val="000000" w:themeColor="text1"/>
          <w:sz w:val="24"/>
          <w14:textFill>
            <w14:solidFill>
              <w14:schemeClr w14:val="tx1"/>
            </w14:solidFill>
          </w14:textFill>
        </w:rPr>
        <w:t>——</w:t>
      </w:r>
      <w:r>
        <w:rPr>
          <w:rFonts w:hint="eastAsia" w:asciiTheme="minorEastAsia" w:hAnsiTheme="minorEastAsia" w:eastAsiaTheme="minorEastAsia"/>
          <w:color w:val="000000" w:themeColor="text1"/>
          <w:sz w:val="24"/>
          <w:szCs w:val="24"/>
          <w14:textFill>
            <w14:solidFill>
              <w14:schemeClr w14:val="tx1"/>
            </w14:solidFill>
          </w14:textFill>
        </w:rPr>
        <w:t>供应商认为其他需要说明或提供的材料</w:t>
      </w:r>
    </w:p>
    <w:p w14:paraId="4F700B0B">
      <w:pPr>
        <w:pStyle w:val="44"/>
        <w:rPr>
          <w:color w:val="000000" w:themeColor="text1"/>
          <w14:textFill>
            <w14:solidFill>
              <w14:schemeClr w14:val="tx1"/>
            </w14:solidFill>
          </w14:textFill>
        </w:rPr>
      </w:pPr>
    </w:p>
    <w:p w14:paraId="26ABE22D">
      <w:pPr>
        <w:spacing w:line="360" w:lineRule="auto"/>
        <w:rPr>
          <w:rFonts w:hint="eastAsia" w:asciiTheme="minorEastAsia" w:hAnsiTheme="minorEastAsia" w:eastAsiaTheme="minorEastAsia"/>
          <w:b/>
          <w:color w:val="000000" w:themeColor="text1"/>
          <w:sz w:val="24"/>
          <w:szCs w:val="24"/>
          <w14:textFill>
            <w14:solidFill>
              <w14:schemeClr w14:val="tx1"/>
            </w14:solidFill>
          </w14:textFill>
        </w:rPr>
      </w:pPr>
    </w:p>
    <w:p w14:paraId="689B1DE2">
      <w:pPr>
        <w:spacing w:line="360" w:lineRule="auto"/>
        <w:rPr>
          <w:rFonts w:hint="eastAsia" w:asciiTheme="minorEastAsia" w:hAnsiTheme="minorEastAsia" w:eastAsiaTheme="minorEastAsia"/>
          <w:b/>
          <w:color w:val="000000" w:themeColor="text1"/>
          <w:sz w:val="24"/>
          <w:szCs w:val="24"/>
          <w14:textFill>
            <w14:solidFill>
              <w14:schemeClr w14:val="tx1"/>
            </w14:solidFill>
          </w14:textFill>
        </w:rPr>
      </w:pPr>
      <w:r>
        <w:rPr>
          <w:rFonts w:asciiTheme="minorEastAsia" w:hAnsiTheme="minorEastAsia" w:eastAsiaTheme="minorEastAsia"/>
          <w:b/>
          <w:color w:val="000000" w:themeColor="text1"/>
          <w:sz w:val="24"/>
          <w:szCs w:val="24"/>
          <w14:textFill>
            <w14:solidFill>
              <w14:schemeClr w14:val="tx1"/>
            </w14:solidFill>
          </w14:textFill>
        </w:rPr>
        <w:t>填写须知</w:t>
      </w:r>
    </w:p>
    <w:p w14:paraId="4E7583DD">
      <w:pPr>
        <w:numPr>
          <w:ilvl w:val="0"/>
          <w:numId w:val="14"/>
        </w:num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签署本资格声明的供应商法定代表人</w:t>
      </w:r>
      <w:r>
        <w:rPr>
          <w:rFonts w:hint="eastAsia" w:asciiTheme="minorEastAsia" w:hAnsiTheme="minorEastAsia" w:eastAsiaTheme="minorEastAsia"/>
          <w:color w:val="000000" w:themeColor="text1"/>
          <w:sz w:val="24"/>
          <w:szCs w:val="24"/>
          <w14:textFill>
            <w14:solidFill>
              <w14:schemeClr w14:val="tx1"/>
            </w14:solidFill>
          </w14:textFill>
        </w:rPr>
        <w:t>（单位负责人）</w:t>
      </w:r>
      <w:r>
        <w:rPr>
          <w:rFonts w:asciiTheme="minorEastAsia" w:hAnsiTheme="minorEastAsia" w:eastAsiaTheme="minorEastAsia"/>
          <w:color w:val="000000" w:themeColor="text1"/>
          <w:sz w:val="24"/>
          <w:szCs w:val="24"/>
          <w14:textFill>
            <w14:solidFill>
              <w14:schemeClr w14:val="tx1"/>
            </w14:solidFill>
          </w14:textFill>
        </w:rPr>
        <w:t>或授权代表应保证全部声明和填写的内容是真实的和正确的。</w:t>
      </w:r>
    </w:p>
    <w:p w14:paraId="6999A183">
      <w:pPr>
        <w:numPr>
          <w:ilvl w:val="0"/>
          <w:numId w:val="14"/>
        </w:num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遴选人</w:t>
      </w:r>
      <w:r>
        <w:rPr>
          <w:rFonts w:asciiTheme="minorEastAsia" w:hAnsiTheme="minorEastAsia" w:eastAsiaTheme="minorEastAsia"/>
          <w:color w:val="000000" w:themeColor="text1"/>
          <w:sz w:val="24"/>
          <w:szCs w:val="24"/>
          <w14:textFill>
            <w14:solidFill>
              <w14:schemeClr w14:val="tx1"/>
            </w14:solidFill>
          </w14:textFill>
        </w:rPr>
        <w:t>将应用供应商提交的资料根据自己的判断和考虑决定供应商履行合同的合格性及能力。</w:t>
      </w:r>
    </w:p>
    <w:p w14:paraId="5795A4B4">
      <w:pPr>
        <w:numPr>
          <w:ilvl w:val="0"/>
          <w:numId w:val="14"/>
        </w:numPr>
        <w:tabs>
          <w:tab w:val="left" w:pos="5580"/>
        </w:tabs>
        <w:spacing w:line="360" w:lineRule="auto"/>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供应商提交的材料将被保密，但不退还。</w:t>
      </w:r>
    </w:p>
    <w:p w14:paraId="13469950">
      <w:pPr>
        <w:pStyle w:val="4"/>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br w:type="page"/>
      </w:r>
      <w:bookmarkStart w:id="226" w:name="_Toc495677500"/>
      <w:bookmarkStart w:id="227" w:name="_Toc421622102"/>
      <w:bookmarkStart w:id="228" w:name="_Toc497315155"/>
      <w:bookmarkStart w:id="229" w:name="_Toc107918025"/>
      <w:r>
        <w:rPr>
          <w:rFonts w:asciiTheme="minorEastAsia" w:hAnsiTheme="minorEastAsia" w:eastAsiaTheme="minorEastAsia"/>
          <w:color w:val="000000" w:themeColor="text1"/>
          <w:sz w:val="24"/>
          <w14:textFill>
            <w14:solidFill>
              <w14:schemeClr w14:val="tx1"/>
            </w14:solidFill>
          </w14:textFill>
        </w:rPr>
        <w:t xml:space="preserve">附件1 </w:t>
      </w:r>
      <w:bookmarkEnd w:id="226"/>
      <w:bookmarkEnd w:id="227"/>
      <w:bookmarkEnd w:id="228"/>
      <w:r>
        <w:rPr>
          <w:rFonts w:hint="eastAsia" w:asciiTheme="minorEastAsia" w:hAnsiTheme="minorEastAsia" w:eastAsiaTheme="minorEastAsia"/>
          <w:color w:val="000000" w:themeColor="text1"/>
          <w:sz w:val="24"/>
          <w14:textFill>
            <w14:solidFill>
              <w14:schemeClr w14:val="tx1"/>
            </w14:solidFill>
          </w14:textFill>
        </w:rPr>
        <w:t>有效的营业执照等证明文件（复印件，须加盖供应商公章）</w:t>
      </w:r>
      <w:bookmarkEnd w:id="229"/>
    </w:p>
    <w:p w14:paraId="31344D6F">
      <w:pPr>
        <w:pStyle w:val="185"/>
        <w:numPr>
          <w:ilvl w:val="0"/>
          <w:numId w:val="15"/>
        </w:numPr>
        <w:spacing w:line="360" w:lineRule="auto"/>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供应商为企业（包括合伙企业）的，应提供有效的“营业执照”；</w:t>
      </w:r>
    </w:p>
    <w:p w14:paraId="32103FEE">
      <w:pPr>
        <w:pStyle w:val="185"/>
        <w:numPr>
          <w:ilvl w:val="0"/>
          <w:numId w:val="15"/>
        </w:numPr>
        <w:spacing w:line="360" w:lineRule="auto"/>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供应商为事业单位的，应提供有效的“事业单位法人证书”；</w:t>
      </w:r>
    </w:p>
    <w:p w14:paraId="2605339B">
      <w:pPr>
        <w:pStyle w:val="185"/>
        <w:numPr>
          <w:ilvl w:val="0"/>
          <w:numId w:val="15"/>
        </w:numPr>
        <w:spacing w:line="360" w:lineRule="auto"/>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供应商是非企业机构的，应提供有效的“执业许可证”、“登记证书”等证明文件；</w:t>
      </w:r>
    </w:p>
    <w:p w14:paraId="677B94C9">
      <w:pPr>
        <w:pStyle w:val="185"/>
        <w:numPr>
          <w:ilvl w:val="0"/>
          <w:numId w:val="15"/>
        </w:numPr>
        <w:spacing w:line="360" w:lineRule="auto"/>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供应商是个体工商户的，应提供有效的“个体工商户营业执照”；</w:t>
      </w:r>
    </w:p>
    <w:p w14:paraId="5C056D5D">
      <w:pPr>
        <w:pStyle w:val="185"/>
        <w:numPr>
          <w:ilvl w:val="0"/>
          <w:numId w:val="15"/>
        </w:numPr>
        <w:spacing w:line="360" w:lineRule="auto"/>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供应商是自然人的，应提供有效的自然人身份证明。</w:t>
      </w:r>
    </w:p>
    <w:p w14:paraId="1C6E4B72">
      <w:pPr>
        <w:pStyle w:val="185"/>
        <w:numPr>
          <w:ilvl w:val="0"/>
          <w:numId w:val="15"/>
        </w:numPr>
        <w:spacing w:line="360" w:lineRule="auto"/>
        <w:jc w:val="both"/>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分支机构参加遴选的，应提供该分支机构或其所属法人/其他组织的相应证明文件；同时还应提供其所属法人/其他组织出具的授权其参与本项目的授权书（格式自拟，须加盖其所属法人/其他组织的公章）；对于银行、保险、石油石化、电力、电信等行业的分支机构，可以提供上述授权，也可以提供其所属法人/其他组织的有关文件或制度等能够证明授权其独立开展业务的证明材料。</w:t>
      </w:r>
    </w:p>
    <w:p w14:paraId="53B01FAC">
      <w:pPr>
        <w:rPr>
          <w:rFonts w:hint="eastAsia" w:asciiTheme="minorEastAsia" w:hAnsiTheme="minorEastAsia" w:eastAsiaTheme="minorEastAsia"/>
          <w:color w:val="000000" w:themeColor="text1"/>
          <w:sz w:val="24"/>
          <w14:textFill>
            <w14:solidFill>
              <w14:schemeClr w14:val="tx1"/>
            </w14:solidFill>
          </w14:textFill>
        </w:rPr>
      </w:pPr>
    </w:p>
    <w:p w14:paraId="0DF9AA60">
      <w:pPr>
        <w:rPr>
          <w:rFonts w:hint="eastAsia" w:asciiTheme="minorEastAsia" w:hAnsiTheme="minorEastAsia" w:eastAsiaTheme="minorEastAsia"/>
          <w:color w:val="000000" w:themeColor="text1"/>
          <w:sz w:val="24"/>
          <w14:textFill>
            <w14:solidFill>
              <w14:schemeClr w14:val="tx1"/>
            </w14:solidFill>
          </w14:textFill>
        </w:rPr>
      </w:pPr>
    </w:p>
    <w:p w14:paraId="32D05757">
      <w:pPr>
        <w:rPr>
          <w:rFonts w:hint="eastAsia" w:asciiTheme="minorEastAsia" w:hAnsiTheme="minorEastAsia" w:eastAsiaTheme="minorEastAsia"/>
          <w:color w:val="000000" w:themeColor="text1"/>
          <w:sz w:val="24"/>
          <w14:textFill>
            <w14:solidFill>
              <w14:schemeClr w14:val="tx1"/>
            </w14:solidFill>
          </w14:textFill>
        </w:rPr>
      </w:pPr>
    </w:p>
    <w:p w14:paraId="78271966">
      <w:pPr>
        <w:rPr>
          <w:rFonts w:hint="eastAsia" w:asciiTheme="minorEastAsia" w:hAnsiTheme="minorEastAsia" w:eastAsiaTheme="minorEastAsia"/>
          <w:color w:val="000000" w:themeColor="text1"/>
          <w:sz w:val="24"/>
          <w14:textFill>
            <w14:solidFill>
              <w14:schemeClr w14:val="tx1"/>
            </w14:solidFill>
          </w14:textFill>
        </w:rPr>
      </w:pPr>
    </w:p>
    <w:p w14:paraId="2E022E98">
      <w:pPr>
        <w:widowControl/>
        <w:jc w:val="left"/>
        <w:rPr>
          <w:rFonts w:hint="eastAsia" w:asciiTheme="minorEastAsia" w:hAnsiTheme="minorEastAsia" w:eastAsiaTheme="minorEastAsia"/>
          <w:b/>
          <w:bCs/>
          <w:color w:val="000000" w:themeColor="text1"/>
          <w:sz w:val="24"/>
          <w:szCs w:val="32"/>
          <w14:textFill>
            <w14:solidFill>
              <w14:schemeClr w14:val="tx1"/>
            </w14:solidFill>
          </w14:textFill>
        </w:rPr>
      </w:pPr>
      <w:bookmarkStart w:id="230" w:name="_Toc421622105"/>
      <w:bookmarkStart w:id="231" w:name="_Toc495677503"/>
      <w:bookmarkStart w:id="232" w:name="_Ref467988485"/>
      <w:bookmarkStart w:id="233" w:name="_Ref467990100"/>
      <w:bookmarkStart w:id="234" w:name="_Ref467990058"/>
      <w:bookmarkStart w:id="235" w:name="_Ref467990064"/>
      <w:bookmarkStart w:id="236" w:name="_Toc480942357"/>
      <w:bookmarkStart w:id="237" w:name="_Toc480942358"/>
      <w:bookmarkStart w:id="238" w:name="_Ref467988471"/>
      <w:bookmarkStart w:id="239" w:name="_Toc520356228"/>
      <w:bookmarkStart w:id="240" w:name="_Ref467988479"/>
      <w:bookmarkStart w:id="241" w:name="_Ref467990101"/>
      <w:bookmarkStart w:id="242" w:name="_Toc520356229"/>
      <w:bookmarkStart w:id="243" w:name="_Toc520125062"/>
      <w:bookmarkStart w:id="244" w:name="_Toc520125061"/>
      <w:r>
        <w:rPr>
          <w:rFonts w:asciiTheme="minorEastAsia" w:hAnsiTheme="minorEastAsia" w:eastAsiaTheme="minorEastAsia"/>
          <w:color w:val="000000" w:themeColor="text1"/>
          <w:sz w:val="24"/>
          <w14:textFill>
            <w14:solidFill>
              <w14:schemeClr w14:val="tx1"/>
            </w14:solidFill>
          </w14:textFill>
        </w:rPr>
        <w:br w:type="page"/>
      </w:r>
    </w:p>
    <w:p w14:paraId="3EE4E386">
      <w:pPr>
        <w:pStyle w:val="4"/>
        <w:rPr>
          <w:rFonts w:hint="eastAsia" w:asciiTheme="minorEastAsia" w:hAnsiTheme="minorEastAsia" w:eastAsiaTheme="minorEastAsia"/>
          <w:color w:val="000000" w:themeColor="text1"/>
          <w:sz w:val="24"/>
          <w14:textFill>
            <w14:solidFill>
              <w14:schemeClr w14:val="tx1"/>
            </w14:solidFill>
          </w14:textFill>
        </w:rPr>
      </w:pPr>
      <w:bookmarkStart w:id="245" w:name="_Toc497315156"/>
      <w:bookmarkStart w:id="246" w:name="_Toc107918026"/>
      <w:r>
        <w:rPr>
          <w:rFonts w:asciiTheme="minorEastAsia" w:hAnsiTheme="minorEastAsia" w:eastAsiaTheme="minorEastAsia"/>
          <w:color w:val="000000" w:themeColor="text1"/>
          <w:sz w:val="24"/>
          <w14:textFill>
            <w14:solidFill>
              <w14:schemeClr w14:val="tx1"/>
            </w14:solidFill>
          </w14:textFill>
        </w:rPr>
        <w:t>附件</w:t>
      </w:r>
      <w:r>
        <w:rPr>
          <w:rFonts w:hint="eastAsia" w:asciiTheme="minorEastAsia" w:hAnsiTheme="minorEastAsia" w:eastAsiaTheme="minorEastAsia"/>
          <w:color w:val="000000" w:themeColor="text1"/>
          <w:sz w:val="24"/>
          <w14:textFill>
            <w14:solidFill>
              <w14:schemeClr w14:val="tx1"/>
            </w14:solidFill>
          </w14:textFill>
        </w:rPr>
        <w:t>2</w:t>
      </w:r>
      <w:r>
        <w:rPr>
          <w:rFonts w:asciiTheme="minorEastAsia" w:hAnsiTheme="minorEastAsia" w:eastAsiaTheme="minorEastAsia"/>
          <w:color w:val="000000" w:themeColor="text1"/>
          <w:sz w:val="24"/>
          <w14:textFill>
            <w14:solidFill>
              <w14:schemeClr w14:val="tx1"/>
            </w14:solidFill>
          </w14:textFill>
        </w:rPr>
        <w:t xml:space="preserve"> </w:t>
      </w:r>
      <w:r>
        <w:rPr>
          <w:rFonts w:hint="eastAsia" w:asciiTheme="minorEastAsia" w:hAnsiTheme="minorEastAsia" w:eastAsiaTheme="minorEastAsia"/>
          <w:color w:val="000000" w:themeColor="text1"/>
          <w:sz w:val="24"/>
          <w14:textFill>
            <w14:solidFill>
              <w14:schemeClr w14:val="tx1"/>
            </w14:solidFill>
          </w14:textFill>
        </w:rPr>
        <w:t>授权委托书</w:t>
      </w:r>
      <w:r>
        <w:rPr>
          <w:rFonts w:asciiTheme="minorEastAsia" w:hAnsiTheme="minorEastAsia" w:eastAsiaTheme="minorEastAsia"/>
          <w:color w:val="000000" w:themeColor="text1"/>
          <w:sz w:val="24"/>
          <w14:textFill>
            <w14:solidFill>
              <w14:schemeClr w14:val="tx1"/>
            </w14:solidFill>
          </w14:textFill>
        </w:rPr>
        <w:t xml:space="preserve"> (格式，原件)</w:t>
      </w:r>
      <w:bookmarkEnd w:id="230"/>
      <w:bookmarkEnd w:id="231"/>
      <w:bookmarkEnd w:id="245"/>
      <w:bookmarkEnd w:id="246"/>
    </w:p>
    <w:p w14:paraId="75F7C4F0">
      <w:pPr>
        <w:pStyle w:val="23"/>
        <w:spacing w:line="360" w:lineRule="auto"/>
        <w:jc w:val="center"/>
        <w:rPr>
          <w:rFonts w:hint="eastAsia" w:asciiTheme="minorEastAsia" w:hAnsiTheme="minorEastAsia" w:eastAsiaTheme="minorEastAsia"/>
          <w:b/>
          <w:bCs/>
          <w:color w:val="000000" w:themeColor="text1"/>
          <w:sz w:val="32"/>
          <w:szCs w:val="32"/>
          <w14:textFill>
            <w14:solidFill>
              <w14:schemeClr w14:val="tx1"/>
            </w14:solidFill>
          </w14:textFill>
        </w:rPr>
      </w:pPr>
      <w:r>
        <w:rPr>
          <w:rFonts w:asciiTheme="minorEastAsia" w:hAnsiTheme="minorEastAsia" w:eastAsiaTheme="minorEastAsia"/>
          <w:b/>
          <w:bCs/>
          <w:color w:val="000000" w:themeColor="text1"/>
          <w:sz w:val="24"/>
          <w:szCs w:val="32"/>
          <w14:textFill>
            <w14:solidFill>
              <w14:schemeClr w14:val="tx1"/>
            </w14:solidFill>
          </w14:textFill>
        </w:rPr>
        <w:cr/>
      </w:r>
      <w:r>
        <w:rPr>
          <w:rFonts w:hint="eastAsia" w:asciiTheme="minorEastAsia" w:hAnsiTheme="minorEastAsia" w:eastAsiaTheme="minorEastAsia"/>
          <w:b/>
          <w:bCs/>
          <w:color w:val="000000" w:themeColor="text1"/>
          <w:sz w:val="32"/>
          <w:szCs w:val="32"/>
          <w14:textFill>
            <w14:solidFill>
              <w14:schemeClr w14:val="tx1"/>
            </w14:solidFill>
          </w14:textFill>
        </w:rPr>
        <w:t>授权委托书</w:t>
      </w:r>
    </w:p>
    <w:p w14:paraId="03F5F36C">
      <w:pPr>
        <w:pStyle w:val="23"/>
        <w:adjustRightInd w:val="0"/>
        <w:snapToGrid w:val="0"/>
        <w:spacing w:line="360" w:lineRule="auto"/>
        <w:ind w:left="1"/>
        <w:rPr>
          <w:rFonts w:hint="eastAsia" w:asciiTheme="minorEastAsia" w:hAnsiTheme="minorEastAsia" w:eastAsiaTheme="minorEastAsia"/>
          <w:b/>
          <w:bCs/>
          <w:color w:val="000000" w:themeColor="text1"/>
          <w:sz w:val="24"/>
          <w:szCs w:val="32"/>
          <w14:textFill>
            <w14:solidFill>
              <w14:schemeClr w14:val="tx1"/>
            </w14:solidFill>
          </w14:textFill>
        </w:rPr>
      </w:pPr>
      <w:r>
        <w:rPr>
          <w:rFonts w:asciiTheme="minorEastAsia" w:hAnsiTheme="minorEastAsia" w:eastAsiaTheme="minorEastAsia"/>
          <w:b/>
          <w:bCs/>
          <w:color w:val="000000" w:themeColor="text1"/>
          <w:sz w:val="24"/>
          <w:szCs w:val="32"/>
          <w14:textFill>
            <w14:solidFill>
              <w14:schemeClr w14:val="tx1"/>
            </w14:solidFill>
          </w14:textFill>
        </w:rPr>
        <w:cr/>
      </w:r>
      <w:r>
        <w:rPr>
          <w:rFonts w:asciiTheme="minorEastAsia" w:hAnsiTheme="minorEastAsia" w:eastAsiaTheme="minorEastAsia"/>
          <w:b/>
          <w:bCs/>
          <w:color w:val="000000" w:themeColor="text1"/>
          <w:sz w:val="24"/>
          <w:szCs w:val="32"/>
          <w14:textFill>
            <w14:solidFill>
              <w14:schemeClr w14:val="tx1"/>
            </w14:solidFill>
          </w14:textFill>
        </w:rPr>
        <w:t>本授权书声明：注册于（国家或地区的名称）的（公司名称）的在下面签字的（法定代表人</w:t>
      </w:r>
      <w:r>
        <w:rPr>
          <w:rFonts w:hint="eastAsia" w:asciiTheme="minorEastAsia" w:hAnsiTheme="minorEastAsia" w:eastAsiaTheme="minorEastAsia"/>
          <w:b/>
          <w:bCs/>
          <w:color w:val="000000" w:themeColor="text1"/>
          <w:sz w:val="24"/>
          <w:szCs w:val="32"/>
          <w14:textFill>
            <w14:solidFill>
              <w14:schemeClr w14:val="tx1"/>
            </w14:solidFill>
          </w14:textFill>
        </w:rPr>
        <w:t>（单位负责人）</w:t>
      </w:r>
      <w:r>
        <w:rPr>
          <w:rFonts w:asciiTheme="minorEastAsia" w:hAnsiTheme="minorEastAsia" w:eastAsiaTheme="minorEastAsia"/>
          <w:b/>
          <w:bCs/>
          <w:color w:val="000000" w:themeColor="text1"/>
          <w:sz w:val="24"/>
          <w:szCs w:val="32"/>
          <w14:textFill>
            <w14:solidFill>
              <w14:schemeClr w14:val="tx1"/>
            </w14:solidFill>
          </w14:textFill>
        </w:rPr>
        <w:t>姓名、职务）代表本公司授权（公司名称）的在下面签字的（被授权人的姓名、职务）为本公司的合法代理人，就（项目名称）的</w:t>
      </w:r>
      <w:r>
        <w:rPr>
          <w:rFonts w:hint="eastAsia" w:asciiTheme="minorEastAsia" w:hAnsiTheme="minorEastAsia" w:eastAsiaTheme="minorEastAsia"/>
          <w:b/>
          <w:bCs/>
          <w:color w:val="000000" w:themeColor="text1"/>
          <w:sz w:val="24"/>
          <w:szCs w:val="32"/>
          <w14:textFill>
            <w14:solidFill>
              <w14:schemeClr w14:val="tx1"/>
            </w14:solidFill>
          </w14:textFill>
        </w:rPr>
        <w:t>遴选</w:t>
      </w:r>
      <w:r>
        <w:rPr>
          <w:rFonts w:asciiTheme="minorEastAsia" w:hAnsiTheme="minorEastAsia" w:eastAsiaTheme="minorEastAsia"/>
          <w:b/>
          <w:bCs/>
          <w:color w:val="000000" w:themeColor="text1"/>
          <w:sz w:val="24"/>
          <w:szCs w:val="32"/>
          <w14:textFill>
            <w14:solidFill>
              <w14:schemeClr w14:val="tx1"/>
            </w14:solidFill>
          </w14:textFill>
        </w:rPr>
        <w:t>，以本公司名义处理一切与之有关的事务。</w:t>
      </w:r>
      <w:r>
        <w:rPr>
          <w:rFonts w:asciiTheme="minorEastAsia" w:hAnsiTheme="minorEastAsia" w:eastAsiaTheme="minorEastAsia"/>
          <w:b/>
          <w:bCs/>
          <w:color w:val="000000" w:themeColor="text1"/>
          <w:sz w:val="24"/>
          <w:szCs w:val="32"/>
          <w14:textFill>
            <w14:solidFill>
              <w14:schemeClr w14:val="tx1"/>
            </w14:solidFill>
          </w14:textFill>
        </w:rPr>
        <w:cr/>
      </w:r>
      <w:r>
        <w:rPr>
          <w:rFonts w:asciiTheme="minorEastAsia" w:hAnsiTheme="minorEastAsia" w:eastAsiaTheme="minorEastAsia"/>
          <w:b/>
          <w:bCs/>
          <w:color w:val="000000" w:themeColor="text1"/>
          <w:sz w:val="24"/>
          <w:szCs w:val="32"/>
          <w14:textFill>
            <w14:solidFill>
              <w14:schemeClr w14:val="tx1"/>
            </w14:solidFill>
          </w14:textFill>
        </w:rPr>
        <w:t>　　</w:t>
      </w:r>
    </w:p>
    <w:p w14:paraId="6085EBDD">
      <w:pPr>
        <w:pStyle w:val="23"/>
        <w:tabs>
          <w:tab w:val="left" w:pos="5580"/>
        </w:tabs>
        <w:spacing w:line="360" w:lineRule="auto"/>
        <w:rPr>
          <w:rFonts w:hint="eastAsia" w:asciiTheme="minorEastAsia" w:hAnsiTheme="minorEastAsia" w:eastAsiaTheme="minorEastAsia"/>
          <w:b/>
          <w:bCs/>
          <w:color w:val="000000" w:themeColor="text1"/>
          <w:sz w:val="24"/>
          <w:szCs w:val="32"/>
          <w14:textFill>
            <w14:solidFill>
              <w14:schemeClr w14:val="tx1"/>
            </w14:solidFill>
          </w14:textFill>
        </w:rPr>
      </w:pPr>
      <w:r>
        <w:rPr>
          <w:rFonts w:asciiTheme="minorEastAsia" w:hAnsiTheme="minorEastAsia" w:eastAsiaTheme="minorEastAsia"/>
          <w:b/>
          <w:bCs/>
          <w:color w:val="000000" w:themeColor="text1"/>
          <w:sz w:val="24"/>
          <w:szCs w:val="32"/>
          <w14:textFill>
            <w14:solidFill>
              <w14:schemeClr w14:val="tx1"/>
            </w14:solidFill>
          </w14:textFill>
        </w:rPr>
        <w:t>本授权书于__________年_____月______日生效，特此声明。</w:t>
      </w:r>
      <w:r>
        <w:rPr>
          <w:rFonts w:asciiTheme="minorEastAsia" w:hAnsiTheme="minorEastAsia" w:eastAsiaTheme="minorEastAsia"/>
          <w:b/>
          <w:bCs/>
          <w:color w:val="000000" w:themeColor="text1"/>
          <w:sz w:val="24"/>
          <w:szCs w:val="32"/>
          <w14:textFill>
            <w14:solidFill>
              <w14:schemeClr w14:val="tx1"/>
            </w14:solidFill>
          </w14:textFill>
        </w:rPr>
        <w:cr/>
      </w:r>
      <w:r>
        <w:rPr>
          <w:rFonts w:asciiTheme="minorEastAsia" w:hAnsiTheme="minorEastAsia" w:eastAsiaTheme="minorEastAsia"/>
          <w:b/>
          <w:bCs/>
          <w:color w:val="000000" w:themeColor="text1"/>
          <w:sz w:val="24"/>
          <w:szCs w:val="32"/>
          <w14:textFill>
            <w14:solidFill>
              <w14:schemeClr w14:val="tx1"/>
            </w14:solidFill>
          </w14:textFill>
        </w:rPr>
        <w:cr/>
      </w:r>
      <w:r>
        <w:rPr>
          <w:rFonts w:asciiTheme="minorEastAsia" w:hAnsiTheme="minorEastAsia" w:eastAsiaTheme="minorEastAsia"/>
          <w:b/>
          <w:bCs/>
          <w:color w:val="000000" w:themeColor="text1"/>
          <w:sz w:val="24"/>
          <w:szCs w:val="32"/>
          <w14:textFill>
            <w14:solidFill>
              <w14:schemeClr w14:val="tx1"/>
            </w14:solidFill>
          </w14:textFill>
        </w:rPr>
        <w:cr/>
      </w:r>
      <w:r>
        <w:rPr>
          <w:rFonts w:asciiTheme="minorEastAsia" w:hAnsiTheme="minorEastAsia" w:eastAsiaTheme="minorEastAsia"/>
          <w:b/>
          <w:bCs/>
          <w:color w:val="000000" w:themeColor="text1"/>
          <w:sz w:val="24"/>
          <w:szCs w:val="32"/>
          <w14:textFill>
            <w14:solidFill>
              <w14:schemeClr w14:val="tx1"/>
            </w14:solidFill>
          </w14:textFill>
        </w:rPr>
        <w:t>法定代表人</w:t>
      </w:r>
      <w:r>
        <w:rPr>
          <w:rFonts w:hint="eastAsia" w:asciiTheme="minorEastAsia" w:hAnsiTheme="minorEastAsia" w:eastAsiaTheme="minorEastAsia"/>
          <w:b/>
          <w:bCs/>
          <w:color w:val="000000" w:themeColor="text1"/>
          <w:sz w:val="24"/>
          <w:szCs w:val="32"/>
          <w14:textFill>
            <w14:solidFill>
              <w14:schemeClr w14:val="tx1"/>
            </w14:solidFill>
          </w14:textFill>
        </w:rPr>
        <w:t>（单位负责人）</w:t>
      </w:r>
      <w:r>
        <w:rPr>
          <w:rFonts w:asciiTheme="minorEastAsia" w:hAnsiTheme="minorEastAsia" w:eastAsiaTheme="minorEastAsia"/>
          <w:b/>
          <w:bCs/>
          <w:color w:val="000000" w:themeColor="text1"/>
          <w:sz w:val="24"/>
          <w:szCs w:val="32"/>
          <w14:textFill>
            <w14:solidFill>
              <w14:schemeClr w14:val="tx1"/>
            </w14:solidFill>
          </w14:textFill>
        </w:rPr>
        <w:t>签字或盖章：_______________________________</w:t>
      </w:r>
    </w:p>
    <w:p w14:paraId="5B951E8C">
      <w:pPr>
        <w:pStyle w:val="23"/>
        <w:tabs>
          <w:tab w:val="left" w:pos="5580"/>
        </w:tabs>
        <w:spacing w:line="360" w:lineRule="auto"/>
        <w:rPr>
          <w:rFonts w:hint="eastAsia" w:asciiTheme="minorEastAsia" w:hAnsiTheme="minorEastAsia" w:eastAsiaTheme="minorEastAsia"/>
          <w:b/>
          <w:bCs/>
          <w:color w:val="000000" w:themeColor="text1"/>
          <w:sz w:val="24"/>
          <w:szCs w:val="32"/>
          <w14:textFill>
            <w14:solidFill>
              <w14:schemeClr w14:val="tx1"/>
            </w14:solidFill>
          </w14:textFill>
        </w:rPr>
      </w:pPr>
      <w:r>
        <w:rPr>
          <w:rFonts w:asciiTheme="minorEastAsia" w:hAnsiTheme="minorEastAsia" w:eastAsiaTheme="minorEastAsia"/>
          <w:b/>
          <w:bCs/>
          <w:color w:val="000000" w:themeColor="text1"/>
          <w:sz w:val="24"/>
          <w:szCs w:val="32"/>
          <w14:textFill>
            <w14:solidFill>
              <w14:schemeClr w14:val="tx1"/>
            </w14:solidFill>
          </w14:textFill>
        </w:rPr>
        <w:cr/>
      </w:r>
      <w:r>
        <w:rPr>
          <w:rFonts w:asciiTheme="minorEastAsia" w:hAnsiTheme="minorEastAsia" w:eastAsiaTheme="minorEastAsia"/>
          <w:b/>
          <w:bCs/>
          <w:color w:val="000000" w:themeColor="text1"/>
          <w:sz w:val="24"/>
          <w:szCs w:val="32"/>
          <w14:textFill>
            <w14:solidFill>
              <w14:schemeClr w14:val="tx1"/>
            </w14:solidFill>
          </w14:textFill>
        </w:rPr>
        <w:t>被授权人签字：_______________________________</w:t>
      </w:r>
    </w:p>
    <w:p w14:paraId="084D8E10">
      <w:pPr>
        <w:pStyle w:val="23"/>
        <w:tabs>
          <w:tab w:val="left" w:pos="5580"/>
        </w:tabs>
        <w:spacing w:line="360" w:lineRule="auto"/>
        <w:rPr>
          <w:rFonts w:hint="eastAsia" w:asciiTheme="minorEastAsia" w:hAnsiTheme="minorEastAsia" w:eastAsiaTheme="minorEastAsia"/>
          <w:b/>
          <w:bCs/>
          <w:color w:val="000000" w:themeColor="text1"/>
          <w:sz w:val="24"/>
          <w:szCs w:val="32"/>
          <w14:textFill>
            <w14:solidFill>
              <w14:schemeClr w14:val="tx1"/>
            </w14:solidFill>
          </w14:textFill>
        </w:rPr>
      </w:pPr>
      <w:r>
        <w:rPr>
          <w:rFonts w:asciiTheme="minorEastAsia" w:hAnsiTheme="minorEastAsia" w:eastAsiaTheme="minorEastAsia"/>
          <w:b/>
          <w:bCs/>
          <w:color w:val="000000" w:themeColor="text1"/>
          <w:sz w:val="24"/>
          <w:szCs w:val="32"/>
          <w14:textFill>
            <w14:solidFill>
              <w14:schemeClr w14:val="tx1"/>
            </w14:solidFill>
          </w14:textFill>
        </w:rPr>
        <w:cr/>
      </w:r>
      <w:r>
        <w:rPr>
          <w:rFonts w:asciiTheme="minorEastAsia" w:hAnsiTheme="minorEastAsia" w:eastAsiaTheme="minorEastAsia"/>
          <w:b/>
          <w:bCs/>
          <w:color w:val="000000" w:themeColor="text1"/>
          <w:sz w:val="24"/>
          <w:szCs w:val="32"/>
          <w14:textFill>
            <w14:solidFill>
              <w14:schemeClr w14:val="tx1"/>
            </w14:solidFill>
          </w14:textFill>
        </w:rPr>
        <w:t>公司盖章：_______________________________</w:t>
      </w:r>
    </w:p>
    <w:p w14:paraId="01389904">
      <w:pPr>
        <w:pStyle w:val="23"/>
        <w:tabs>
          <w:tab w:val="left" w:pos="5580"/>
        </w:tabs>
        <w:spacing w:line="360" w:lineRule="auto"/>
        <w:rPr>
          <w:rFonts w:hint="eastAsia" w:asciiTheme="minorEastAsia" w:hAnsiTheme="minorEastAsia" w:eastAsiaTheme="minorEastAsia"/>
          <w:b/>
          <w:bCs/>
          <w:color w:val="000000" w:themeColor="text1"/>
          <w:sz w:val="24"/>
          <w:szCs w:val="32"/>
          <w14:textFill>
            <w14:solidFill>
              <w14:schemeClr w14:val="tx1"/>
            </w14:solidFill>
          </w14:textFill>
        </w:rPr>
      </w:pPr>
    </w:p>
    <w:p w14:paraId="627392E5">
      <w:pPr>
        <w:pStyle w:val="23"/>
        <w:tabs>
          <w:tab w:val="left" w:pos="5580"/>
        </w:tabs>
        <w:spacing w:line="360" w:lineRule="auto"/>
        <w:rPr>
          <w:rFonts w:hint="eastAsia" w:asciiTheme="minorEastAsia" w:hAnsiTheme="minorEastAsia" w:eastAsiaTheme="minorEastAsia"/>
          <w:b/>
          <w:bCs/>
          <w:color w:val="000000" w:themeColor="text1"/>
          <w:sz w:val="24"/>
          <w:szCs w:val="32"/>
          <w14:textFill>
            <w14:solidFill>
              <w14:schemeClr w14:val="tx1"/>
            </w14:solidFill>
          </w14:textFill>
        </w:rPr>
      </w:pPr>
      <w:r>
        <w:rPr>
          <w:rFonts w:asciiTheme="minorEastAsia" w:hAnsiTheme="minorEastAsia" w:eastAsiaTheme="minorEastAsia"/>
          <w:b/>
          <w:bCs/>
          <w:color w:val="000000" w:themeColor="text1"/>
          <w:sz w:val="24"/>
          <w:szCs w:val="32"/>
          <w14:textFill>
            <w14:solidFill>
              <w14:schemeClr w14:val="tx1"/>
            </w14:solidFill>
          </w14:textFill>
        </w:rPr>
        <w:t>被授权人姓名：_______________</w:t>
      </w:r>
    </w:p>
    <w:p w14:paraId="489FBC3D">
      <w:pPr>
        <w:pStyle w:val="23"/>
        <w:tabs>
          <w:tab w:val="left" w:pos="5580"/>
        </w:tabs>
        <w:spacing w:line="360" w:lineRule="auto"/>
        <w:rPr>
          <w:rFonts w:hint="eastAsia" w:asciiTheme="minorEastAsia" w:hAnsiTheme="minorEastAsia" w:eastAsiaTheme="minorEastAsia"/>
          <w:b/>
          <w:bCs/>
          <w:color w:val="000000" w:themeColor="text1"/>
          <w:sz w:val="24"/>
          <w:szCs w:val="32"/>
          <w14:textFill>
            <w14:solidFill>
              <w14:schemeClr w14:val="tx1"/>
            </w14:solidFill>
          </w14:textFill>
        </w:rPr>
      </w:pPr>
      <w:r>
        <w:rPr>
          <w:rFonts w:asciiTheme="minorEastAsia" w:hAnsiTheme="minorEastAsia" w:eastAsiaTheme="minorEastAsia"/>
          <w:b/>
          <w:bCs/>
          <w:color w:val="000000" w:themeColor="text1"/>
          <w:sz w:val="24"/>
          <w:szCs w:val="32"/>
          <w14:textFill>
            <w14:solidFill>
              <w14:schemeClr w14:val="tx1"/>
            </w14:solidFill>
          </w14:textFill>
        </w:rPr>
        <w:t>职　　　　务：_______________</w:t>
      </w:r>
    </w:p>
    <w:p w14:paraId="72D81ECF">
      <w:pPr>
        <w:pStyle w:val="23"/>
        <w:spacing w:line="360" w:lineRule="auto"/>
        <w:rPr>
          <w:rFonts w:hint="eastAsia" w:asciiTheme="minorEastAsia" w:hAnsiTheme="minorEastAsia" w:eastAsiaTheme="minorEastAsia"/>
          <w:bCs/>
          <w:color w:val="000000" w:themeColor="text1"/>
          <w:sz w:val="24"/>
          <w:szCs w:val="32"/>
          <w14:textFill>
            <w14:solidFill>
              <w14:schemeClr w14:val="tx1"/>
            </w14:solidFill>
          </w14:textFill>
        </w:rPr>
      </w:pPr>
      <w:r>
        <w:rPr>
          <w:rFonts w:asciiTheme="minorEastAsia" w:hAnsiTheme="minorEastAsia" w:eastAsiaTheme="minorEastAsia"/>
          <w:b/>
          <w:bCs/>
          <w:color w:val="000000" w:themeColor="text1"/>
          <w:sz w:val="24"/>
          <w:szCs w:val="32"/>
          <w14:textFill>
            <w14:solidFill>
              <w14:schemeClr w14:val="tx1"/>
            </w14:solidFill>
          </w14:textFill>
        </w:rPr>
        <w:t>电　　　　话：_______________</w:t>
      </w:r>
    </w:p>
    <w:p w14:paraId="1A2E5C09">
      <w:pPr>
        <w:pStyle w:val="23"/>
        <w:tabs>
          <w:tab w:val="left" w:pos="5580"/>
        </w:tabs>
        <w:spacing w:line="360" w:lineRule="auto"/>
        <w:rPr>
          <w:rFonts w:hint="eastAsia" w:asciiTheme="minorEastAsia" w:hAnsiTheme="minorEastAsia" w:eastAsiaTheme="minorEastAsia"/>
          <w:b/>
          <w:bCs/>
          <w:color w:val="000000" w:themeColor="text1"/>
          <w:sz w:val="24"/>
          <w:szCs w:val="32"/>
          <w14:textFill>
            <w14:solidFill>
              <w14:schemeClr w14:val="tx1"/>
            </w14:solidFill>
          </w14:textFill>
        </w:rPr>
      </w:pPr>
    </w:p>
    <w:p w14:paraId="014B0788">
      <w:pPr>
        <w:widowControl/>
        <w:jc w:val="left"/>
        <w:rPr>
          <w:rFonts w:hint="eastAsia" w:asciiTheme="minorEastAsia" w:hAnsiTheme="minorEastAsia" w:eastAsiaTheme="minorEastAsia"/>
          <w:b/>
          <w:bCs/>
          <w:color w:val="000000" w:themeColor="text1"/>
          <w:sz w:val="24"/>
          <w:szCs w:val="32"/>
          <w14:textFill>
            <w14:solidFill>
              <w14:schemeClr w14:val="tx1"/>
            </w14:solidFill>
          </w14:textFill>
        </w:rPr>
      </w:pPr>
      <w:r>
        <w:rPr>
          <w:rFonts w:hint="eastAsia" w:asciiTheme="minorEastAsia" w:hAnsiTheme="minorEastAsia" w:eastAsiaTheme="minorEastAsia"/>
          <w:b/>
          <w:bCs/>
          <w:color w:val="000000" w:themeColor="text1"/>
          <w:sz w:val="24"/>
          <w:szCs w:val="32"/>
          <w14:textFill>
            <w14:solidFill>
              <w14:schemeClr w14:val="tx1"/>
            </w14:solidFill>
          </w14:textFill>
        </w:rPr>
        <w:t>说明：若供应商为事业单位或其他组织或分支机构，则法定代表人（单位负责人）处的签署人可为单位负责人。</w:t>
      </w:r>
      <w:r>
        <w:rPr>
          <w:rFonts w:asciiTheme="minorEastAsia" w:hAnsiTheme="minorEastAsia" w:eastAsiaTheme="minorEastAsia"/>
          <w:b/>
          <w:bCs/>
          <w:color w:val="000000" w:themeColor="text1"/>
          <w:sz w:val="24"/>
          <w:szCs w:val="32"/>
          <w14:textFill>
            <w14:solidFill>
              <w14:schemeClr w14:val="tx1"/>
            </w14:solidFill>
          </w14:textFill>
        </w:rPr>
        <w:br w:type="page"/>
      </w:r>
    </w:p>
    <w:p w14:paraId="3EBEEE91">
      <w:pPr>
        <w:pStyle w:val="4"/>
        <w:rPr>
          <w:rFonts w:hint="eastAsia" w:asciiTheme="minorEastAsia" w:hAnsiTheme="minorEastAsia" w:eastAsiaTheme="minorEastAsia"/>
          <w:color w:val="000000" w:themeColor="text1"/>
          <w:sz w:val="24"/>
          <w14:textFill>
            <w14:solidFill>
              <w14:schemeClr w14:val="tx1"/>
            </w14:solidFill>
          </w14:textFill>
        </w:rPr>
      </w:pPr>
      <w:bookmarkStart w:id="247" w:name="_Toc107918027"/>
      <w:r>
        <w:rPr>
          <w:rFonts w:asciiTheme="minorEastAsia" w:hAnsiTheme="minorEastAsia" w:eastAsiaTheme="minorEastAsia"/>
          <w:color w:val="000000" w:themeColor="text1"/>
          <w:sz w:val="24"/>
          <w14:textFill>
            <w14:solidFill>
              <w14:schemeClr w14:val="tx1"/>
            </w14:solidFill>
          </w14:textFill>
        </w:rPr>
        <w:t>附</w:t>
      </w:r>
      <w:r>
        <w:rPr>
          <w:rFonts w:hint="eastAsia" w:asciiTheme="minorEastAsia" w:hAnsiTheme="minorEastAsia" w:eastAsiaTheme="minorEastAsia"/>
          <w:color w:val="000000" w:themeColor="text1"/>
          <w:sz w:val="24"/>
          <w14:textFill>
            <w14:solidFill>
              <w14:schemeClr w14:val="tx1"/>
            </w14:solidFill>
          </w14:textFill>
        </w:rPr>
        <w:t>件3 法定代表人（单位负责人）和被授权人的身份证（正反面复印件，须加盖供应商公章）</w:t>
      </w:r>
      <w:bookmarkEnd w:id="247"/>
    </w:p>
    <w:p w14:paraId="5598DB69">
      <w:pPr>
        <w:pStyle w:val="4"/>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br w:type="page"/>
      </w:r>
      <w:bookmarkStart w:id="248" w:name="_Toc107918028"/>
      <w:bookmarkStart w:id="249" w:name="_Toc421622106"/>
      <w:bookmarkStart w:id="250" w:name="_Toc495677504"/>
      <w:bookmarkStart w:id="251" w:name="_Toc497315157"/>
      <w:r>
        <w:rPr>
          <w:rFonts w:asciiTheme="minorEastAsia" w:hAnsiTheme="minorEastAsia" w:eastAsiaTheme="minorEastAsia"/>
          <w:color w:val="000000" w:themeColor="text1"/>
          <w:sz w:val="24"/>
          <w14:textFill>
            <w14:solidFill>
              <w14:schemeClr w14:val="tx1"/>
            </w14:solidFill>
          </w14:textFill>
        </w:rPr>
        <w:t>附件</w:t>
      </w:r>
      <w:r>
        <w:rPr>
          <w:rFonts w:hint="eastAsia" w:asciiTheme="minorEastAsia" w:hAnsiTheme="minorEastAsia" w:eastAsiaTheme="minorEastAsia"/>
          <w:color w:val="000000" w:themeColor="text1"/>
          <w:sz w:val="24"/>
          <w14:textFill>
            <w14:solidFill>
              <w14:schemeClr w14:val="tx1"/>
            </w14:solidFill>
          </w14:textFill>
        </w:rPr>
        <w:t>4</w:t>
      </w:r>
      <w:r>
        <w:rPr>
          <w:rFonts w:asciiTheme="minorEastAsia" w:hAnsiTheme="minorEastAsia" w:eastAsiaTheme="minorEastAsia"/>
          <w:color w:val="000000" w:themeColor="text1"/>
          <w:sz w:val="24"/>
          <w14:textFill>
            <w14:solidFill>
              <w14:schemeClr w14:val="tx1"/>
            </w14:solidFill>
          </w14:textFill>
        </w:rPr>
        <w:t xml:space="preserve"> </w:t>
      </w:r>
      <w:bookmarkEnd w:id="248"/>
      <w:bookmarkEnd w:id="249"/>
      <w:bookmarkEnd w:id="250"/>
      <w:bookmarkEnd w:id="251"/>
      <w:r>
        <w:rPr>
          <w:rFonts w:hint="eastAsia" w:asciiTheme="minorEastAsia" w:hAnsiTheme="minorEastAsia" w:eastAsiaTheme="minorEastAsia"/>
          <w:color w:val="000000" w:themeColor="text1"/>
          <w:sz w:val="24"/>
          <w14:textFill>
            <w14:solidFill>
              <w14:schemeClr w14:val="tx1"/>
            </w14:solidFill>
          </w14:textFill>
        </w:rPr>
        <w:t>供应商资格声明书</w:t>
      </w:r>
    </w:p>
    <w:p w14:paraId="35564F38">
      <w:pPr>
        <w:ind w:right="126" w:rightChars="60"/>
        <w:jc w:val="center"/>
        <w:rPr>
          <w:b/>
          <w:color w:val="000000" w:themeColor="text1"/>
          <w:sz w:val="36"/>
          <w:szCs w:val="36"/>
          <w14:textFill>
            <w14:solidFill>
              <w14:schemeClr w14:val="tx1"/>
            </w14:solidFill>
          </w14:textFill>
        </w:rPr>
      </w:pPr>
      <w:r>
        <w:rPr>
          <w:rFonts w:hint="eastAsia"/>
          <w:b/>
          <w:color w:val="000000" w:themeColor="text1"/>
          <w:sz w:val="36"/>
          <w:szCs w:val="36"/>
          <w14:textFill>
            <w14:solidFill>
              <w14:schemeClr w14:val="tx1"/>
            </w14:solidFill>
          </w14:textFill>
        </w:rPr>
        <w:t>供应商资格声明书</w:t>
      </w:r>
    </w:p>
    <w:p w14:paraId="06E460BA">
      <w:pPr>
        <w:tabs>
          <w:tab w:val="left" w:pos="5580"/>
        </w:tabs>
        <w:spacing w:line="360" w:lineRule="auto"/>
        <w:ind w:right="126" w:rightChars="60"/>
        <w:rPr>
          <w:color w:val="000000" w:themeColor="text1"/>
          <w:sz w:val="24"/>
          <w14:textFill>
            <w14:solidFill>
              <w14:schemeClr w14:val="tx1"/>
            </w14:solidFill>
          </w14:textFill>
        </w:rPr>
      </w:pPr>
    </w:p>
    <w:p w14:paraId="36AB2A6E">
      <w:pPr>
        <w:tabs>
          <w:tab w:val="left" w:pos="5580"/>
        </w:tabs>
        <w:spacing w:line="360" w:lineRule="auto"/>
        <w:ind w:right="126" w:rightChars="60"/>
        <w:rPr>
          <w:color w:val="000000" w:themeColor="text1"/>
          <w:sz w:val="24"/>
          <w14:textFill>
            <w14:solidFill>
              <w14:schemeClr w14:val="tx1"/>
            </w14:solidFill>
          </w14:textFill>
        </w:rPr>
      </w:pPr>
      <w:r>
        <w:rPr>
          <w:color w:val="000000" w:themeColor="text1"/>
          <w:sz w:val="24"/>
          <w14:textFill>
            <w14:solidFill>
              <w14:schemeClr w14:val="tx1"/>
            </w14:solidFill>
          </w14:textFill>
        </w:rPr>
        <w:t>致：</w:t>
      </w:r>
      <w:r>
        <w:rPr>
          <w:rFonts w:hint="eastAsia"/>
          <w:color w:val="000000" w:themeColor="text1"/>
          <w:sz w:val="24"/>
          <w:u w:val="single"/>
          <w14:textFill>
            <w14:solidFill>
              <w14:schemeClr w14:val="tx1"/>
            </w14:solidFill>
          </w14:textFill>
        </w:rPr>
        <w:t>遴选</w:t>
      </w:r>
      <w:r>
        <w:rPr>
          <w:color w:val="000000" w:themeColor="text1"/>
          <w:sz w:val="24"/>
          <w:u w:val="single"/>
          <w14:textFill>
            <w14:solidFill>
              <w14:schemeClr w14:val="tx1"/>
            </w14:solidFill>
          </w14:textFill>
        </w:rPr>
        <w:t>人或</w:t>
      </w:r>
      <w:r>
        <w:rPr>
          <w:rFonts w:hint="eastAsia"/>
          <w:color w:val="000000" w:themeColor="text1"/>
          <w:sz w:val="24"/>
          <w:u w:val="single"/>
          <w14:textFill>
            <w14:solidFill>
              <w14:schemeClr w14:val="tx1"/>
            </w14:solidFill>
          </w14:textFill>
        </w:rPr>
        <w:t>遴选</w:t>
      </w:r>
      <w:r>
        <w:rPr>
          <w:color w:val="000000" w:themeColor="text1"/>
          <w:sz w:val="24"/>
          <w:u w:val="single"/>
          <w14:textFill>
            <w14:solidFill>
              <w14:schemeClr w14:val="tx1"/>
            </w14:solidFill>
          </w14:textFill>
        </w:rPr>
        <w:t>代理机构</w:t>
      </w:r>
    </w:p>
    <w:p w14:paraId="2344786D">
      <w:pPr>
        <w:spacing w:line="360" w:lineRule="auto"/>
        <w:ind w:right="126" w:rightChars="60"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在参与本次项目</w:t>
      </w:r>
      <w:r>
        <w:rPr>
          <w:rFonts w:hint="eastAsia"/>
          <w:color w:val="000000" w:themeColor="text1"/>
          <w:sz w:val="24"/>
          <w14:textFill>
            <w14:solidFill>
              <w14:schemeClr w14:val="tx1"/>
            </w14:solidFill>
          </w14:textFill>
        </w:rPr>
        <w:t>遴选</w:t>
      </w:r>
      <w:r>
        <w:rPr>
          <w:color w:val="000000" w:themeColor="text1"/>
          <w:sz w:val="24"/>
          <w14:textFill>
            <w14:solidFill>
              <w14:schemeClr w14:val="tx1"/>
            </w14:solidFill>
          </w14:textFill>
        </w:rPr>
        <w:t>中，我单位承诺：</w:t>
      </w:r>
    </w:p>
    <w:p w14:paraId="3AF4BE26">
      <w:pPr>
        <w:numPr>
          <w:ilvl w:val="0"/>
          <w:numId w:val="16"/>
        </w:numPr>
        <w:spacing w:line="360" w:lineRule="auto"/>
        <w:ind w:left="1134" w:right="126" w:rightChars="60"/>
        <w:rPr>
          <w:color w:val="000000" w:themeColor="text1"/>
          <w:sz w:val="24"/>
          <w:szCs w:val="22"/>
          <w14:textFill>
            <w14:solidFill>
              <w14:schemeClr w14:val="tx1"/>
            </w14:solidFill>
          </w14:textFill>
        </w:rPr>
      </w:pPr>
      <w:r>
        <w:rPr>
          <w:color w:val="000000" w:themeColor="text1"/>
          <w:sz w:val="24"/>
          <w:szCs w:val="22"/>
          <w14:textFill>
            <w14:solidFill>
              <w14:schemeClr w14:val="tx1"/>
            </w14:solidFill>
          </w14:textFill>
        </w:rPr>
        <w:t>具有良好的商业信誉和健全的财务会计制度；</w:t>
      </w:r>
    </w:p>
    <w:p w14:paraId="5EFBBAA1">
      <w:pPr>
        <w:numPr>
          <w:ilvl w:val="0"/>
          <w:numId w:val="16"/>
        </w:numPr>
        <w:spacing w:line="360" w:lineRule="auto"/>
        <w:ind w:left="1134" w:right="126" w:rightChars="60"/>
        <w:rPr>
          <w:color w:val="000000" w:themeColor="text1"/>
          <w:sz w:val="24"/>
          <w:szCs w:val="22"/>
          <w14:textFill>
            <w14:solidFill>
              <w14:schemeClr w14:val="tx1"/>
            </w14:solidFill>
          </w14:textFill>
        </w:rPr>
      </w:pPr>
      <w:r>
        <w:rPr>
          <w:color w:val="000000" w:themeColor="text1"/>
          <w:sz w:val="24"/>
          <w:szCs w:val="22"/>
          <w14:textFill>
            <w14:solidFill>
              <w14:schemeClr w14:val="tx1"/>
            </w14:solidFill>
          </w14:textFill>
        </w:rPr>
        <w:t>具有履行合同所必需的设备和专业技术能力；</w:t>
      </w:r>
    </w:p>
    <w:p w14:paraId="3AE573CA">
      <w:pPr>
        <w:numPr>
          <w:ilvl w:val="0"/>
          <w:numId w:val="16"/>
        </w:numPr>
        <w:spacing w:line="360" w:lineRule="auto"/>
        <w:ind w:left="1134" w:right="126" w:rightChars="60"/>
        <w:rPr>
          <w:color w:val="000000" w:themeColor="text1"/>
          <w:sz w:val="24"/>
          <w:szCs w:val="22"/>
          <w14:textFill>
            <w14:solidFill>
              <w14:schemeClr w14:val="tx1"/>
            </w14:solidFill>
          </w14:textFill>
        </w:rPr>
      </w:pPr>
      <w:r>
        <w:rPr>
          <w:color w:val="000000" w:themeColor="text1"/>
          <w:sz w:val="24"/>
          <w:szCs w:val="22"/>
          <w14:textFill>
            <w14:solidFill>
              <w14:schemeClr w14:val="tx1"/>
            </w14:solidFill>
          </w14:textFill>
        </w:rPr>
        <w:t>有依法缴纳税收和社会保障资金的良好记录；</w:t>
      </w:r>
    </w:p>
    <w:p w14:paraId="21DC2879">
      <w:pPr>
        <w:numPr>
          <w:ilvl w:val="0"/>
          <w:numId w:val="16"/>
        </w:numPr>
        <w:spacing w:line="360" w:lineRule="auto"/>
        <w:ind w:left="1134" w:right="126" w:rightChars="60"/>
        <w:rPr>
          <w:color w:val="000000" w:themeColor="text1"/>
          <w:sz w:val="24"/>
          <w:szCs w:val="22"/>
          <w14:textFill>
            <w14:solidFill>
              <w14:schemeClr w14:val="tx1"/>
            </w14:solidFill>
          </w14:textFill>
        </w:rPr>
      </w:pPr>
      <w:r>
        <w:rPr>
          <w:color w:val="000000" w:themeColor="text1"/>
          <w:sz w:val="24"/>
          <w:szCs w:val="22"/>
          <w14:textFill>
            <w14:solidFill>
              <w14:schemeClr w14:val="tx1"/>
            </w14:solidFill>
          </w14:textFill>
        </w:rPr>
        <w:t>参加政府采购活动前三年内，在经营活动中没有重大违法记录（重大违法记录指因违法经营受到刑事处罚或者责令停产停业、吊销许可证或者执照、较大数额罚款等行政处罚，不包括因违法经营被禁止在一定期限内参加政府采购活动，但期限已经届满的情形）；</w:t>
      </w:r>
    </w:p>
    <w:p w14:paraId="5B504334">
      <w:pPr>
        <w:numPr>
          <w:ilvl w:val="0"/>
          <w:numId w:val="16"/>
        </w:numPr>
        <w:spacing w:line="360" w:lineRule="auto"/>
        <w:ind w:left="1134" w:right="126" w:rightChars="60"/>
        <w:rPr>
          <w:color w:val="000000" w:themeColor="text1"/>
          <w:sz w:val="24"/>
          <w:szCs w:val="22"/>
          <w14:textFill>
            <w14:solidFill>
              <w14:schemeClr w14:val="tx1"/>
            </w14:solidFill>
          </w14:textFill>
        </w:rPr>
      </w:pPr>
      <w:r>
        <w:rPr>
          <w:color w:val="000000" w:themeColor="text1"/>
          <w:sz w:val="24"/>
          <w:szCs w:val="22"/>
          <w14:textFill>
            <w14:solidFill>
              <w14:schemeClr w14:val="tx1"/>
            </w14:solidFill>
          </w14:textFill>
        </w:rPr>
        <w:t>我单位不属于政府采购法律、行政法规规定的公益一类事业单位、或使用事业编制且由财政拨款保障的群团组织（仅适用于政府购买服务项目）；</w:t>
      </w:r>
    </w:p>
    <w:p w14:paraId="24D1E412">
      <w:pPr>
        <w:numPr>
          <w:ilvl w:val="0"/>
          <w:numId w:val="16"/>
        </w:numPr>
        <w:spacing w:line="360" w:lineRule="auto"/>
        <w:ind w:left="1134" w:right="126" w:rightChars="60"/>
        <w:rPr>
          <w:color w:val="000000" w:themeColor="text1"/>
          <w:sz w:val="24"/>
          <w:szCs w:val="22"/>
          <w14:textFill>
            <w14:solidFill>
              <w14:schemeClr w14:val="tx1"/>
            </w14:solidFill>
          </w14:textFill>
        </w:rPr>
      </w:pPr>
      <w:r>
        <w:rPr>
          <w:color w:val="000000" w:themeColor="text1"/>
          <w:sz w:val="24"/>
          <w:szCs w:val="22"/>
          <w14:textFill>
            <w14:solidFill>
              <w14:schemeClr w14:val="tx1"/>
            </w14:solidFill>
          </w14:textFill>
        </w:rPr>
        <w:t>我单位不存在为采购项目提供整体设计、规范编制或者项目管理、监理、检测等服务后，再参加该采购项目的其他采购活动的情形（单一来源采购项目除外）；</w:t>
      </w:r>
    </w:p>
    <w:p w14:paraId="019D9E7F">
      <w:pPr>
        <w:numPr>
          <w:ilvl w:val="0"/>
          <w:numId w:val="16"/>
        </w:numPr>
        <w:spacing w:line="360" w:lineRule="auto"/>
        <w:ind w:left="1134" w:right="126" w:rightChars="60"/>
        <w:rPr>
          <w:color w:val="000000" w:themeColor="text1"/>
          <w:sz w:val="24"/>
          <w:szCs w:val="22"/>
          <w14:textFill>
            <w14:solidFill>
              <w14:schemeClr w14:val="tx1"/>
            </w14:solidFill>
          </w14:textFill>
        </w:rPr>
      </w:pPr>
      <w:r>
        <w:rPr>
          <w:color w:val="000000" w:themeColor="text1"/>
          <w:sz w:val="24"/>
          <w:szCs w:val="22"/>
          <w14:textFill>
            <w14:solidFill>
              <w14:schemeClr w14:val="tx1"/>
            </w14:solidFill>
          </w14:textFill>
        </w:rPr>
        <w:t>与我单位存在“单位负责人为同一人或者存在直接控股、管理关系”的其他法人单位信息如下（如有，不论其是否参加同一合同项下的政府采购活动均须填写）：</w:t>
      </w:r>
    </w:p>
    <w:tbl>
      <w:tblPr>
        <w:tblStyle w:val="45"/>
        <w:tblW w:w="85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50"/>
        <w:gridCol w:w="4574"/>
        <w:gridCol w:w="2976"/>
      </w:tblGrid>
      <w:tr w14:paraId="0AECB9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0" w:hRule="atLeast"/>
          <w:jc w:val="center"/>
        </w:trPr>
        <w:tc>
          <w:tcPr>
            <w:tcW w:w="950" w:type="dxa"/>
            <w:vAlign w:val="center"/>
          </w:tcPr>
          <w:p w14:paraId="27F26D2C">
            <w:pPr>
              <w:ind w:right="126" w:rightChars="60"/>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序号</w:t>
            </w:r>
          </w:p>
        </w:tc>
        <w:tc>
          <w:tcPr>
            <w:tcW w:w="4574" w:type="dxa"/>
            <w:vAlign w:val="center"/>
          </w:tcPr>
          <w:p w14:paraId="4FE62561">
            <w:pPr>
              <w:ind w:right="126" w:rightChars="60"/>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单位名称</w:t>
            </w:r>
          </w:p>
        </w:tc>
        <w:tc>
          <w:tcPr>
            <w:tcW w:w="2976" w:type="dxa"/>
            <w:vAlign w:val="center"/>
          </w:tcPr>
          <w:p w14:paraId="0F488CC8">
            <w:pPr>
              <w:ind w:right="126" w:rightChars="60"/>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相互关系</w:t>
            </w:r>
          </w:p>
        </w:tc>
      </w:tr>
      <w:tr w14:paraId="6CDACA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0" w:hRule="atLeast"/>
          <w:jc w:val="center"/>
        </w:trPr>
        <w:tc>
          <w:tcPr>
            <w:tcW w:w="950" w:type="dxa"/>
            <w:vAlign w:val="center"/>
          </w:tcPr>
          <w:p w14:paraId="3230C2AC">
            <w:pPr>
              <w:ind w:right="126" w:rightChars="60"/>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1</w:t>
            </w:r>
          </w:p>
        </w:tc>
        <w:tc>
          <w:tcPr>
            <w:tcW w:w="4574" w:type="dxa"/>
            <w:vAlign w:val="center"/>
          </w:tcPr>
          <w:p w14:paraId="595AD7E4">
            <w:pPr>
              <w:ind w:right="126" w:rightChars="60"/>
              <w:jc w:val="center"/>
              <w:rPr>
                <w:color w:val="000000" w:themeColor="text1"/>
                <w:sz w:val="24"/>
                <w14:textFill>
                  <w14:solidFill>
                    <w14:schemeClr w14:val="tx1"/>
                  </w14:solidFill>
                </w14:textFill>
              </w:rPr>
            </w:pPr>
          </w:p>
        </w:tc>
        <w:tc>
          <w:tcPr>
            <w:tcW w:w="2976" w:type="dxa"/>
            <w:vAlign w:val="center"/>
          </w:tcPr>
          <w:p w14:paraId="3939A74D">
            <w:pPr>
              <w:ind w:right="126" w:rightChars="60"/>
              <w:jc w:val="center"/>
              <w:rPr>
                <w:color w:val="000000" w:themeColor="text1"/>
                <w:sz w:val="24"/>
                <w14:textFill>
                  <w14:solidFill>
                    <w14:schemeClr w14:val="tx1"/>
                  </w14:solidFill>
                </w14:textFill>
              </w:rPr>
            </w:pPr>
          </w:p>
        </w:tc>
      </w:tr>
      <w:tr w14:paraId="536CF7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0" w:hRule="atLeast"/>
          <w:jc w:val="center"/>
        </w:trPr>
        <w:tc>
          <w:tcPr>
            <w:tcW w:w="950" w:type="dxa"/>
            <w:vAlign w:val="center"/>
          </w:tcPr>
          <w:p w14:paraId="0CE8FCD3">
            <w:pPr>
              <w:ind w:right="126" w:rightChars="60"/>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2</w:t>
            </w:r>
          </w:p>
        </w:tc>
        <w:tc>
          <w:tcPr>
            <w:tcW w:w="4574" w:type="dxa"/>
            <w:vAlign w:val="center"/>
          </w:tcPr>
          <w:p w14:paraId="27CC1F08">
            <w:pPr>
              <w:ind w:right="126" w:rightChars="60"/>
              <w:jc w:val="center"/>
              <w:rPr>
                <w:color w:val="000000" w:themeColor="text1"/>
                <w:sz w:val="24"/>
                <w14:textFill>
                  <w14:solidFill>
                    <w14:schemeClr w14:val="tx1"/>
                  </w14:solidFill>
                </w14:textFill>
              </w:rPr>
            </w:pPr>
          </w:p>
        </w:tc>
        <w:tc>
          <w:tcPr>
            <w:tcW w:w="2976" w:type="dxa"/>
            <w:vAlign w:val="center"/>
          </w:tcPr>
          <w:p w14:paraId="1ECA1A0D">
            <w:pPr>
              <w:ind w:right="126" w:rightChars="60"/>
              <w:jc w:val="center"/>
              <w:rPr>
                <w:color w:val="000000" w:themeColor="text1"/>
                <w:sz w:val="24"/>
                <w14:textFill>
                  <w14:solidFill>
                    <w14:schemeClr w14:val="tx1"/>
                  </w14:solidFill>
                </w14:textFill>
              </w:rPr>
            </w:pPr>
          </w:p>
        </w:tc>
      </w:tr>
      <w:tr w14:paraId="6838E9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0" w:hRule="atLeast"/>
          <w:jc w:val="center"/>
        </w:trPr>
        <w:tc>
          <w:tcPr>
            <w:tcW w:w="950" w:type="dxa"/>
            <w:vAlign w:val="center"/>
          </w:tcPr>
          <w:p w14:paraId="0ABB99E7">
            <w:pPr>
              <w:ind w:right="126" w:rightChars="60"/>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w:t>
            </w:r>
          </w:p>
        </w:tc>
        <w:tc>
          <w:tcPr>
            <w:tcW w:w="4574" w:type="dxa"/>
            <w:vAlign w:val="center"/>
          </w:tcPr>
          <w:p w14:paraId="7FC762B2">
            <w:pPr>
              <w:ind w:right="126" w:rightChars="60"/>
              <w:jc w:val="center"/>
              <w:rPr>
                <w:color w:val="000000" w:themeColor="text1"/>
                <w:sz w:val="24"/>
                <w14:textFill>
                  <w14:solidFill>
                    <w14:schemeClr w14:val="tx1"/>
                  </w14:solidFill>
                </w14:textFill>
              </w:rPr>
            </w:pPr>
          </w:p>
        </w:tc>
        <w:tc>
          <w:tcPr>
            <w:tcW w:w="2976" w:type="dxa"/>
            <w:vAlign w:val="center"/>
          </w:tcPr>
          <w:p w14:paraId="4CDA1289">
            <w:pPr>
              <w:ind w:right="126" w:rightChars="60"/>
              <w:jc w:val="center"/>
              <w:rPr>
                <w:color w:val="000000" w:themeColor="text1"/>
                <w:sz w:val="24"/>
                <w14:textFill>
                  <w14:solidFill>
                    <w14:schemeClr w14:val="tx1"/>
                  </w14:solidFill>
                </w14:textFill>
              </w:rPr>
            </w:pPr>
          </w:p>
        </w:tc>
      </w:tr>
    </w:tbl>
    <w:p w14:paraId="5E26F59B">
      <w:pPr>
        <w:ind w:right="126" w:rightChars="60"/>
        <w:rPr>
          <w:color w:val="000000" w:themeColor="text1"/>
          <w14:textFill>
            <w14:solidFill>
              <w14:schemeClr w14:val="tx1"/>
            </w14:solidFill>
          </w14:textFill>
        </w:rPr>
      </w:pPr>
    </w:p>
    <w:p w14:paraId="4110AD8F">
      <w:pPr>
        <w:ind w:right="126" w:rightChars="60" w:firstLine="480" w:firstLineChars="200"/>
        <w:rPr>
          <w:color w:val="000000" w:themeColor="text1"/>
          <w:sz w:val="24"/>
          <w:szCs w:val="22"/>
          <w14:textFill>
            <w14:solidFill>
              <w14:schemeClr w14:val="tx1"/>
            </w14:solidFill>
          </w14:textFill>
        </w:rPr>
      </w:pPr>
      <w:r>
        <w:rPr>
          <w:color w:val="000000" w:themeColor="text1"/>
          <w:sz w:val="24"/>
          <w14:textFill>
            <w14:solidFill>
              <w14:schemeClr w14:val="tx1"/>
            </w14:solidFill>
          </w14:textFill>
        </w:rPr>
        <w:t>上述声明真实有效，否则我方负全部责任。</w:t>
      </w:r>
    </w:p>
    <w:p w14:paraId="27F30D3F">
      <w:pPr>
        <w:autoSpaceDE w:val="0"/>
        <w:autoSpaceDN w:val="0"/>
        <w:adjustRightInd w:val="0"/>
        <w:snapToGrid w:val="0"/>
        <w:spacing w:before="25" w:after="25" w:line="360" w:lineRule="auto"/>
        <w:ind w:right="126" w:rightChars="60"/>
        <w:jc w:val="right"/>
        <w:rPr>
          <w:color w:val="000000" w:themeColor="text1"/>
          <w:sz w:val="24"/>
          <w14:textFill>
            <w14:solidFill>
              <w14:schemeClr w14:val="tx1"/>
            </w14:solidFill>
          </w14:textFill>
        </w:rPr>
      </w:pPr>
    </w:p>
    <w:p w14:paraId="6625EAE6">
      <w:pPr>
        <w:autoSpaceDE w:val="0"/>
        <w:autoSpaceDN w:val="0"/>
        <w:adjustRightInd w:val="0"/>
        <w:snapToGrid w:val="0"/>
        <w:spacing w:before="25" w:after="25" w:line="360" w:lineRule="auto"/>
        <w:ind w:right="126" w:rightChars="60"/>
        <w:jc w:val="right"/>
        <w:rPr>
          <w:color w:val="000000" w:themeColor="text1"/>
          <w:sz w:val="24"/>
          <w:lang w:val="zh-CN"/>
          <w14:textFill>
            <w14:solidFill>
              <w14:schemeClr w14:val="tx1"/>
            </w14:solidFill>
          </w14:textFill>
        </w:rPr>
      </w:pPr>
      <w:r>
        <w:rPr>
          <w:color w:val="000000" w:themeColor="text1"/>
          <w:sz w:val="24"/>
          <w14:textFill>
            <w14:solidFill>
              <w14:schemeClr w14:val="tx1"/>
            </w14:solidFill>
          </w14:textFill>
        </w:rPr>
        <w:t>供应商名称（加盖公章）</w:t>
      </w:r>
      <w:r>
        <w:rPr>
          <w:color w:val="000000" w:themeColor="text1"/>
          <w:sz w:val="24"/>
          <w:lang w:val="zh-CN"/>
          <w14:textFill>
            <w14:solidFill>
              <w14:schemeClr w14:val="tx1"/>
            </w14:solidFill>
          </w14:textFill>
        </w:rPr>
        <w:t>：</w:t>
      </w:r>
      <w:r>
        <w:rPr>
          <w:color w:val="000000" w:themeColor="text1"/>
          <w:sz w:val="24"/>
          <w14:textFill>
            <w14:solidFill>
              <w14:schemeClr w14:val="tx1"/>
            </w14:solidFill>
          </w14:textFill>
        </w:rPr>
        <w:t>______</w:t>
      </w:r>
    </w:p>
    <w:p w14:paraId="0B11D8EB">
      <w:pPr>
        <w:tabs>
          <w:tab w:val="left" w:pos="5580"/>
        </w:tabs>
        <w:spacing w:line="360" w:lineRule="auto"/>
        <w:ind w:firstLine="480" w:firstLineChars="200"/>
        <w:jc w:val="right"/>
        <w:rPr>
          <w:rFonts w:hint="eastAsia" w:asciiTheme="minorEastAsia" w:hAnsiTheme="minorEastAsia" w:eastAsiaTheme="minorEastAsia"/>
          <w:bCs/>
          <w:color w:val="000000" w:themeColor="text1"/>
          <w:sz w:val="24"/>
          <w14:textFill>
            <w14:solidFill>
              <w14:schemeClr w14:val="tx1"/>
            </w14:solidFill>
          </w14:textFill>
        </w:rPr>
      </w:pPr>
      <w:r>
        <w:rPr>
          <w:color w:val="000000" w:themeColor="text1"/>
          <w:sz w:val="24"/>
          <w14:textFill>
            <w14:solidFill>
              <w14:schemeClr w14:val="tx1"/>
            </w14:solidFill>
          </w14:textFill>
        </w:rPr>
        <w:t>日期：____年____月____日</w:t>
      </w:r>
      <w:r>
        <w:rPr>
          <w:rFonts w:asciiTheme="minorEastAsia" w:hAnsiTheme="minorEastAsia" w:eastAsiaTheme="minorEastAsia"/>
          <w:b/>
          <w:color w:val="000000" w:themeColor="text1"/>
          <w:sz w:val="24"/>
          <w14:textFill>
            <w14:solidFill>
              <w14:schemeClr w14:val="tx1"/>
            </w14:solidFill>
          </w14:textFill>
        </w:rPr>
        <w:br w:type="page"/>
      </w:r>
      <w:bookmarkEnd w:id="232"/>
      <w:bookmarkEnd w:id="233"/>
      <w:bookmarkEnd w:id="234"/>
      <w:bookmarkEnd w:id="235"/>
      <w:bookmarkEnd w:id="236"/>
      <w:bookmarkEnd w:id="237"/>
      <w:bookmarkEnd w:id="238"/>
      <w:bookmarkEnd w:id="239"/>
      <w:bookmarkEnd w:id="240"/>
      <w:bookmarkEnd w:id="241"/>
      <w:bookmarkEnd w:id="242"/>
      <w:bookmarkEnd w:id="243"/>
      <w:bookmarkEnd w:id="244"/>
      <w:bookmarkStart w:id="252" w:name="_Ref467988698"/>
      <w:bookmarkStart w:id="253" w:name="_Toc520356217"/>
      <w:bookmarkStart w:id="254" w:name="_Toc480942349"/>
      <w:bookmarkStart w:id="255" w:name="_Toc497315163"/>
      <w:bookmarkStart w:id="256" w:name="_Toc107918033"/>
      <w:bookmarkStart w:id="257" w:name="_Toc495677515"/>
      <w:bookmarkStart w:id="258" w:name="_Toc163893450"/>
    </w:p>
    <w:p w14:paraId="34339ED3">
      <w:pPr>
        <w:pStyle w:val="4"/>
        <w:rPr>
          <w:rFonts w:hint="eastAsia" w:asciiTheme="minorEastAsia" w:hAnsiTheme="minorEastAsia" w:eastAsiaTheme="minorEastAsia"/>
          <w:b w:val="0"/>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 xml:space="preserve">附件5 </w:t>
      </w:r>
      <w:r>
        <w:rPr>
          <w:rFonts w:hint="eastAsia" w:asciiTheme="minorEastAsia" w:hAnsiTheme="minorEastAsia" w:eastAsiaTheme="minorEastAsia"/>
          <w:color w:val="000000" w:themeColor="text1"/>
          <w:sz w:val="24"/>
          <w14:textFill>
            <w14:solidFill>
              <w14:schemeClr w14:val="tx1"/>
            </w14:solidFill>
          </w14:textFill>
        </w:rPr>
        <w:t>本项目的其他特定资格要求（如有）</w:t>
      </w:r>
    </w:p>
    <w:p w14:paraId="274FEC43">
      <w:pPr>
        <w:widowControl/>
        <w:jc w:val="left"/>
        <w:rPr>
          <w:rFonts w:hint="eastAsia" w:asciiTheme="minorEastAsia" w:hAnsiTheme="minorEastAsia" w:eastAsiaTheme="minorEastAsia"/>
          <w:bCs/>
          <w:color w:val="000000" w:themeColor="text1"/>
          <w:sz w:val="24"/>
          <w:szCs w:val="32"/>
          <w14:textFill>
            <w14:solidFill>
              <w14:schemeClr w14:val="tx1"/>
            </w14:solidFill>
          </w14:textFill>
        </w:rPr>
      </w:pPr>
      <w:r>
        <w:rPr>
          <w:rFonts w:asciiTheme="minorEastAsia" w:hAnsiTheme="minorEastAsia" w:eastAsiaTheme="minorEastAsia"/>
          <w:b/>
          <w:color w:val="000000" w:themeColor="text1"/>
          <w:sz w:val="24"/>
          <w14:textFill>
            <w14:solidFill>
              <w14:schemeClr w14:val="tx1"/>
            </w14:solidFill>
          </w14:textFill>
        </w:rPr>
        <w:br w:type="page"/>
      </w:r>
    </w:p>
    <w:p w14:paraId="2234C89C">
      <w:pPr>
        <w:pStyle w:val="4"/>
        <w:rPr>
          <w:rFonts w:hint="eastAsia" w:asciiTheme="minorEastAsia" w:hAnsiTheme="minorEastAsia" w:eastAsiaTheme="minorEastAsia"/>
          <w:b w:val="0"/>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 xml:space="preserve">附件6 </w:t>
      </w:r>
      <w:bookmarkEnd w:id="252"/>
      <w:bookmarkEnd w:id="253"/>
      <w:bookmarkEnd w:id="254"/>
      <w:r>
        <w:rPr>
          <w:rFonts w:hint="eastAsia" w:asciiTheme="minorEastAsia" w:hAnsiTheme="minorEastAsia" w:eastAsiaTheme="minorEastAsia"/>
          <w:color w:val="000000" w:themeColor="text1"/>
          <w:sz w:val="24"/>
          <w14:textFill>
            <w14:solidFill>
              <w14:schemeClr w14:val="tx1"/>
            </w14:solidFill>
          </w14:textFill>
        </w:rPr>
        <w:t>报价函</w:t>
      </w:r>
      <w:r>
        <w:rPr>
          <w:rFonts w:asciiTheme="minorEastAsia" w:hAnsiTheme="minorEastAsia" w:eastAsiaTheme="minorEastAsia"/>
          <w:color w:val="000000" w:themeColor="text1"/>
          <w:sz w:val="24"/>
          <w14:textFill>
            <w14:solidFill>
              <w14:schemeClr w14:val="tx1"/>
            </w14:solidFill>
          </w14:textFill>
        </w:rPr>
        <w:t>（格式）</w:t>
      </w:r>
      <w:bookmarkEnd w:id="255"/>
      <w:bookmarkEnd w:id="256"/>
      <w:bookmarkEnd w:id="257"/>
      <w:bookmarkEnd w:id="258"/>
    </w:p>
    <w:p w14:paraId="63B779FA">
      <w:pPr>
        <w:spacing w:line="360" w:lineRule="auto"/>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致：</w:t>
      </w:r>
      <w:r>
        <w:rPr>
          <w:rFonts w:asciiTheme="minorEastAsia" w:hAnsiTheme="minorEastAsia" w:eastAsiaTheme="minorEastAsia"/>
          <w:color w:val="000000" w:themeColor="text1"/>
          <w:sz w:val="24"/>
          <w:u w:val="single"/>
          <w14:textFill>
            <w14:solidFill>
              <w14:schemeClr w14:val="tx1"/>
            </w14:solidFill>
          </w14:textFill>
        </w:rPr>
        <w:t>（</w:t>
      </w:r>
      <w:r>
        <w:rPr>
          <w:rFonts w:hint="eastAsia" w:asciiTheme="minorEastAsia" w:hAnsiTheme="minorEastAsia" w:eastAsiaTheme="minorEastAsia"/>
          <w:color w:val="000000" w:themeColor="text1"/>
          <w:sz w:val="24"/>
          <w:u w:val="single"/>
          <w14:textFill>
            <w14:solidFill>
              <w14:schemeClr w14:val="tx1"/>
            </w14:solidFill>
          </w14:textFill>
        </w:rPr>
        <w:t>遴选代理机构</w:t>
      </w:r>
      <w:r>
        <w:rPr>
          <w:rFonts w:asciiTheme="minorEastAsia" w:hAnsiTheme="minorEastAsia" w:eastAsiaTheme="minorEastAsia"/>
          <w:color w:val="000000" w:themeColor="text1"/>
          <w:sz w:val="24"/>
          <w:u w:val="single"/>
          <w14:textFill>
            <w14:solidFill>
              <w14:schemeClr w14:val="tx1"/>
            </w14:solidFill>
          </w14:textFill>
        </w:rPr>
        <w:t>）</w:t>
      </w:r>
    </w:p>
    <w:p w14:paraId="7F328655">
      <w:pPr>
        <w:spacing w:line="360" w:lineRule="auto"/>
        <w:ind w:firstLine="480" w:firstLineChars="200"/>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根据贵方为(</w:t>
      </w:r>
      <w:r>
        <w:rPr>
          <w:rFonts w:asciiTheme="minorEastAsia" w:hAnsiTheme="minorEastAsia" w:eastAsiaTheme="minorEastAsia"/>
          <w:color w:val="000000" w:themeColor="text1"/>
          <w:sz w:val="24"/>
          <w:u w:val="single"/>
          <w14:textFill>
            <w14:solidFill>
              <w14:schemeClr w14:val="tx1"/>
            </w14:solidFill>
          </w14:textFill>
        </w:rPr>
        <w:t>项目名称</w:t>
      </w:r>
      <w:r>
        <w:rPr>
          <w:rFonts w:asciiTheme="minorEastAsia" w:hAnsiTheme="minorEastAsia" w:eastAsiaTheme="minorEastAsia"/>
          <w:color w:val="000000" w:themeColor="text1"/>
          <w:sz w:val="24"/>
          <w14:textFill>
            <w14:solidFill>
              <w14:schemeClr w14:val="tx1"/>
            </w14:solidFill>
          </w14:textFill>
        </w:rPr>
        <w:t>)项目遴选采购</w:t>
      </w:r>
      <w:r>
        <w:rPr>
          <w:rFonts w:hint="eastAsia" w:asciiTheme="minorEastAsia" w:hAnsiTheme="minorEastAsia" w:eastAsiaTheme="minorEastAsia"/>
          <w:color w:val="000000" w:themeColor="text1"/>
          <w:sz w:val="24"/>
          <w14:textFill>
            <w14:solidFill>
              <w14:schemeClr w14:val="tx1"/>
            </w14:solidFill>
          </w14:textFill>
        </w:rPr>
        <w:t>服务</w:t>
      </w:r>
      <w:r>
        <w:rPr>
          <w:rFonts w:asciiTheme="minorEastAsia" w:hAnsiTheme="minorEastAsia" w:eastAsiaTheme="minorEastAsia"/>
          <w:color w:val="000000" w:themeColor="text1"/>
          <w:sz w:val="24"/>
          <w14:textFill>
            <w14:solidFill>
              <w14:schemeClr w14:val="tx1"/>
            </w14:solidFill>
          </w14:textFill>
        </w:rPr>
        <w:t>的</w:t>
      </w:r>
      <w:r>
        <w:rPr>
          <w:rFonts w:hint="eastAsia" w:asciiTheme="minorEastAsia" w:hAnsiTheme="minorEastAsia" w:eastAsiaTheme="minorEastAsia"/>
          <w:color w:val="000000" w:themeColor="text1"/>
          <w:sz w:val="24"/>
          <w14:textFill>
            <w14:solidFill>
              <w14:schemeClr w14:val="tx1"/>
            </w14:solidFill>
          </w14:textFill>
        </w:rPr>
        <w:t>遴选</w:t>
      </w:r>
      <w:r>
        <w:rPr>
          <w:rFonts w:asciiTheme="minorEastAsia" w:hAnsiTheme="minorEastAsia" w:eastAsiaTheme="minorEastAsia"/>
          <w:color w:val="000000" w:themeColor="text1"/>
          <w:sz w:val="24"/>
          <w14:textFill>
            <w14:solidFill>
              <w14:schemeClr w14:val="tx1"/>
            </w14:solidFill>
          </w14:textFill>
        </w:rPr>
        <w:t>邀请(</w:t>
      </w:r>
      <w:r>
        <w:rPr>
          <w:rFonts w:asciiTheme="minorEastAsia" w:hAnsiTheme="minorEastAsia" w:eastAsiaTheme="minorEastAsia"/>
          <w:color w:val="000000" w:themeColor="text1"/>
          <w:sz w:val="24"/>
          <w:u w:val="single"/>
          <w14:textFill>
            <w14:solidFill>
              <w14:schemeClr w14:val="tx1"/>
            </w14:solidFill>
          </w14:textFill>
        </w:rPr>
        <w:t>项目编号</w:t>
      </w:r>
      <w:r>
        <w:rPr>
          <w:rFonts w:asciiTheme="minorEastAsia" w:hAnsiTheme="minorEastAsia" w:eastAsiaTheme="minorEastAsia"/>
          <w:color w:val="000000" w:themeColor="text1"/>
          <w:sz w:val="24"/>
          <w14:textFill>
            <w14:solidFill>
              <w14:schemeClr w14:val="tx1"/>
            </w14:solidFill>
          </w14:textFill>
        </w:rPr>
        <w:t>)，签字代表(</w:t>
      </w:r>
      <w:r>
        <w:rPr>
          <w:rFonts w:asciiTheme="minorEastAsia" w:hAnsiTheme="minorEastAsia" w:eastAsiaTheme="minorEastAsia"/>
          <w:color w:val="000000" w:themeColor="text1"/>
          <w:sz w:val="24"/>
          <w:u w:val="single"/>
          <w14:textFill>
            <w14:solidFill>
              <w14:schemeClr w14:val="tx1"/>
            </w14:solidFill>
          </w14:textFill>
        </w:rPr>
        <w:t>姓名、职务</w:t>
      </w:r>
      <w:r>
        <w:rPr>
          <w:rFonts w:asciiTheme="minorEastAsia" w:hAnsiTheme="minorEastAsia" w:eastAsiaTheme="minorEastAsia"/>
          <w:color w:val="000000" w:themeColor="text1"/>
          <w:sz w:val="24"/>
          <w14:textFill>
            <w14:solidFill>
              <w14:schemeClr w14:val="tx1"/>
            </w14:solidFill>
          </w14:textFill>
        </w:rPr>
        <w:t>)经正式授权并代表供应商（</w:t>
      </w:r>
      <w:r>
        <w:rPr>
          <w:rFonts w:asciiTheme="minorEastAsia" w:hAnsiTheme="minorEastAsia" w:eastAsiaTheme="minorEastAsia"/>
          <w:color w:val="000000" w:themeColor="text1"/>
          <w:sz w:val="24"/>
          <w:u w:val="single"/>
          <w14:textFill>
            <w14:solidFill>
              <w14:schemeClr w14:val="tx1"/>
            </w14:solidFill>
          </w14:textFill>
        </w:rPr>
        <w:t>供应商名称、地址</w:t>
      </w:r>
      <w:r>
        <w:rPr>
          <w:rFonts w:asciiTheme="minorEastAsia" w:hAnsiTheme="minorEastAsia" w:eastAsiaTheme="minorEastAsia"/>
          <w:color w:val="000000" w:themeColor="text1"/>
          <w:sz w:val="24"/>
          <w14:textFill>
            <w14:solidFill>
              <w14:schemeClr w14:val="tx1"/>
            </w14:solidFill>
          </w14:textFill>
        </w:rPr>
        <w:t>）提交下述文件正本</w:t>
      </w:r>
      <w:r>
        <w:rPr>
          <w:rFonts w:hint="eastAsia" w:asciiTheme="minorEastAsia" w:hAnsiTheme="minorEastAsia" w:eastAsiaTheme="minorEastAsia"/>
          <w:color w:val="000000" w:themeColor="text1"/>
          <w:sz w:val="24"/>
          <w14:textFill>
            <w14:solidFill>
              <w14:schemeClr w14:val="tx1"/>
            </w14:solidFill>
          </w14:textFill>
        </w:rPr>
        <w:t>（）</w:t>
      </w:r>
      <w:r>
        <w:rPr>
          <w:rFonts w:asciiTheme="minorEastAsia" w:hAnsiTheme="minorEastAsia" w:eastAsiaTheme="minorEastAsia"/>
          <w:color w:val="000000" w:themeColor="text1"/>
          <w:sz w:val="24"/>
          <w14:textFill>
            <w14:solidFill>
              <w14:schemeClr w14:val="tx1"/>
            </w14:solidFill>
          </w14:textFill>
        </w:rPr>
        <w:t>份、副本</w:t>
      </w:r>
      <w:r>
        <w:rPr>
          <w:rFonts w:hint="eastAsia" w:asciiTheme="minorEastAsia" w:hAnsiTheme="minorEastAsia" w:eastAsiaTheme="minorEastAsia"/>
          <w:color w:val="000000" w:themeColor="text1"/>
          <w:sz w:val="24"/>
          <w14:textFill>
            <w14:solidFill>
              <w14:schemeClr w14:val="tx1"/>
            </w14:solidFill>
          </w14:textFill>
        </w:rPr>
        <w:t>（）</w:t>
      </w:r>
      <w:r>
        <w:rPr>
          <w:rFonts w:asciiTheme="minorEastAsia" w:hAnsiTheme="minorEastAsia" w:eastAsiaTheme="minorEastAsia"/>
          <w:color w:val="000000" w:themeColor="text1"/>
          <w:sz w:val="24"/>
          <w14:textFill>
            <w14:solidFill>
              <w14:schemeClr w14:val="tx1"/>
            </w14:solidFill>
          </w14:textFill>
        </w:rPr>
        <w:t>份、电子版</w:t>
      </w:r>
      <w:r>
        <w:rPr>
          <w:rFonts w:hint="eastAsia" w:asciiTheme="minorEastAsia" w:hAnsiTheme="minorEastAsia" w:eastAsiaTheme="minorEastAsia"/>
          <w:color w:val="000000" w:themeColor="text1"/>
          <w:sz w:val="24"/>
          <w14:textFill>
            <w14:solidFill>
              <w14:schemeClr w14:val="tx1"/>
            </w14:solidFill>
          </w14:textFill>
        </w:rPr>
        <w:t>（）</w:t>
      </w:r>
      <w:r>
        <w:rPr>
          <w:rFonts w:asciiTheme="minorEastAsia" w:hAnsiTheme="minorEastAsia" w:eastAsiaTheme="minorEastAsia"/>
          <w:color w:val="000000" w:themeColor="text1"/>
          <w:sz w:val="24"/>
          <w14:textFill>
            <w14:solidFill>
              <w14:schemeClr w14:val="tx1"/>
            </w14:solidFill>
          </w14:textFill>
        </w:rPr>
        <w:t>份</w:t>
      </w:r>
      <w:r>
        <w:rPr>
          <w:rFonts w:hint="eastAsia" w:asciiTheme="minorEastAsia" w:hAnsiTheme="minorEastAsia" w:eastAsiaTheme="minorEastAsia"/>
          <w:color w:val="000000" w:themeColor="text1"/>
          <w:sz w:val="24"/>
          <w14:textFill>
            <w14:solidFill>
              <w14:schemeClr w14:val="tx1"/>
            </w14:solidFill>
          </w14:textFill>
        </w:rPr>
        <w:t>。</w:t>
      </w:r>
    </w:p>
    <w:p w14:paraId="33D3CF77">
      <w:pPr>
        <w:pStyle w:val="23"/>
        <w:tabs>
          <w:tab w:val="left" w:pos="5580"/>
        </w:tabs>
        <w:spacing w:line="360" w:lineRule="auto"/>
        <w:ind w:left="408"/>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据此，签字代表宣布同意如下：</w:t>
      </w:r>
    </w:p>
    <w:p w14:paraId="7F37B4AA">
      <w:pPr>
        <w:pStyle w:val="23"/>
        <w:tabs>
          <w:tab w:val="left" w:pos="720"/>
          <w:tab w:val="left" w:pos="900"/>
        </w:tabs>
        <w:spacing w:line="360" w:lineRule="auto"/>
        <w:ind w:left="1079" w:leftChars="171" w:hanging="720" w:hangingChars="300"/>
        <w:rPr>
          <w:rFonts w:hint="eastAsia" w:asciiTheme="minorEastAsia" w:hAnsiTheme="minorEastAsia" w:eastAsiaTheme="minorEastAsia"/>
          <w:color w:val="000000" w:themeColor="text1"/>
          <w:sz w:val="24"/>
          <w:u w:val="single"/>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（1）附价格表中规定的应提交和交付的</w:t>
      </w:r>
      <w:r>
        <w:rPr>
          <w:rFonts w:hint="eastAsia" w:asciiTheme="minorEastAsia" w:hAnsiTheme="minorEastAsia" w:eastAsiaTheme="minorEastAsia"/>
          <w:color w:val="000000" w:themeColor="text1"/>
          <w:sz w:val="24"/>
          <w14:textFill>
            <w14:solidFill>
              <w14:schemeClr w14:val="tx1"/>
            </w14:solidFill>
          </w14:textFill>
        </w:rPr>
        <w:t>响应总报价</w:t>
      </w:r>
      <w:r>
        <w:rPr>
          <w:rFonts w:asciiTheme="minorEastAsia" w:hAnsiTheme="minorEastAsia" w:eastAsiaTheme="minorEastAsia"/>
          <w:color w:val="000000" w:themeColor="text1"/>
          <w:sz w:val="24"/>
          <w14:textFill>
            <w14:solidFill>
              <w14:schemeClr w14:val="tx1"/>
            </w14:solidFill>
          </w14:textFill>
        </w:rPr>
        <w:t>为人民币</w:t>
      </w:r>
      <w:r>
        <w:rPr>
          <w:rFonts w:asciiTheme="minorEastAsia" w:hAnsiTheme="minorEastAsia" w:eastAsiaTheme="minorEastAsia"/>
          <w:color w:val="000000" w:themeColor="text1"/>
          <w:sz w:val="24"/>
          <w:u w:val="single"/>
          <w14:textFill>
            <w14:solidFill>
              <w14:schemeClr w14:val="tx1"/>
            </w14:solidFill>
          </w14:textFill>
        </w:rPr>
        <w:t>（用文字和数字表示的</w:t>
      </w:r>
      <w:r>
        <w:rPr>
          <w:rFonts w:hint="eastAsia" w:asciiTheme="minorEastAsia" w:hAnsiTheme="minorEastAsia" w:eastAsiaTheme="minorEastAsia"/>
          <w:color w:val="000000" w:themeColor="text1"/>
          <w:sz w:val="24"/>
          <w:u w:val="single"/>
          <w14:textFill>
            <w14:solidFill>
              <w14:schemeClr w14:val="tx1"/>
            </w14:solidFill>
          </w14:textFill>
        </w:rPr>
        <w:t>报价</w:t>
      </w:r>
      <w:r>
        <w:rPr>
          <w:rFonts w:asciiTheme="minorEastAsia" w:hAnsiTheme="minorEastAsia" w:eastAsiaTheme="minorEastAsia"/>
          <w:color w:val="000000" w:themeColor="text1"/>
          <w:sz w:val="24"/>
          <w:u w:val="single"/>
          <w14:textFill>
            <w14:solidFill>
              <w14:schemeClr w14:val="tx1"/>
            </w14:solidFill>
          </w14:textFill>
        </w:rPr>
        <w:t>）</w:t>
      </w:r>
      <w:r>
        <w:rPr>
          <w:rFonts w:hint="eastAsia" w:asciiTheme="minorEastAsia" w:hAnsiTheme="minorEastAsia" w:eastAsiaTheme="minorEastAsia"/>
          <w:color w:val="000000" w:themeColor="text1"/>
          <w:sz w:val="24"/>
          <w:u w:val="single"/>
          <w14:textFill>
            <w14:solidFill>
              <w14:schemeClr w14:val="tx1"/>
            </w14:solidFill>
          </w14:textFill>
        </w:rPr>
        <w:t>，其中每月报价为人民币</w:t>
      </w:r>
      <w:r>
        <w:rPr>
          <w:rFonts w:asciiTheme="minorEastAsia" w:hAnsiTheme="minorEastAsia" w:eastAsiaTheme="minorEastAsia"/>
          <w:color w:val="000000" w:themeColor="text1"/>
          <w:sz w:val="24"/>
          <w:u w:val="single"/>
          <w14:textFill>
            <w14:solidFill>
              <w14:schemeClr w14:val="tx1"/>
            </w14:solidFill>
          </w14:textFill>
        </w:rPr>
        <w:t>（用文字和数字表示的</w:t>
      </w:r>
      <w:r>
        <w:rPr>
          <w:rFonts w:hint="eastAsia" w:asciiTheme="minorEastAsia" w:hAnsiTheme="minorEastAsia" w:eastAsiaTheme="minorEastAsia"/>
          <w:color w:val="000000" w:themeColor="text1"/>
          <w:sz w:val="24"/>
          <w:u w:val="single"/>
          <w14:textFill>
            <w14:solidFill>
              <w14:schemeClr w14:val="tx1"/>
            </w14:solidFill>
          </w14:textFill>
        </w:rPr>
        <w:t>报价</w:t>
      </w:r>
      <w:r>
        <w:rPr>
          <w:rFonts w:asciiTheme="minorEastAsia" w:hAnsiTheme="minorEastAsia" w:eastAsiaTheme="minorEastAsia"/>
          <w:color w:val="000000" w:themeColor="text1"/>
          <w:sz w:val="24"/>
          <w:u w:val="single"/>
          <w14:textFill>
            <w14:solidFill>
              <w14:schemeClr w14:val="tx1"/>
            </w14:solidFill>
          </w14:textFill>
        </w:rPr>
        <w:t>）</w:t>
      </w:r>
      <w:r>
        <w:rPr>
          <w:rFonts w:hint="eastAsia" w:asciiTheme="minorEastAsia" w:hAnsiTheme="minorEastAsia" w:eastAsiaTheme="minorEastAsia"/>
          <w:color w:val="000000" w:themeColor="text1"/>
          <w:sz w:val="24"/>
          <w14:textFill>
            <w14:solidFill>
              <w14:schemeClr w14:val="tx1"/>
            </w14:solidFill>
          </w14:textFill>
        </w:rPr>
        <w:t>。</w:t>
      </w:r>
    </w:p>
    <w:p w14:paraId="45D2E751">
      <w:pPr>
        <w:pStyle w:val="23"/>
        <w:tabs>
          <w:tab w:val="left" w:pos="5580"/>
        </w:tabs>
        <w:spacing w:line="360" w:lineRule="auto"/>
        <w:ind w:firstLine="420" w:firstLineChars="175"/>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（2）我方将按</w:t>
      </w:r>
      <w:r>
        <w:rPr>
          <w:rFonts w:hint="eastAsia" w:asciiTheme="minorEastAsia" w:hAnsiTheme="minorEastAsia" w:eastAsiaTheme="minorEastAsia"/>
          <w:color w:val="000000" w:themeColor="text1"/>
          <w:sz w:val="24"/>
          <w14:textFill>
            <w14:solidFill>
              <w14:schemeClr w14:val="tx1"/>
            </w14:solidFill>
          </w14:textFill>
        </w:rPr>
        <w:t>遴选</w:t>
      </w:r>
      <w:r>
        <w:rPr>
          <w:rFonts w:asciiTheme="minorEastAsia" w:hAnsiTheme="minorEastAsia" w:eastAsiaTheme="minorEastAsia"/>
          <w:color w:val="000000" w:themeColor="text1"/>
          <w:sz w:val="24"/>
          <w14:textFill>
            <w14:solidFill>
              <w14:schemeClr w14:val="tx1"/>
            </w14:solidFill>
          </w14:textFill>
        </w:rPr>
        <w:t>文件的规定履行合同责任和义务。</w:t>
      </w:r>
    </w:p>
    <w:p w14:paraId="6BD4633C">
      <w:pPr>
        <w:pStyle w:val="23"/>
        <w:tabs>
          <w:tab w:val="left" w:pos="5580"/>
        </w:tabs>
        <w:spacing w:line="360" w:lineRule="auto"/>
        <w:ind w:left="1020" w:leftChars="200" w:hanging="600" w:hangingChars="250"/>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（3）我方已详细审查全部</w:t>
      </w:r>
      <w:r>
        <w:rPr>
          <w:rFonts w:hint="eastAsia" w:asciiTheme="minorEastAsia" w:hAnsiTheme="minorEastAsia" w:eastAsiaTheme="minorEastAsia"/>
          <w:color w:val="000000" w:themeColor="text1"/>
          <w:sz w:val="24"/>
          <w14:textFill>
            <w14:solidFill>
              <w14:schemeClr w14:val="tx1"/>
            </w14:solidFill>
          </w14:textFill>
        </w:rPr>
        <w:t>遴选</w:t>
      </w:r>
      <w:r>
        <w:rPr>
          <w:rFonts w:asciiTheme="minorEastAsia" w:hAnsiTheme="minorEastAsia" w:eastAsiaTheme="minorEastAsia"/>
          <w:color w:val="000000" w:themeColor="text1"/>
          <w:sz w:val="24"/>
          <w14:textFill>
            <w14:solidFill>
              <w14:schemeClr w14:val="tx1"/>
            </w14:solidFill>
          </w14:textFill>
        </w:rPr>
        <w:t>文件，包括第</w:t>
      </w:r>
      <w:r>
        <w:rPr>
          <w:rFonts w:asciiTheme="minorEastAsia" w:hAnsiTheme="minorEastAsia" w:eastAsiaTheme="minorEastAsia"/>
          <w:color w:val="000000" w:themeColor="text1"/>
          <w:sz w:val="24"/>
          <w:u w:val="single"/>
          <w14:textFill>
            <w14:solidFill>
              <w14:schemeClr w14:val="tx1"/>
            </w14:solidFill>
          </w14:textFill>
        </w:rPr>
        <w:t>号（项目编号）补充通知（如果有的话</w:t>
      </w:r>
      <w:r>
        <w:rPr>
          <w:rFonts w:asciiTheme="minorEastAsia" w:hAnsiTheme="minorEastAsia" w:eastAsiaTheme="minorEastAsia"/>
          <w:color w:val="000000" w:themeColor="text1"/>
          <w:sz w:val="24"/>
          <w14:textFill>
            <w14:solidFill>
              <w14:schemeClr w14:val="tx1"/>
            </w14:solidFill>
          </w14:textFill>
        </w:rPr>
        <w:t>）。我们完全理解并同意放弃对这方面有不明及误解的</w:t>
      </w:r>
      <w:r>
        <w:rPr>
          <w:rFonts w:hint="eastAsia" w:asciiTheme="minorEastAsia" w:hAnsiTheme="minorEastAsia" w:eastAsiaTheme="minorEastAsia"/>
          <w:color w:val="000000" w:themeColor="text1"/>
          <w:sz w:val="24"/>
          <w14:textFill>
            <w14:solidFill>
              <w14:schemeClr w14:val="tx1"/>
            </w14:solidFill>
          </w14:textFill>
        </w:rPr>
        <w:t>权利</w:t>
      </w:r>
      <w:r>
        <w:rPr>
          <w:rFonts w:asciiTheme="minorEastAsia" w:hAnsiTheme="minorEastAsia" w:eastAsiaTheme="minorEastAsia"/>
          <w:color w:val="000000" w:themeColor="text1"/>
          <w:sz w:val="24"/>
          <w14:textFill>
            <w14:solidFill>
              <w14:schemeClr w14:val="tx1"/>
            </w14:solidFill>
          </w14:textFill>
        </w:rPr>
        <w:t>。</w:t>
      </w:r>
    </w:p>
    <w:p w14:paraId="3F1E923C">
      <w:pPr>
        <w:pStyle w:val="23"/>
        <w:tabs>
          <w:tab w:val="left" w:pos="5580"/>
        </w:tabs>
        <w:spacing w:line="360" w:lineRule="auto"/>
        <w:ind w:left="181" w:leftChars="86" w:firstLine="240" w:firstLineChars="100"/>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（4）本</w:t>
      </w:r>
      <w:r>
        <w:rPr>
          <w:rFonts w:hint="eastAsia" w:asciiTheme="minorEastAsia" w:hAnsiTheme="minorEastAsia" w:eastAsiaTheme="minorEastAsia"/>
          <w:color w:val="000000" w:themeColor="text1"/>
          <w:sz w:val="24"/>
          <w14:textFill>
            <w14:solidFill>
              <w14:schemeClr w14:val="tx1"/>
            </w14:solidFill>
          </w14:textFill>
        </w:rPr>
        <w:t>响应文件</w:t>
      </w:r>
      <w:r>
        <w:rPr>
          <w:rFonts w:asciiTheme="minorEastAsia" w:hAnsiTheme="minorEastAsia" w:eastAsiaTheme="minorEastAsia"/>
          <w:color w:val="000000" w:themeColor="text1"/>
          <w:sz w:val="24"/>
          <w14:textFill>
            <w14:solidFill>
              <w14:schemeClr w14:val="tx1"/>
            </w14:solidFill>
          </w14:textFill>
        </w:rPr>
        <w:t>有效期为自</w:t>
      </w:r>
      <w:r>
        <w:rPr>
          <w:rFonts w:hint="eastAsia" w:asciiTheme="minorEastAsia" w:hAnsiTheme="minorEastAsia" w:eastAsiaTheme="minorEastAsia"/>
          <w:color w:val="000000" w:themeColor="text1"/>
          <w:sz w:val="24"/>
          <w14:textFill>
            <w14:solidFill>
              <w14:schemeClr w14:val="tx1"/>
            </w14:solidFill>
          </w14:textFill>
        </w:rPr>
        <w:t>遴选</w:t>
      </w:r>
      <w:r>
        <w:rPr>
          <w:rFonts w:asciiTheme="minorEastAsia" w:hAnsiTheme="minorEastAsia" w:eastAsiaTheme="minorEastAsia"/>
          <w:color w:val="000000" w:themeColor="text1"/>
          <w:sz w:val="24"/>
          <w14:textFill>
            <w14:solidFill>
              <w14:schemeClr w14:val="tx1"/>
            </w14:solidFill>
          </w14:textFill>
        </w:rPr>
        <w:t>日起</w:t>
      </w:r>
      <w:r>
        <w:rPr>
          <w:rFonts w:hint="eastAsia" w:asciiTheme="minorEastAsia" w:hAnsiTheme="minorEastAsia" w:eastAsiaTheme="minorEastAsia"/>
          <w:color w:val="000000" w:themeColor="text1"/>
          <w:sz w:val="24"/>
          <w:u w:val="single"/>
          <w14:textFill>
            <w14:solidFill>
              <w14:schemeClr w14:val="tx1"/>
            </w14:solidFill>
          </w14:textFill>
        </w:rPr>
        <w:t>90</w:t>
      </w:r>
      <w:r>
        <w:rPr>
          <w:rFonts w:asciiTheme="minorEastAsia" w:hAnsiTheme="minorEastAsia" w:eastAsiaTheme="minorEastAsia"/>
          <w:color w:val="000000" w:themeColor="text1"/>
          <w:sz w:val="24"/>
          <w14:textFill>
            <w14:solidFill>
              <w14:schemeClr w14:val="tx1"/>
            </w14:solidFill>
          </w14:textFill>
        </w:rPr>
        <w:t>个日历日。</w:t>
      </w:r>
    </w:p>
    <w:p w14:paraId="702B2D67">
      <w:pPr>
        <w:pStyle w:val="23"/>
        <w:tabs>
          <w:tab w:val="left" w:pos="5580"/>
        </w:tabs>
        <w:spacing w:line="360" w:lineRule="auto"/>
        <w:ind w:left="540" w:leftChars="200" w:hanging="120" w:hangingChars="50"/>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（5）在规定的</w:t>
      </w:r>
      <w:r>
        <w:rPr>
          <w:rFonts w:hint="eastAsia" w:asciiTheme="minorEastAsia" w:hAnsiTheme="minorEastAsia" w:eastAsiaTheme="minorEastAsia"/>
          <w:color w:val="000000" w:themeColor="text1"/>
          <w:sz w:val="24"/>
          <w14:textFill>
            <w14:solidFill>
              <w14:schemeClr w14:val="tx1"/>
            </w14:solidFill>
          </w14:textFill>
        </w:rPr>
        <w:t>响应文件递交截止</w:t>
      </w:r>
      <w:r>
        <w:rPr>
          <w:rFonts w:asciiTheme="minorEastAsia" w:hAnsiTheme="minorEastAsia" w:eastAsiaTheme="minorEastAsia"/>
          <w:color w:val="000000" w:themeColor="text1"/>
          <w:sz w:val="24"/>
          <w14:textFill>
            <w14:solidFill>
              <w14:schemeClr w14:val="tx1"/>
            </w14:solidFill>
          </w14:textFill>
        </w:rPr>
        <w:t>时间后，我方保证遵守</w:t>
      </w:r>
      <w:r>
        <w:rPr>
          <w:rFonts w:hint="eastAsia" w:asciiTheme="minorEastAsia" w:hAnsiTheme="minorEastAsia" w:eastAsiaTheme="minorEastAsia"/>
          <w:color w:val="000000" w:themeColor="text1"/>
          <w:sz w:val="24"/>
          <w14:textFill>
            <w14:solidFill>
              <w14:schemeClr w14:val="tx1"/>
            </w14:solidFill>
          </w14:textFill>
        </w:rPr>
        <w:t>遴选</w:t>
      </w:r>
      <w:r>
        <w:rPr>
          <w:rFonts w:asciiTheme="minorEastAsia" w:hAnsiTheme="minorEastAsia" w:eastAsiaTheme="minorEastAsia"/>
          <w:color w:val="000000" w:themeColor="text1"/>
          <w:sz w:val="24"/>
          <w14:textFill>
            <w14:solidFill>
              <w14:schemeClr w14:val="tx1"/>
            </w14:solidFill>
          </w14:textFill>
        </w:rPr>
        <w:t>文件中有关保证金的规定。</w:t>
      </w:r>
    </w:p>
    <w:p w14:paraId="7ADC17F0">
      <w:pPr>
        <w:pStyle w:val="23"/>
        <w:tabs>
          <w:tab w:val="left" w:pos="5580"/>
        </w:tabs>
        <w:spacing w:line="360" w:lineRule="auto"/>
        <w:ind w:left="1018" w:leftChars="199" w:hanging="600" w:hangingChars="250"/>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（6）我方承诺，与</w:t>
      </w:r>
      <w:r>
        <w:rPr>
          <w:rFonts w:hint="eastAsia" w:asciiTheme="minorEastAsia" w:hAnsiTheme="minorEastAsia" w:eastAsiaTheme="minorEastAsia"/>
          <w:color w:val="000000" w:themeColor="text1"/>
          <w:sz w:val="24"/>
          <w14:textFill>
            <w14:solidFill>
              <w14:schemeClr w14:val="tx1"/>
            </w14:solidFill>
          </w14:textFill>
        </w:rPr>
        <w:t>遴选人</w:t>
      </w:r>
      <w:r>
        <w:rPr>
          <w:rFonts w:asciiTheme="minorEastAsia" w:hAnsiTheme="minorEastAsia" w:eastAsiaTheme="minorEastAsia"/>
          <w:color w:val="000000" w:themeColor="text1"/>
          <w:sz w:val="24"/>
          <w14:textFill>
            <w14:solidFill>
              <w14:schemeClr w14:val="tx1"/>
            </w14:solidFill>
          </w14:textFill>
        </w:rPr>
        <w:t>聘请的为此项目提供咨询服务的公司及任何附属机构均无关联，我方不是</w:t>
      </w:r>
      <w:r>
        <w:rPr>
          <w:rFonts w:hint="eastAsia" w:asciiTheme="minorEastAsia" w:hAnsiTheme="minorEastAsia" w:eastAsiaTheme="minorEastAsia"/>
          <w:color w:val="000000" w:themeColor="text1"/>
          <w:sz w:val="24"/>
          <w14:textFill>
            <w14:solidFill>
              <w14:schemeClr w14:val="tx1"/>
            </w14:solidFill>
          </w14:textFill>
        </w:rPr>
        <w:t>遴选人</w:t>
      </w:r>
      <w:r>
        <w:rPr>
          <w:rFonts w:asciiTheme="minorEastAsia" w:hAnsiTheme="minorEastAsia" w:eastAsiaTheme="minorEastAsia"/>
          <w:color w:val="000000" w:themeColor="text1"/>
          <w:sz w:val="24"/>
          <w14:textFill>
            <w14:solidFill>
              <w14:schemeClr w14:val="tx1"/>
            </w14:solidFill>
          </w14:textFill>
        </w:rPr>
        <w:t>的附属机构。</w:t>
      </w:r>
    </w:p>
    <w:p w14:paraId="41653084">
      <w:pPr>
        <w:pStyle w:val="23"/>
        <w:tabs>
          <w:tab w:val="left" w:pos="5580"/>
        </w:tabs>
        <w:spacing w:line="360" w:lineRule="auto"/>
        <w:ind w:left="778" w:leftChars="199" w:hanging="360" w:hangingChars="150"/>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（7）我方同意提供按照贵方可能要求的与其</w:t>
      </w:r>
      <w:r>
        <w:rPr>
          <w:rFonts w:hint="eastAsia" w:asciiTheme="minorEastAsia" w:hAnsiTheme="minorEastAsia" w:eastAsiaTheme="minorEastAsia"/>
          <w:color w:val="000000" w:themeColor="text1"/>
          <w:sz w:val="24"/>
          <w14:textFill>
            <w14:solidFill>
              <w14:schemeClr w14:val="tx1"/>
            </w14:solidFill>
          </w14:textFill>
        </w:rPr>
        <w:t>遴选</w:t>
      </w:r>
      <w:r>
        <w:rPr>
          <w:rFonts w:asciiTheme="minorEastAsia" w:hAnsiTheme="minorEastAsia" w:eastAsiaTheme="minorEastAsia"/>
          <w:color w:val="000000" w:themeColor="text1"/>
          <w:sz w:val="24"/>
          <w14:textFill>
            <w14:solidFill>
              <w14:schemeClr w14:val="tx1"/>
            </w14:solidFill>
          </w14:textFill>
        </w:rPr>
        <w:t>有关的一切数据或资料，完全理解贵方不一定接受最低价的</w:t>
      </w:r>
      <w:r>
        <w:rPr>
          <w:rFonts w:hint="eastAsia" w:asciiTheme="minorEastAsia" w:hAnsiTheme="minorEastAsia" w:eastAsiaTheme="minorEastAsia"/>
          <w:color w:val="000000" w:themeColor="text1"/>
          <w:sz w:val="24"/>
          <w14:textFill>
            <w14:solidFill>
              <w14:schemeClr w14:val="tx1"/>
            </w14:solidFill>
          </w14:textFill>
        </w:rPr>
        <w:t>响应</w:t>
      </w:r>
      <w:r>
        <w:rPr>
          <w:rFonts w:asciiTheme="minorEastAsia" w:hAnsiTheme="minorEastAsia" w:eastAsiaTheme="minorEastAsia"/>
          <w:color w:val="000000" w:themeColor="text1"/>
          <w:sz w:val="24"/>
          <w14:textFill>
            <w14:solidFill>
              <w14:schemeClr w14:val="tx1"/>
            </w14:solidFill>
          </w14:textFill>
        </w:rPr>
        <w:t>或收到的任何</w:t>
      </w:r>
      <w:r>
        <w:rPr>
          <w:rFonts w:hint="eastAsia" w:asciiTheme="minorEastAsia" w:hAnsiTheme="minorEastAsia" w:eastAsiaTheme="minorEastAsia"/>
          <w:color w:val="000000" w:themeColor="text1"/>
          <w:sz w:val="24"/>
          <w14:textFill>
            <w14:solidFill>
              <w14:schemeClr w14:val="tx1"/>
            </w14:solidFill>
          </w14:textFill>
        </w:rPr>
        <w:t>响应</w:t>
      </w:r>
      <w:r>
        <w:rPr>
          <w:rFonts w:asciiTheme="minorEastAsia" w:hAnsiTheme="minorEastAsia" w:eastAsiaTheme="minorEastAsia"/>
          <w:color w:val="000000" w:themeColor="text1"/>
          <w:sz w:val="24"/>
          <w14:textFill>
            <w14:solidFill>
              <w14:schemeClr w14:val="tx1"/>
            </w14:solidFill>
          </w14:textFill>
        </w:rPr>
        <w:t>。</w:t>
      </w:r>
    </w:p>
    <w:p w14:paraId="1A609C5C">
      <w:pPr>
        <w:pStyle w:val="23"/>
        <w:tabs>
          <w:tab w:val="left" w:pos="5580"/>
        </w:tabs>
        <w:spacing w:line="360" w:lineRule="auto"/>
        <w:ind w:left="181" w:leftChars="86" w:firstLine="240" w:firstLineChars="100"/>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6</w:t>
      </w:r>
      <w:r>
        <w:rPr>
          <w:rFonts w:asciiTheme="minorEastAsia" w:hAnsiTheme="minorEastAsia" w:eastAsiaTheme="minorEastAsia"/>
          <w:color w:val="000000" w:themeColor="text1"/>
          <w:sz w:val="24"/>
          <w14:textFill>
            <w14:solidFill>
              <w14:schemeClr w14:val="tx1"/>
            </w14:solidFill>
          </w14:textFill>
        </w:rPr>
        <w:t>、与本</w:t>
      </w:r>
      <w:r>
        <w:rPr>
          <w:rFonts w:hint="eastAsia" w:asciiTheme="minorEastAsia" w:hAnsiTheme="minorEastAsia" w:eastAsiaTheme="minorEastAsia"/>
          <w:color w:val="000000" w:themeColor="text1"/>
          <w:sz w:val="24"/>
          <w14:textFill>
            <w14:solidFill>
              <w14:schemeClr w14:val="tx1"/>
            </w14:solidFill>
          </w14:textFill>
        </w:rPr>
        <w:t>遴选</w:t>
      </w:r>
      <w:r>
        <w:rPr>
          <w:rFonts w:asciiTheme="minorEastAsia" w:hAnsiTheme="minorEastAsia" w:eastAsiaTheme="minorEastAsia"/>
          <w:color w:val="000000" w:themeColor="text1"/>
          <w:sz w:val="24"/>
          <w14:textFill>
            <w14:solidFill>
              <w14:schemeClr w14:val="tx1"/>
            </w14:solidFill>
          </w14:textFill>
        </w:rPr>
        <w:t>有关的一切正式往来信函请寄：</w:t>
      </w:r>
    </w:p>
    <w:p w14:paraId="5B89D7A2">
      <w:pPr>
        <w:pStyle w:val="23"/>
        <w:tabs>
          <w:tab w:val="left" w:pos="5580"/>
        </w:tabs>
        <w:spacing w:line="360" w:lineRule="auto"/>
        <w:ind w:left="420"/>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 xml:space="preserve">地址_________________________     </w:t>
      </w:r>
    </w:p>
    <w:p w14:paraId="278B6DD7">
      <w:pPr>
        <w:pStyle w:val="23"/>
        <w:tabs>
          <w:tab w:val="left" w:pos="5580"/>
        </w:tabs>
        <w:spacing w:line="360" w:lineRule="auto"/>
        <w:ind w:left="420"/>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传真____________________________</w:t>
      </w:r>
    </w:p>
    <w:p w14:paraId="055EBE5D">
      <w:pPr>
        <w:pStyle w:val="23"/>
        <w:tabs>
          <w:tab w:val="left" w:pos="5580"/>
        </w:tabs>
        <w:spacing w:line="360" w:lineRule="auto"/>
        <w:ind w:left="420"/>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 xml:space="preserve">电话_________________________     </w:t>
      </w:r>
    </w:p>
    <w:p w14:paraId="2E47EA11">
      <w:pPr>
        <w:pStyle w:val="23"/>
        <w:tabs>
          <w:tab w:val="left" w:pos="5580"/>
        </w:tabs>
        <w:spacing w:line="360" w:lineRule="auto"/>
        <w:ind w:left="420"/>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电子函件________________________</w:t>
      </w:r>
    </w:p>
    <w:p w14:paraId="5FB0D053">
      <w:pPr>
        <w:pStyle w:val="23"/>
        <w:tabs>
          <w:tab w:val="left" w:pos="5580"/>
        </w:tabs>
        <w:spacing w:line="360" w:lineRule="auto"/>
        <w:ind w:left="420"/>
        <w:rPr>
          <w:rFonts w:hint="eastAsia" w:asciiTheme="minorEastAsia" w:hAnsiTheme="minorEastAsia" w:eastAsiaTheme="minorEastAsia"/>
          <w:color w:val="000000" w:themeColor="text1"/>
          <w:sz w:val="24"/>
          <w14:textFill>
            <w14:solidFill>
              <w14:schemeClr w14:val="tx1"/>
            </w14:solidFill>
          </w14:textFill>
        </w:rPr>
      </w:pPr>
    </w:p>
    <w:p w14:paraId="55C123F5">
      <w:pPr>
        <w:pStyle w:val="23"/>
        <w:tabs>
          <w:tab w:val="left" w:pos="5580"/>
        </w:tabs>
        <w:spacing w:line="360" w:lineRule="auto"/>
        <w:ind w:left="420"/>
        <w:rPr>
          <w:rFonts w:hint="eastAsia" w:asciiTheme="minorEastAsia" w:hAnsiTheme="minorEastAsia" w:eastAsiaTheme="minorEastAsia"/>
          <w:color w:val="000000" w:themeColor="text1"/>
          <w:sz w:val="24"/>
          <w:u w:val="single"/>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供应商</w:t>
      </w:r>
      <w:r>
        <w:rPr>
          <w:rFonts w:hint="eastAsia" w:asciiTheme="minorEastAsia" w:hAnsiTheme="minorEastAsia" w:eastAsiaTheme="minorEastAsia"/>
          <w:color w:val="000000" w:themeColor="text1"/>
          <w:sz w:val="24"/>
          <w14:textFill>
            <w14:solidFill>
              <w14:schemeClr w14:val="tx1"/>
            </w14:solidFill>
          </w14:textFill>
        </w:rPr>
        <w:t>法定代表人（单位负责人）或</w:t>
      </w:r>
      <w:r>
        <w:rPr>
          <w:rFonts w:asciiTheme="minorEastAsia" w:hAnsiTheme="minorEastAsia" w:eastAsiaTheme="minorEastAsia"/>
          <w:color w:val="000000" w:themeColor="text1"/>
          <w:sz w:val="24"/>
          <w14:textFill>
            <w14:solidFill>
              <w14:schemeClr w14:val="tx1"/>
            </w14:solidFill>
          </w14:textFill>
        </w:rPr>
        <w:t>授权代表签字</w:t>
      </w:r>
      <w:r>
        <w:rPr>
          <w:rFonts w:hint="eastAsia" w:asciiTheme="minorEastAsia" w:hAnsiTheme="minorEastAsia" w:eastAsiaTheme="minorEastAsia"/>
          <w:color w:val="000000" w:themeColor="text1"/>
          <w:sz w:val="24"/>
          <w:u w:val="single"/>
          <w14:textFill>
            <w14:solidFill>
              <w14:schemeClr w14:val="tx1"/>
            </w14:solidFill>
          </w14:textFill>
        </w:rPr>
        <w:t xml:space="preserve">                </w:t>
      </w:r>
    </w:p>
    <w:p w14:paraId="6B36D05E">
      <w:pPr>
        <w:pStyle w:val="23"/>
        <w:tabs>
          <w:tab w:val="left" w:pos="5580"/>
        </w:tabs>
        <w:spacing w:line="360" w:lineRule="auto"/>
        <w:ind w:left="420"/>
        <w:rPr>
          <w:rFonts w:hint="eastAsia" w:asciiTheme="minorEastAsia" w:hAnsiTheme="minorEastAsia" w:eastAsiaTheme="minorEastAsia"/>
          <w:color w:val="000000" w:themeColor="text1"/>
          <w:sz w:val="24"/>
          <w:u w:val="single"/>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供应商名称（全称）</w:t>
      </w:r>
      <w:r>
        <w:rPr>
          <w:rFonts w:hint="eastAsia" w:asciiTheme="minorEastAsia" w:hAnsiTheme="minorEastAsia" w:eastAsiaTheme="minorEastAsia"/>
          <w:color w:val="000000" w:themeColor="text1"/>
          <w:sz w:val="24"/>
          <w:u w:val="single"/>
          <w14:textFill>
            <w14:solidFill>
              <w14:schemeClr w14:val="tx1"/>
            </w14:solidFill>
          </w14:textFill>
        </w:rPr>
        <w:t xml:space="preserve">                   </w:t>
      </w:r>
      <w:r>
        <w:rPr>
          <w:rFonts w:asciiTheme="minorEastAsia" w:hAnsiTheme="minorEastAsia" w:eastAsiaTheme="minorEastAsia"/>
          <w:color w:val="000000" w:themeColor="text1"/>
          <w:sz w:val="24"/>
          <w14:textFill>
            <w14:solidFill>
              <w14:schemeClr w14:val="tx1"/>
            </w14:solidFill>
          </w14:textFill>
        </w:rPr>
        <w:t>（盖章）</w:t>
      </w:r>
    </w:p>
    <w:p w14:paraId="6F884012">
      <w:pPr>
        <w:pStyle w:val="23"/>
        <w:tabs>
          <w:tab w:val="left" w:pos="5580"/>
        </w:tabs>
        <w:spacing w:line="360" w:lineRule="auto"/>
        <w:ind w:left="420"/>
        <w:rPr>
          <w:rFonts w:hint="eastAsia" w:asciiTheme="minorEastAsia" w:hAnsiTheme="minorEastAsia" w:eastAsiaTheme="minorEastAsia"/>
          <w:color w:val="000000" w:themeColor="text1"/>
          <w:sz w:val="24"/>
          <w:u w:val="single"/>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供应商开户银行（全称）</w:t>
      </w:r>
      <w:r>
        <w:rPr>
          <w:rFonts w:hint="eastAsia" w:asciiTheme="minorEastAsia" w:hAnsiTheme="minorEastAsia" w:eastAsiaTheme="minorEastAsia"/>
          <w:color w:val="000000" w:themeColor="text1"/>
          <w:sz w:val="24"/>
          <w:u w:val="single"/>
          <w14:textFill>
            <w14:solidFill>
              <w14:schemeClr w14:val="tx1"/>
            </w14:solidFill>
          </w14:textFill>
        </w:rPr>
        <w:t xml:space="preserve">                    </w:t>
      </w:r>
    </w:p>
    <w:p w14:paraId="35F085C5">
      <w:pPr>
        <w:pStyle w:val="23"/>
        <w:tabs>
          <w:tab w:val="left" w:pos="5580"/>
        </w:tabs>
        <w:spacing w:line="360" w:lineRule="auto"/>
        <w:ind w:left="420"/>
        <w:rPr>
          <w:rFonts w:hint="eastAsia" w:asciiTheme="minorEastAsia" w:hAnsiTheme="minorEastAsia" w:eastAsiaTheme="minorEastAsia"/>
          <w:color w:val="000000" w:themeColor="text1"/>
          <w:sz w:val="24"/>
          <w:u w:val="single"/>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供应商银行账号</w:t>
      </w:r>
      <w:r>
        <w:rPr>
          <w:rFonts w:hint="eastAsia" w:asciiTheme="minorEastAsia" w:hAnsiTheme="minorEastAsia" w:eastAsiaTheme="minorEastAsia"/>
          <w:color w:val="000000" w:themeColor="text1"/>
          <w:sz w:val="24"/>
          <w:u w:val="single"/>
          <w14:textFill>
            <w14:solidFill>
              <w14:schemeClr w14:val="tx1"/>
            </w14:solidFill>
          </w14:textFill>
        </w:rPr>
        <w:t xml:space="preserve">                    </w:t>
      </w:r>
    </w:p>
    <w:p w14:paraId="3924837B">
      <w:pPr>
        <w:pStyle w:val="23"/>
        <w:tabs>
          <w:tab w:val="left" w:pos="5580"/>
        </w:tabs>
        <w:spacing w:line="360" w:lineRule="auto"/>
        <w:ind w:left="420"/>
        <w:rPr>
          <w:rFonts w:hint="eastAsia" w:asciiTheme="minorEastAsia" w:hAnsiTheme="minorEastAsia" w:eastAsiaTheme="minorEastAsia"/>
          <w:color w:val="000000" w:themeColor="text1"/>
          <w:sz w:val="24"/>
          <w:u w:val="single"/>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日期</w:t>
      </w:r>
      <w:r>
        <w:rPr>
          <w:rFonts w:hint="eastAsia" w:asciiTheme="minorEastAsia" w:hAnsiTheme="minorEastAsia" w:eastAsiaTheme="minorEastAsia"/>
          <w:color w:val="000000" w:themeColor="text1"/>
          <w:sz w:val="24"/>
          <w:u w:val="single"/>
          <w14:textFill>
            <w14:solidFill>
              <w14:schemeClr w14:val="tx1"/>
            </w14:solidFill>
          </w14:textFill>
        </w:rPr>
        <w:t xml:space="preserve">                     </w:t>
      </w:r>
    </w:p>
    <w:p w14:paraId="22F04C9D">
      <w:pPr>
        <w:pStyle w:val="4"/>
        <w:spacing w:before="0" w:after="0" w:line="360" w:lineRule="auto"/>
        <w:rPr>
          <w:rFonts w:hint="eastAsia" w:asciiTheme="minorEastAsia" w:hAnsiTheme="minorEastAsia" w:eastAsiaTheme="minorEastAsia"/>
          <w:color w:val="000000" w:themeColor="text1"/>
          <w14:textFill>
            <w14:solidFill>
              <w14:schemeClr w14:val="tx1"/>
            </w14:solidFill>
          </w14:textFill>
        </w:rPr>
      </w:pPr>
      <w:bookmarkStart w:id="259" w:name="_Ref467988705"/>
      <w:bookmarkStart w:id="260" w:name="_Toc163893451"/>
      <w:bookmarkStart w:id="261" w:name="_Toc480942350"/>
      <w:bookmarkStart w:id="262" w:name="_Toc520356218"/>
      <w:bookmarkStart w:id="263" w:name="_Toc107918034"/>
      <w:bookmarkStart w:id="264" w:name="_Toc495677516"/>
      <w:bookmarkStart w:id="265" w:name="_Toc497315164"/>
      <w:r>
        <w:rPr>
          <w:rFonts w:asciiTheme="minorEastAsia" w:hAnsiTheme="minorEastAsia" w:eastAsiaTheme="minorEastAsia"/>
          <w:color w:val="000000" w:themeColor="text1"/>
          <w:sz w:val="24"/>
          <w14:textFill>
            <w14:solidFill>
              <w14:schemeClr w14:val="tx1"/>
            </w14:solidFill>
          </w14:textFill>
        </w:rPr>
        <w:t>附件7　</w:t>
      </w:r>
      <w:r>
        <w:rPr>
          <w:rFonts w:hint="eastAsia" w:asciiTheme="minorEastAsia" w:hAnsiTheme="minorEastAsia" w:eastAsiaTheme="minorEastAsia"/>
          <w:color w:val="000000" w:themeColor="text1"/>
          <w:sz w:val="24"/>
          <w14:textFill>
            <w14:solidFill>
              <w14:schemeClr w14:val="tx1"/>
            </w14:solidFill>
          </w14:textFill>
        </w:rPr>
        <w:t>报价</w:t>
      </w:r>
      <w:r>
        <w:rPr>
          <w:rFonts w:asciiTheme="minorEastAsia" w:hAnsiTheme="minorEastAsia" w:eastAsiaTheme="minorEastAsia"/>
          <w:color w:val="000000" w:themeColor="text1"/>
          <w:sz w:val="24"/>
          <w14:textFill>
            <w14:solidFill>
              <w14:schemeClr w14:val="tx1"/>
            </w14:solidFill>
          </w14:textFill>
        </w:rPr>
        <w:t>一览表</w:t>
      </w:r>
      <w:bookmarkEnd w:id="259"/>
      <w:bookmarkEnd w:id="260"/>
      <w:bookmarkEnd w:id="261"/>
      <w:bookmarkEnd w:id="262"/>
      <w:r>
        <w:rPr>
          <w:rFonts w:hint="eastAsia" w:asciiTheme="minorEastAsia" w:hAnsiTheme="minorEastAsia" w:eastAsiaTheme="minorEastAsia"/>
          <w:color w:val="000000" w:themeColor="text1"/>
          <w:sz w:val="24"/>
          <w14:textFill>
            <w14:solidFill>
              <w14:schemeClr w14:val="tx1"/>
            </w14:solidFill>
          </w14:textFill>
        </w:rPr>
        <w:t>（格式）</w:t>
      </w:r>
      <w:bookmarkEnd w:id="263"/>
      <w:bookmarkEnd w:id="264"/>
      <w:bookmarkEnd w:id="265"/>
    </w:p>
    <w:p w14:paraId="2064A3A2">
      <w:pPr>
        <w:pStyle w:val="2"/>
        <w:tabs>
          <w:tab w:val="left" w:pos="5580"/>
        </w:tabs>
        <w:spacing w:line="360" w:lineRule="auto"/>
        <w:ind w:firstLine="560"/>
        <w:rPr>
          <w:rFonts w:hint="eastAsia" w:asciiTheme="minorEastAsia" w:hAnsiTheme="minorEastAsia" w:eastAsiaTheme="minorEastAsia"/>
          <w:color w:val="000000" w:themeColor="text1"/>
          <w14:textFill>
            <w14:solidFill>
              <w14:schemeClr w14:val="tx1"/>
            </w14:solidFill>
          </w14:textFill>
        </w:rPr>
      </w:pPr>
    </w:p>
    <w:p w14:paraId="65D95D33">
      <w:pPr>
        <w:tabs>
          <w:tab w:val="left" w:pos="1800"/>
          <w:tab w:val="left" w:pos="5580"/>
        </w:tabs>
        <w:spacing w:line="360" w:lineRule="auto"/>
        <w:jc w:val="left"/>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项目名称：</w:t>
      </w:r>
    </w:p>
    <w:p w14:paraId="782C0510">
      <w:pPr>
        <w:tabs>
          <w:tab w:val="left" w:pos="1800"/>
          <w:tab w:val="left" w:pos="5580"/>
        </w:tabs>
        <w:spacing w:line="360" w:lineRule="auto"/>
        <w:jc w:val="left"/>
        <w:rPr>
          <w:rFonts w:hint="eastAsia" w:asciiTheme="minorEastAsia" w:hAnsiTheme="minorEastAsia" w:eastAsiaTheme="minorEastAsia"/>
          <w:color w:val="000000" w:themeColor="text1"/>
          <w:sz w:val="24"/>
          <w:u w:val="single"/>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项目编号：</w:t>
      </w:r>
    </w:p>
    <w:tbl>
      <w:tblPr>
        <w:tblStyle w:val="45"/>
        <w:tblW w:w="888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9"/>
        <w:gridCol w:w="2158"/>
        <w:gridCol w:w="1840"/>
        <w:gridCol w:w="1513"/>
        <w:gridCol w:w="1513"/>
      </w:tblGrid>
      <w:tr w14:paraId="17871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859" w:type="dxa"/>
            <w:vAlign w:val="center"/>
          </w:tcPr>
          <w:p w14:paraId="77A5BE2C">
            <w:pPr>
              <w:adjustRightInd w:val="0"/>
              <w:snapToGrid w:val="0"/>
              <w:spacing w:before="120" w:beforeLines="50" w:after="120" w:afterLines="50"/>
              <w:jc w:val="center"/>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供应商名称</w:t>
            </w:r>
          </w:p>
        </w:tc>
        <w:tc>
          <w:tcPr>
            <w:tcW w:w="2158" w:type="dxa"/>
            <w:vAlign w:val="center"/>
          </w:tcPr>
          <w:p w14:paraId="62C106AF">
            <w:pPr>
              <w:adjustRightInd w:val="0"/>
              <w:snapToGrid w:val="0"/>
              <w:spacing w:before="120" w:beforeLines="50" w:after="120" w:afterLines="50"/>
              <w:jc w:val="center"/>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响应总报价</w:t>
            </w:r>
          </w:p>
          <w:p w14:paraId="51F37A25">
            <w:pPr>
              <w:adjustRightInd w:val="0"/>
              <w:snapToGrid w:val="0"/>
              <w:spacing w:before="120" w:beforeLines="50" w:after="120" w:afterLines="50"/>
              <w:jc w:val="center"/>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（单位：元）</w:t>
            </w:r>
          </w:p>
        </w:tc>
        <w:tc>
          <w:tcPr>
            <w:tcW w:w="1840" w:type="dxa"/>
            <w:vAlign w:val="center"/>
          </w:tcPr>
          <w:p w14:paraId="65C14B3E">
            <w:pPr>
              <w:adjustRightInd w:val="0"/>
              <w:snapToGrid w:val="0"/>
              <w:spacing w:before="120" w:beforeLines="50" w:after="120" w:afterLines="50"/>
              <w:jc w:val="center"/>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遴选</w:t>
            </w:r>
            <w:r>
              <w:rPr>
                <w:rFonts w:asciiTheme="minorEastAsia" w:hAnsiTheme="minorEastAsia" w:eastAsiaTheme="minorEastAsia"/>
                <w:color w:val="000000" w:themeColor="text1"/>
                <w:sz w:val="24"/>
                <w14:textFill>
                  <w14:solidFill>
                    <w14:schemeClr w14:val="tx1"/>
                  </w14:solidFill>
                </w14:textFill>
              </w:rPr>
              <w:t>保证金</w:t>
            </w:r>
          </w:p>
          <w:p w14:paraId="403AAEA3">
            <w:pPr>
              <w:adjustRightInd w:val="0"/>
              <w:snapToGrid w:val="0"/>
              <w:spacing w:before="120" w:beforeLines="50" w:after="120" w:afterLines="50"/>
              <w:jc w:val="center"/>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（有/无）</w:t>
            </w:r>
          </w:p>
        </w:tc>
        <w:tc>
          <w:tcPr>
            <w:tcW w:w="1513" w:type="dxa"/>
            <w:vAlign w:val="center"/>
          </w:tcPr>
          <w:p w14:paraId="665CD973">
            <w:pPr>
              <w:adjustRightInd w:val="0"/>
              <w:snapToGrid w:val="0"/>
              <w:spacing w:before="120" w:beforeLines="50" w:after="120" w:afterLines="50" w:afterAutospacing="1"/>
              <w:jc w:val="center"/>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服务期限</w:t>
            </w:r>
          </w:p>
        </w:tc>
        <w:tc>
          <w:tcPr>
            <w:tcW w:w="1513" w:type="dxa"/>
            <w:vAlign w:val="center"/>
          </w:tcPr>
          <w:p w14:paraId="5CAB30C7">
            <w:pPr>
              <w:adjustRightInd w:val="0"/>
              <w:snapToGrid w:val="0"/>
              <w:spacing w:before="120" w:beforeLines="50" w:after="120" w:afterLines="50"/>
              <w:jc w:val="center"/>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备注</w:t>
            </w:r>
          </w:p>
        </w:tc>
      </w:tr>
      <w:tr w14:paraId="17986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3" w:hRule="atLeast"/>
        </w:trPr>
        <w:tc>
          <w:tcPr>
            <w:tcW w:w="1859" w:type="dxa"/>
            <w:vAlign w:val="center"/>
          </w:tcPr>
          <w:p w14:paraId="218B41EA">
            <w:pPr>
              <w:spacing w:line="360" w:lineRule="auto"/>
              <w:jc w:val="center"/>
              <w:rPr>
                <w:rFonts w:hint="eastAsia" w:asciiTheme="minorEastAsia" w:hAnsiTheme="minorEastAsia" w:eastAsiaTheme="minorEastAsia"/>
                <w:color w:val="000000" w:themeColor="text1"/>
                <w:sz w:val="24"/>
                <w14:textFill>
                  <w14:solidFill>
                    <w14:schemeClr w14:val="tx1"/>
                  </w14:solidFill>
                </w14:textFill>
              </w:rPr>
            </w:pPr>
          </w:p>
        </w:tc>
        <w:tc>
          <w:tcPr>
            <w:tcW w:w="2158" w:type="dxa"/>
            <w:vAlign w:val="center"/>
          </w:tcPr>
          <w:p w14:paraId="40BDD302">
            <w:pPr>
              <w:spacing w:line="360" w:lineRule="auto"/>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人民币大写：</w:t>
            </w:r>
          </w:p>
          <w:p w14:paraId="0994F8E3">
            <w:pPr>
              <w:spacing w:line="360" w:lineRule="auto"/>
              <w:rPr>
                <w:rFonts w:hint="eastAsia" w:asciiTheme="minorEastAsia" w:hAnsiTheme="minorEastAsia" w:eastAsiaTheme="minorEastAsia"/>
                <w:color w:val="000000" w:themeColor="text1"/>
                <w:sz w:val="24"/>
                <w:u w:val="single"/>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人民币小写：</w:t>
            </w:r>
          </w:p>
        </w:tc>
        <w:tc>
          <w:tcPr>
            <w:tcW w:w="1840" w:type="dxa"/>
            <w:vAlign w:val="center"/>
          </w:tcPr>
          <w:p w14:paraId="13AF9405">
            <w:pPr>
              <w:spacing w:line="360" w:lineRule="auto"/>
              <w:jc w:val="center"/>
              <w:rPr>
                <w:rFonts w:hint="eastAsia" w:asciiTheme="minorEastAsia" w:hAnsiTheme="minorEastAsia" w:eastAsiaTheme="minorEastAsia"/>
                <w:color w:val="000000" w:themeColor="text1"/>
                <w:sz w:val="24"/>
                <w:u w:val="single"/>
                <w14:textFill>
                  <w14:solidFill>
                    <w14:schemeClr w14:val="tx1"/>
                  </w14:solidFill>
                </w14:textFill>
              </w:rPr>
            </w:pPr>
          </w:p>
        </w:tc>
        <w:tc>
          <w:tcPr>
            <w:tcW w:w="1513" w:type="dxa"/>
            <w:vAlign w:val="center"/>
          </w:tcPr>
          <w:p w14:paraId="7DDE7DB4">
            <w:pPr>
              <w:spacing w:line="360" w:lineRule="auto"/>
              <w:jc w:val="center"/>
              <w:rPr>
                <w:rFonts w:hint="eastAsia" w:asciiTheme="minorEastAsia" w:hAnsiTheme="minorEastAsia" w:eastAsiaTheme="minorEastAsia"/>
                <w:color w:val="000000" w:themeColor="text1"/>
                <w:sz w:val="24"/>
                <w:u w:val="single"/>
                <w14:textFill>
                  <w14:solidFill>
                    <w14:schemeClr w14:val="tx1"/>
                  </w14:solidFill>
                </w14:textFill>
              </w:rPr>
            </w:pPr>
          </w:p>
        </w:tc>
        <w:tc>
          <w:tcPr>
            <w:tcW w:w="1513" w:type="dxa"/>
          </w:tcPr>
          <w:p w14:paraId="497D9751">
            <w:pPr>
              <w:adjustRightInd w:val="0"/>
              <w:snapToGrid w:val="0"/>
              <w:spacing w:before="120" w:beforeLines="50" w:after="120" w:afterLines="50"/>
              <w:jc w:val="center"/>
              <w:rPr>
                <w:rFonts w:hint="eastAsia" w:asciiTheme="minorEastAsia" w:hAnsiTheme="minorEastAsia" w:eastAsiaTheme="minorEastAsia"/>
                <w:color w:val="000000" w:themeColor="text1"/>
                <w:sz w:val="24"/>
                <w14:textFill>
                  <w14:solidFill>
                    <w14:schemeClr w14:val="tx1"/>
                  </w14:solidFill>
                </w14:textFill>
              </w:rPr>
            </w:pPr>
          </w:p>
        </w:tc>
      </w:tr>
    </w:tbl>
    <w:p w14:paraId="2EA17E9B">
      <w:pPr>
        <w:spacing w:line="360" w:lineRule="auto"/>
        <w:ind w:firstLine="478" w:firstLineChars="228"/>
        <w:rPr>
          <w:rFonts w:hint="eastAsia" w:asciiTheme="minorEastAsia" w:hAnsiTheme="minorEastAsia" w:eastAsiaTheme="minorEastAsia"/>
          <w:color w:val="000000" w:themeColor="text1"/>
          <w:szCs w:val="21"/>
          <w:u w:val="single"/>
          <w14:textFill>
            <w14:solidFill>
              <w14:schemeClr w14:val="tx1"/>
            </w14:solidFill>
          </w14:textFill>
        </w:rPr>
      </w:pPr>
    </w:p>
    <w:p w14:paraId="25508CF7">
      <w:pPr>
        <w:pStyle w:val="23"/>
        <w:tabs>
          <w:tab w:val="left" w:pos="5580"/>
        </w:tabs>
        <w:spacing w:before="120" w:line="360" w:lineRule="auto"/>
        <w:rPr>
          <w:rFonts w:hint="eastAsia" w:asciiTheme="minorEastAsia" w:hAnsiTheme="minorEastAsia" w:eastAsiaTheme="minorEastAsia"/>
          <w:color w:val="000000" w:themeColor="text1"/>
          <w:sz w:val="24"/>
          <w:u w:val="single"/>
          <w14:textFill>
            <w14:solidFill>
              <w14:schemeClr w14:val="tx1"/>
            </w14:solidFill>
          </w14:textFill>
        </w:rPr>
      </w:pPr>
    </w:p>
    <w:p w14:paraId="57E3934F">
      <w:pPr>
        <w:pStyle w:val="23"/>
        <w:tabs>
          <w:tab w:val="left" w:pos="5580"/>
        </w:tabs>
        <w:spacing w:before="120" w:line="360" w:lineRule="auto"/>
        <w:rPr>
          <w:rFonts w:hint="eastAsia" w:asciiTheme="minorEastAsia" w:hAnsiTheme="minorEastAsia" w:eastAsiaTheme="minorEastAsia"/>
          <w:color w:val="000000" w:themeColor="text1"/>
          <w:sz w:val="24"/>
          <w:u w:val="single"/>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供应商名称（盖章）：</w:t>
      </w:r>
    </w:p>
    <w:p w14:paraId="6A5A9FBC">
      <w:pPr>
        <w:pStyle w:val="23"/>
        <w:spacing w:before="120" w:line="360" w:lineRule="auto"/>
        <w:rPr>
          <w:rFonts w:hint="eastAsia" w:asciiTheme="minorEastAsia" w:hAnsiTheme="minorEastAsia" w:eastAsiaTheme="minorEastAsia"/>
          <w:color w:val="000000" w:themeColor="text1"/>
          <w:sz w:val="24"/>
          <w:u w:val="single"/>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供应商</w:t>
      </w:r>
      <w:r>
        <w:rPr>
          <w:rFonts w:hint="eastAsia" w:asciiTheme="minorEastAsia" w:hAnsiTheme="minorEastAsia" w:eastAsiaTheme="minorEastAsia"/>
          <w:color w:val="000000" w:themeColor="text1"/>
          <w:sz w:val="24"/>
          <w14:textFill>
            <w14:solidFill>
              <w14:schemeClr w14:val="tx1"/>
            </w14:solidFill>
          </w14:textFill>
        </w:rPr>
        <w:t>法定代表人（单位负责人）或</w:t>
      </w:r>
      <w:r>
        <w:rPr>
          <w:rFonts w:asciiTheme="minorEastAsia" w:hAnsiTheme="minorEastAsia" w:eastAsiaTheme="minorEastAsia"/>
          <w:color w:val="000000" w:themeColor="text1"/>
          <w:sz w:val="24"/>
          <w14:textFill>
            <w14:solidFill>
              <w14:schemeClr w14:val="tx1"/>
            </w14:solidFill>
          </w14:textFill>
        </w:rPr>
        <w:t>授权代表</w:t>
      </w:r>
      <w:r>
        <w:rPr>
          <w:rFonts w:hint="eastAsia" w:asciiTheme="minorEastAsia" w:hAnsiTheme="minorEastAsia" w:eastAsiaTheme="minorEastAsia"/>
          <w:color w:val="000000" w:themeColor="text1"/>
          <w:sz w:val="24"/>
          <w14:textFill>
            <w14:solidFill>
              <w14:schemeClr w14:val="tx1"/>
            </w14:solidFill>
          </w14:textFill>
        </w:rPr>
        <w:t>（</w:t>
      </w:r>
      <w:r>
        <w:rPr>
          <w:rFonts w:asciiTheme="minorEastAsia" w:hAnsiTheme="minorEastAsia" w:eastAsiaTheme="minorEastAsia"/>
          <w:color w:val="000000" w:themeColor="text1"/>
          <w:sz w:val="24"/>
          <w14:textFill>
            <w14:solidFill>
              <w14:schemeClr w14:val="tx1"/>
            </w14:solidFill>
          </w14:textFill>
        </w:rPr>
        <w:t>签字</w:t>
      </w:r>
      <w:r>
        <w:rPr>
          <w:rFonts w:hint="eastAsia" w:asciiTheme="minorEastAsia" w:hAnsiTheme="minorEastAsia" w:eastAsiaTheme="minorEastAsia"/>
          <w:color w:val="000000" w:themeColor="text1"/>
          <w:sz w:val="24"/>
          <w14:textFill>
            <w14:solidFill>
              <w14:schemeClr w14:val="tx1"/>
            </w14:solidFill>
          </w14:textFill>
        </w:rPr>
        <w:t>）</w:t>
      </w:r>
      <w:r>
        <w:rPr>
          <w:rFonts w:asciiTheme="minorEastAsia" w:hAnsiTheme="minorEastAsia" w:eastAsiaTheme="minorEastAsia"/>
          <w:color w:val="000000" w:themeColor="text1"/>
          <w:sz w:val="24"/>
          <w14:textFill>
            <w14:solidFill>
              <w14:schemeClr w14:val="tx1"/>
            </w14:solidFill>
          </w14:textFill>
        </w:rPr>
        <w:t>:</w:t>
      </w:r>
    </w:p>
    <w:p w14:paraId="3DED9130">
      <w:pPr>
        <w:pStyle w:val="23"/>
        <w:tabs>
          <w:tab w:val="left" w:pos="5580"/>
        </w:tabs>
        <w:spacing w:before="120" w:line="360" w:lineRule="auto"/>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注：</w:t>
      </w:r>
      <w:r>
        <w:rPr>
          <w:rFonts w:asciiTheme="minorEastAsia" w:hAnsiTheme="minorEastAsia" w:eastAsiaTheme="minorEastAsia"/>
          <w:b/>
          <w:color w:val="000000" w:themeColor="text1"/>
          <w:sz w:val="24"/>
          <w14:textFill>
            <w14:solidFill>
              <w14:schemeClr w14:val="tx1"/>
            </w14:solidFill>
          </w14:textFill>
        </w:rPr>
        <w:t>1、除响应文件中应有此表外，此表还应按供应商须知的规定密封标记并单独递交。</w:t>
      </w:r>
    </w:p>
    <w:p w14:paraId="396C045D">
      <w:pPr>
        <w:pStyle w:val="23"/>
        <w:tabs>
          <w:tab w:val="left" w:pos="5580"/>
        </w:tabs>
        <w:spacing w:before="120" w:line="360" w:lineRule="auto"/>
        <w:ind w:left="719" w:leftChars="228" w:hanging="240" w:hangingChars="100"/>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2、此表中，</w:t>
      </w:r>
      <w:r>
        <w:rPr>
          <w:rFonts w:hint="eastAsia" w:asciiTheme="minorEastAsia" w:hAnsiTheme="minorEastAsia" w:eastAsiaTheme="minorEastAsia"/>
          <w:color w:val="000000" w:themeColor="text1"/>
          <w:sz w:val="24"/>
          <w14:textFill>
            <w14:solidFill>
              <w14:schemeClr w14:val="tx1"/>
            </w14:solidFill>
          </w14:textFill>
        </w:rPr>
        <w:t>报价</w:t>
      </w:r>
      <w:r>
        <w:rPr>
          <w:rFonts w:asciiTheme="minorEastAsia" w:hAnsiTheme="minorEastAsia" w:eastAsiaTheme="minorEastAsia"/>
          <w:color w:val="000000" w:themeColor="text1"/>
          <w:sz w:val="24"/>
          <w14:textFill>
            <w14:solidFill>
              <w14:schemeClr w14:val="tx1"/>
            </w14:solidFill>
          </w14:textFill>
        </w:rPr>
        <w:t>应和附件7中的</w:t>
      </w:r>
      <w:r>
        <w:rPr>
          <w:rFonts w:hint="eastAsia" w:asciiTheme="minorEastAsia" w:hAnsiTheme="minorEastAsia" w:eastAsiaTheme="minorEastAsia"/>
          <w:color w:val="000000" w:themeColor="text1"/>
          <w:sz w:val="24"/>
          <w14:textFill>
            <w14:solidFill>
              <w14:schemeClr w14:val="tx1"/>
            </w14:solidFill>
          </w14:textFill>
        </w:rPr>
        <w:t>价格</w:t>
      </w:r>
      <w:r>
        <w:rPr>
          <w:rFonts w:asciiTheme="minorEastAsia" w:hAnsiTheme="minorEastAsia" w:eastAsiaTheme="minorEastAsia"/>
          <w:color w:val="000000" w:themeColor="text1"/>
          <w:sz w:val="24"/>
          <w14:textFill>
            <w14:solidFill>
              <w14:schemeClr w14:val="tx1"/>
            </w14:solidFill>
          </w14:textFill>
        </w:rPr>
        <w:t>相一致。</w:t>
      </w:r>
    </w:p>
    <w:p w14:paraId="5C9655B7">
      <w:pPr>
        <w:pStyle w:val="23"/>
        <w:tabs>
          <w:tab w:val="left" w:pos="5580"/>
        </w:tabs>
        <w:spacing w:before="120" w:line="360" w:lineRule="auto"/>
        <w:ind w:left="719" w:leftChars="228" w:hanging="240" w:hangingChars="100"/>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3、开标时，将如实宣布并记录表格中的内容。</w:t>
      </w:r>
    </w:p>
    <w:p w14:paraId="55B842AF">
      <w:pPr>
        <w:pStyle w:val="4"/>
        <w:spacing w:before="0" w:after="0" w:line="360" w:lineRule="auto"/>
        <w:rPr>
          <w:rFonts w:hint="eastAsia" w:asciiTheme="minorEastAsia" w:hAnsiTheme="minorEastAsia" w:eastAsiaTheme="minorEastAsia"/>
          <w:b w:val="0"/>
          <w:color w:val="000000" w:themeColor="text1"/>
          <w:sz w:val="24"/>
          <w14:textFill>
            <w14:solidFill>
              <w14:schemeClr w14:val="tx1"/>
            </w14:solidFill>
          </w14:textFill>
        </w:rPr>
      </w:pPr>
      <w:bookmarkStart w:id="266" w:name="_Toc163893452"/>
      <w:r>
        <w:rPr>
          <w:rFonts w:asciiTheme="minorEastAsia" w:hAnsiTheme="minorEastAsia" w:eastAsiaTheme="minorEastAsia"/>
          <w:color w:val="000000" w:themeColor="text1"/>
          <w:sz w:val="24"/>
          <w14:textFill>
            <w14:solidFill>
              <w14:schemeClr w14:val="tx1"/>
            </w14:solidFill>
          </w14:textFill>
        </w:rPr>
        <w:br w:type="page"/>
      </w:r>
      <w:bookmarkEnd w:id="266"/>
      <w:bookmarkStart w:id="267" w:name="_Toc107918035"/>
      <w:bookmarkStart w:id="268" w:name="_Toc495677517"/>
      <w:bookmarkStart w:id="269" w:name="_Toc497315165"/>
      <w:r>
        <w:rPr>
          <w:rFonts w:asciiTheme="minorEastAsia" w:hAnsiTheme="minorEastAsia" w:eastAsiaTheme="minorEastAsia"/>
          <w:color w:val="000000" w:themeColor="text1"/>
          <w:sz w:val="24"/>
          <w14:textFill>
            <w14:solidFill>
              <w14:schemeClr w14:val="tx1"/>
            </w14:solidFill>
          </w14:textFill>
        </w:rPr>
        <w:t>附件8 分项报价表</w:t>
      </w:r>
      <w:r>
        <w:rPr>
          <w:rFonts w:hint="eastAsia" w:asciiTheme="minorEastAsia" w:hAnsiTheme="minorEastAsia" w:eastAsiaTheme="minorEastAsia"/>
          <w:color w:val="000000" w:themeColor="text1"/>
          <w:sz w:val="24"/>
          <w14:textFill>
            <w14:solidFill>
              <w14:schemeClr w14:val="tx1"/>
            </w14:solidFill>
          </w14:textFill>
        </w:rPr>
        <w:t>（格式）</w:t>
      </w:r>
      <w:bookmarkEnd w:id="267"/>
      <w:bookmarkEnd w:id="268"/>
      <w:bookmarkEnd w:id="269"/>
    </w:p>
    <w:p w14:paraId="5C655C7A">
      <w:pPr>
        <w:pStyle w:val="23"/>
        <w:spacing w:line="360" w:lineRule="auto"/>
        <w:jc w:val="left"/>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项目名称：</w:t>
      </w:r>
      <w:r>
        <w:rPr>
          <w:rFonts w:hint="eastAsia" w:asciiTheme="minorEastAsia" w:hAnsiTheme="minorEastAsia" w:eastAsiaTheme="minorEastAsia"/>
          <w:color w:val="000000" w:themeColor="text1"/>
          <w:sz w:val="24"/>
          <w14:textFill>
            <w14:solidFill>
              <w14:schemeClr w14:val="tx1"/>
            </w14:solidFill>
          </w14:textFill>
        </w:rPr>
        <w:t xml:space="preserve"> </w:t>
      </w:r>
      <w:r>
        <w:rPr>
          <w:rFonts w:asciiTheme="minorEastAsia" w:hAnsiTheme="minorEastAsia" w:eastAsiaTheme="minorEastAsia"/>
          <w:color w:val="000000" w:themeColor="text1"/>
          <w:sz w:val="24"/>
          <w14:textFill>
            <w14:solidFill>
              <w14:schemeClr w14:val="tx1"/>
            </w14:solidFill>
          </w14:textFill>
        </w:rPr>
        <w:t xml:space="preserve">                                                                                        项目编号：</w:t>
      </w:r>
    </w:p>
    <w:p w14:paraId="73FCFE0B">
      <w:pPr>
        <w:pStyle w:val="23"/>
        <w:spacing w:line="360" w:lineRule="auto"/>
        <w:jc w:val="right"/>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　　报价单位：人民币元</w:t>
      </w:r>
    </w:p>
    <w:tbl>
      <w:tblPr>
        <w:tblStyle w:val="45"/>
        <w:tblW w:w="9243" w:type="dxa"/>
        <w:jc w:val="center"/>
        <w:tblLayout w:type="fixed"/>
        <w:tblCellMar>
          <w:top w:w="0" w:type="dxa"/>
          <w:left w:w="108" w:type="dxa"/>
          <w:bottom w:w="0" w:type="dxa"/>
          <w:right w:w="108" w:type="dxa"/>
        </w:tblCellMar>
      </w:tblPr>
      <w:tblGrid>
        <w:gridCol w:w="614"/>
        <w:gridCol w:w="2207"/>
        <w:gridCol w:w="2536"/>
        <w:gridCol w:w="3886"/>
      </w:tblGrid>
      <w:tr w14:paraId="23E5F7C0">
        <w:tblPrEx>
          <w:tblCellMar>
            <w:top w:w="0" w:type="dxa"/>
            <w:left w:w="108" w:type="dxa"/>
            <w:bottom w:w="0" w:type="dxa"/>
            <w:right w:w="108" w:type="dxa"/>
          </w:tblCellMar>
        </w:tblPrEx>
        <w:trPr>
          <w:trHeight w:val="579" w:hRule="atLeast"/>
          <w:jc w:val="center"/>
        </w:trPr>
        <w:tc>
          <w:tcPr>
            <w:tcW w:w="614" w:type="dxa"/>
            <w:vMerge w:val="restart"/>
            <w:tcBorders>
              <w:top w:val="single" w:color="auto" w:sz="4" w:space="0"/>
              <w:left w:val="single" w:color="auto" w:sz="4" w:space="0"/>
              <w:bottom w:val="single" w:color="auto" w:sz="4" w:space="0"/>
              <w:right w:val="single" w:color="auto" w:sz="4" w:space="0"/>
            </w:tcBorders>
            <w:vAlign w:val="center"/>
          </w:tcPr>
          <w:p w14:paraId="3625C971">
            <w:pPr>
              <w:widowControl/>
              <w:jc w:val="center"/>
              <w:rPr>
                <w:rFonts w:hint="eastAsia" w:asciiTheme="minorEastAsia" w:hAnsiTheme="minorEastAsia" w:eastAsiaTheme="minorEastAsia"/>
                <w:color w:val="000000" w:themeColor="text1"/>
                <w:kern w:val="0"/>
                <w:sz w:val="24"/>
                <w14:textFill>
                  <w14:solidFill>
                    <w14:schemeClr w14:val="tx1"/>
                  </w14:solidFill>
                </w14:textFill>
              </w:rPr>
            </w:pPr>
            <w:r>
              <w:rPr>
                <w:rFonts w:asciiTheme="minorEastAsia" w:hAnsiTheme="minorEastAsia" w:eastAsiaTheme="minorEastAsia"/>
                <w:color w:val="000000" w:themeColor="text1"/>
                <w:kern w:val="0"/>
                <w:sz w:val="24"/>
                <w14:textFill>
                  <w14:solidFill>
                    <w14:schemeClr w14:val="tx1"/>
                  </w14:solidFill>
                </w14:textFill>
              </w:rPr>
              <w:t>序号</w:t>
            </w:r>
          </w:p>
        </w:tc>
        <w:tc>
          <w:tcPr>
            <w:tcW w:w="2207" w:type="dxa"/>
            <w:vMerge w:val="restart"/>
            <w:tcBorders>
              <w:top w:val="single" w:color="auto" w:sz="4" w:space="0"/>
              <w:left w:val="single" w:color="auto" w:sz="4" w:space="0"/>
              <w:bottom w:val="single" w:color="auto" w:sz="4" w:space="0"/>
              <w:right w:val="single" w:color="auto" w:sz="4" w:space="0"/>
            </w:tcBorders>
            <w:vAlign w:val="center"/>
          </w:tcPr>
          <w:p w14:paraId="1039B7D1">
            <w:pPr>
              <w:widowControl/>
              <w:jc w:val="center"/>
              <w:rPr>
                <w:rFonts w:hint="eastAsia" w:asciiTheme="minorEastAsia" w:hAnsiTheme="minorEastAsia" w:eastAsiaTheme="minorEastAsia"/>
                <w:color w:val="000000" w:themeColor="text1"/>
                <w:kern w:val="0"/>
                <w:sz w:val="24"/>
                <w14:textFill>
                  <w14:solidFill>
                    <w14:schemeClr w14:val="tx1"/>
                  </w14:solidFill>
                </w14:textFill>
              </w:rPr>
            </w:pPr>
            <w:r>
              <w:rPr>
                <w:rFonts w:asciiTheme="minorEastAsia" w:hAnsiTheme="minorEastAsia" w:eastAsiaTheme="minorEastAsia"/>
                <w:color w:val="000000" w:themeColor="text1"/>
                <w:kern w:val="0"/>
                <w:sz w:val="24"/>
                <w14:textFill>
                  <w14:solidFill>
                    <w14:schemeClr w14:val="tx1"/>
                  </w14:solidFill>
                </w14:textFill>
              </w:rPr>
              <w:t>名目</w:t>
            </w:r>
          </w:p>
        </w:tc>
        <w:tc>
          <w:tcPr>
            <w:tcW w:w="2536" w:type="dxa"/>
            <w:vMerge w:val="restart"/>
            <w:tcBorders>
              <w:top w:val="single" w:color="auto" w:sz="4" w:space="0"/>
              <w:left w:val="single" w:color="auto" w:sz="4" w:space="0"/>
              <w:bottom w:val="single" w:color="auto" w:sz="4" w:space="0"/>
              <w:right w:val="single" w:color="auto" w:sz="4" w:space="0"/>
            </w:tcBorders>
            <w:vAlign w:val="center"/>
          </w:tcPr>
          <w:p w14:paraId="6FAF8D2F">
            <w:pPr>
              <w:widowControl/>
              <w:jc w:val="center"/>
              <w:rPr>
                <w:rFonts w:hint="eastAsia" w:asciiTheme="minorEastAsia" w:hAnsiTheme="minorEastAsia" w:eastAsiaTheme="minorEastAsia"/>
                <w:color w:val="000000" w:themeColor="text1"/>
                <w:kern w:val="0"/>
                <w:sz w:val="24"/>
                <w14:textFill>
                  <w14:solidFill>
                    <w14:schemeClr w14:val="tx1"/>
                  </w14:solidFill>
                </w14:textFill>
              </w:rPr>
            </w:pPr>
            <w:r>
              <w:rPr>
                <w:rFonts w:asciiTheme="minorEastAsia" w:hAnsiTheme="minorEastAsia" w:eastAsiaTheme="minorEastAsia"/>
                <w:color w:val="000000" w:themeColor="text1"/>
                <w:kern w:val="0"/>
                <w:sz w:val="24"/>
                <w14:textFill>
                  <w14:solidFill>
                    <w14:schemeClr w14:val="tx1"/>
                  </w14:solidFill>
                </w14:textFill>
              </w:rPr>
              <w:t>分项报价</w:t>
            </w:r>
          </w:p>
        </w:tc>
        <w:tc>
          <w:tcPr>
            <w:tcW w:w="3886" w:type="dxa"/>
            <w:vMerge w:val="restart"/>
            <w:tcBorders>
              <w:top w:val="single" w:color="auto" w:sz="4" w:space="0"/>
              <w:left w:val="single" w:color="auto" w:sz="4" w:space="0"/>
              <w:bottom w:val="single" w:color="auto" w:sz="4" w:space="0"/>
              <w:right w:val="single" w:color="auto" w:sz="4" w:space="0"/>
            </w:tcBorders>
            <w:vAlign w:val="center"/>
          </w:tcPr>
          <w:p w14:paraId="12C832F0">
            <w:pPr>
              <w:widowControl/>
              <w:jc w:val="center"/>
              <w:rPr>
                <w:rFonts w:hint="eastAsia" w:asciiTheme="minorEastAsia" w:hAnsiTheme="minorEastAsia" w:eastAsiaTheme="minorEastAsia"/>
                <w:color w:val="000000" w:themeColor="text1"/>
                <w:kern w:val="0"/>
                <w:sz w:val="24"/>
                <w14:textFill>
                  <w14:solidFill>
                    <w14:schemeClr w14:val="tx1"/>
                  </w14:solidFill>
                </w14:textFill>
              </w:rPr>
            </w:pPr>
            <w:r>
              <w:rPr>
                <w:rFonts w:asciiTheme="minorEastAsia" w:hAnsiTheme="minorEastAsia" w:eastAsiaTheme="minorEastAsia"/>
                <w:color w:val="000000" w:themeColor="text1"/>
                <w:kern w:val="0"/>
                <w:sz w:val="24"/>
                <w14:textFill>
                  <w14:solidFill>
                    <w14:schemeClr w14:val="tx1"/>
                  </w14:solidFill>
                </w14:textFill>
              </w:rPr>
              <w:t>备注</w:t>
            </w:r>
          </w:p>
        </w:tc>
      </w:tr>
      <w:tr w14:paraId="582FD660">
        <w:tblPrEx>
          <w:tblCellMar>
            <w:top w:w="0" w:type="dxa"/>
            <w:left w:w="108" w:type="dxa"/>
            <w:bottom w:w="0" w:type="dxa"/>
            <w:right w:w="108" w:type="dxa"/>
          </w:tblCellMar>
        </w:tblPrEx>
        <w:trPr>
          <w:trHeight w:val="521" w:hRule="atLeast"/>
          <w:jc w:val="center"/>
        </w:trPr>
        <w:tc>
          <w:tcPr>
            <w:tcW w:w="614" w:type="dxa"/>
            <w:vMerge w:val="continue"/>
            <w:tcBorders>
              <w:top w:val="single" w:color="auto" w:sz="4" w:space="0"/>
              <w:left w:val="single" w:color="auto" w:sz="4" w:space="0"/>
              <w:bottom w:val="single" w:color="auto" w:sz="4" w:space="0"/>
              <w:right w:val="single" w:color="auto" w:sz="4" w:space="0"/>
            </w:tcBorders>
            <w:vAlign w:val="center"/>
          </w:tcPr>
          <w:p w14:paraId="0547DD6E">
            <w:pPr>
              <w:widowControl/>
              <w:jc w:val="left"/>
              <w:rPr>
                <w:rFonts w:hint="eastAsia" w:asciiTheme="minorEastAsia" w:hAnsiTheme="minorEastAsia" w:eastAsiaTheme="minorEastAsia"/>
                <w:color w:val="000000" w:themeColor="text1"/>
                <w:kern w:val="0"/>
                <w:sz w:val="24"/>
                <w14:textFill>
                  <w14:solidFill>
                    <w14:schemeClr w14:val="tx1"/>
                  </w14:solidFill>
                </w14:textFill>
              </w:rPr>
            </w:pPr>
          </w:p>
        </w:tc>
        <w:tc>
          <w:tcPr>
            <w:tcW w:w="2207" w:type="dxa"/>
            <w:vMerge w:val="continue"/>
            <w:tcBorders>
              <w:top w:val="single" w:color="auto" w:sz="4" w:space="0"/>
              <w:left w:val="single" w:color="auto" w:sz="4" w:space="0"/>
              <w:bottom w:val="single" w:color="auto" w:sz="4" w:space="0"/>
              <w:right w:val="single" w:color="auto" w:sz="4" w:space="0"/>
            </w:tcBorders>
            <w:vAlign w:val="center"/>
          </w:tcPr>
          <w:p w14:paraId="2145A363">
            <w:pPr>
              <w:widowControl/>
              <w:jc w:val="left"/>
              <w:rPr>
                <w:rFonts w:hint="eastAsia" w:asciiTheme="minorEastAsia" w:hAnsiTheme="minorEastAsia" w:eastAsiaTheme="minorEastAsia"/>
                <w:color w:val="000000" w:themeColor="text1"/>
                <w:kern w:val="0"/>
                <w:sz w:val="24"/>
                <w14:textFill>
                  <w14:solidFill>
                    <w14:schemeClr w14:val="tx1"/>
                  </w14:solidFill>
                </w14:textFill>
              </w:rPr>
            </w:pPr>
          </w:p>
        </w:tc>
        <w:tc>
          <w:tcPr>
            <w:tcW w:w="2536" w:type="dxa"/>
            <w:vMerge w:val="continue"/>
            <w:tcBorders>
              <w:top w:val="single" w:color="auto" w:sz="4" w:space="0"/>
              <w:left w:val="single" w:color="auto" w:sz="4" w:space="0"/>
              <w:bottom w:val="single" w:color="auto" w:sz="4" w:space="0"/>
              <w:right w:val="single" w:color="auto" w:sz="4" w:space="0"/>
            </w:tcBorders>
            <w:vAlign w:val="center"/>
          </w:tcPr>
          <w:p w14:paraId="6B77AF01">
            <w:pPr>
              <w:widowControl/>
              <w:jc w:val="left"/>
              <w:rPr>
                <w:rFonts w:hint="eastAsia" w:asciiTheme="minorEastAsia" w:hAnsiTheme="minorEastAsia" w:eastAsiaTheme="minorEastAsia"/>
                <w:color w:val="000000" w:themeColor="text1"/>
                <w:kern w:val="0"/>
                <w:sz w:val="24"/>
                <w14:textFill>
                  <w14:solidFill>
                    <w14:schemeClr w14:val="tx1"/>
                  </w14:solidFill>
                </w14:textFill>
              </w:rPr>
            </w:pPr>
          </w:p>
        </w:tc>
        <w:tc>
          <w:tcPr>
            <w:tcW w:w="3886" w:type="dxa"/>
            <w:vMerge w:val="continue"/>
            <w:tcBorders>
              <w:top w:val="single" w:color="auto" w:sz="4" w:space="0"/>
              <w:left w:val="single" w:color="auto" w:sz="4" w:space="0"/>
              <w:bottom w:val="single" w:color="auto" w:sz="4" w:space="0"/>
              <w:right w:val="single" w:color="auto" w:sz="4" w:space="0"/>
            </w:tcBorders>
            <w:vAlign w:val="center"/>
          </w:tcPr>
          <w:p w14:paraId="1E910474">
            <w:pPr>
              <w:widowControl/>
              <w:jc w:val="left"/>
              <w:rPr>
                <w:rFonts w:hint="eastAsia" w:asciiTheme="minorEastAsia" w:hAnsiTheme="minorEastAsia" w:eastAsiaTheme="minorEastAsia"/>
                <w:color w:val="000000" w:themeColor="text1"/>
                <w:kern w:val="0"/>
                <w:sz w:val="24"/>
                <w14:textFill>
                  <w14:solidFill>
                    <w14:schemeClr w14:val="tx1"/>
                  </w14:solidFill>
                </w14:textFill>
              </w:rPr>
            </w:pPr>
          </w:p>
        </w:tc>
      </w:tr>
      <w:tr w14:paraId="77D7B0ED">
        <w:tblPrEx>
          <w:tblCellMar>
            <w:top w:w="0" w:type="dxa"/>
            <w:left w:w="108" w:type="dxa"/>
            <w:bottom w:w="0" w:type="dxa"/>
            <w:right w:w="108" w:type="dxa"/>
          </w:tblCellMar>
        </w:tblPrEx>
        <w:trPr>
          <w:trHeight w:val="306" w:hRule="atLeast"/>
          <w:jc w:val="center"/>
        </w:trPr>
        <w:tc>
          <w:tcPr>
            <w:tcW w:w="614" w:type="dxa"/>
            <w:tcBorders>
              <w:top w:val="nil"/>
              <w:left w:val="single" w:color="auto" w:sz="4" w:space="0"/>
              <w:bottom w:val="single" w:color="auto" w:sz="4" w:space="0"/>
              <w:right w:val="single" w:color="auto" w:sz="4" w:space="0"/>
            </w:tcBorders>
            <w:vAlign w:val="center"/>
          </w:tcPr>
          <w:p w14:paraId="17FF3D00">
            <w:pPr>
              <w:widowControl/>
              <w:spacing w:line="400" w:lineRule="exact"/>
              <w:jc w:val="center"/>
              <w:rPr>
                <w:rFonts w:hint="eastAsia" w:asciiTheme="minorEastAsia" w:hAnsiTheme="minorEastAsia" w:eastAsiaTheme="minorEastAsia"/>
                <w:color w:val="000000" w:themeColor="text1"/>
                <w:kern w:val="0"/>
                <w:sz w:val="24"/>
                <w14:textFill>
                  <w14:solidFill>
                    <w14:schemeClr w14:val="tx1"/>
                  </w14:solidFill>
                </w14:textFill>
              </w:rPr>
            </w:pPr>
          </w:p>
        </w:tc>
        <w:tc>
          <w:tcPr>
            <w:tcW w:w="2207" w:type="dxa"/>
            <w:tcBorders>
              <w:top w:val="nil"/>
              <w:left w:val="nil"/>
              <w:bottom w:val="single" w:color="auto" w:sz="4" w:space="0"/>
              <w:right w:val="single" w:color="auto" w:sz="4" w:space="0"/>
            </w:tcBorders>
            <w:vAlign w:val="center"/>
          </w:tcPr>
          <w:p w14:paraId="17794474">
            <w:pPr>
              <w:widowControl/>
              <w:spacing w:line="400" w:lineRule="exact"/>
              <w:jc w:val="left"/>
              <w:rPr>
                <w:rFonts w:hint="eastAsia" w:asciiTheme="minorEastAsia" w:hAnsiTheme="minorEastAsia" w:eastAsiaTheme="minorEastAsia"/>
                <w:color w:val="000000" w:themeColor="text1"/>
                <w:kern w:val="0"/>
                <w:sz w:val="24"/>
                <w14:textFill>
                  <w14:solidFill>
                    <w14:schemeClr w14:val="tx1"/>
                  </w14:solidFill>
                </w14:textFill>
              </w:rPr>
            </w:pPr>
          </w:p>
        </w:tc>
        <w:tc>
          <w:tcPr>
            <w:tcW w:w="2536" w:type="dxa"/>
            <w:tcBorders>
              <w:top w:val="nil"/>
              <w:left w:val="nil"/>
              <w:bottom w:val="single" w:color="auto" w:sz="4" w:space="0"/>
              <w:right w:val="single" w:color="auto" w:sz="4" w:space="0"/>
            </w:tcBorders>
            <w:vAlign w:val="center"/>
          </w:tcPr>
          <w:p w14:paraId="61F68597">
            <w:pPr>
              <w:widowControl/>
              <w:spacing w:line="400" w:lineRule="exact"/>
              <w:jc w:val="left"/>
              <w:rPr>
                <w:rFonts w:hint="eastAsia" w:asciiTheme="minorEastAsia" w:hAnsiTheme="minorEastAsia" w:eastAsiaTheme="minorEastAsia"/>
                <w:color w:val="000000" w:themeColor="text1"/>
                <w:kern w:val="0"/>
                <w:sz w:val="24"/>
                <w14:textFill>
                  <w14:solidFill>
                    <w14:schemeClr w14:val="tx1"/>
                  </w14:solidFill>
                </w14:textFill>
              </w:rPr>
            </w:pPr>
            <w:r>
              <w:rPr>
                <w:rFonts w:asciiTheme="minorEastAsia" w:hAnsiTheme="minorEastAsia" w:eastAsiaTheme="minorEastAsia"/>
                <w:color w:val="000000" w:themeColor="text1"/>
                <w:kern w:val="0"/>
                <w:sz w:val="24"/>
                <w14:textFill>
                  <w14:solidFill>
                    <w14:schemeClr w14:val="tx1"/>
                  </w14:solidFill>
                </w14:textFill>
              </w:rPr>
              <w:t>　</w:t>
            </w:r>
          </w:p>
        </w:tc>
        <w:tc>
          <w:tcPr>
            <w:tcW w:w="3886" w:type="dxa"/>
            <w:tcBorders>
              <w:top w:val="nil"/>
              <w:left w:val="nil"/>
              <w:bottom w:val="single" w:color="auto" w:sz="4" w:space="0"/>
              <w:right w:val="single" w:color="auto" w:sz="4" w:space="0"/>
            </w:tcBorders>
            <w:vAlign w:val="center"/>
          </w:tcPr>
          <w:p w14:paraId="7ABD5DAE">
            <w:pPr>
              <w:widowControl/>
              <w:spacing w:line="400" w:lineRule="exact"/>
              <w:jc w:val="left"/>
              <w:rPr>
                <w:rFonts w:hint="eastAsia" w:asciiTheme="minorEastAsia" w:hAnsiTheme="minorEastAsia" w:eastAsiaTheme="minorEastAsia"/>
                <w:color w:val="000000" w:themeColor="text1"/>
                <w:kern w:val="0"/>
                <w:sz w:val="24"/>
                <w14:textFill>
                  <w14:solidFill>
                    <w14:schemeClr w14:val="tx1"/>
                  </w14:solidFill>
                </w14:textFill>
              </w:rPr>
            </w:pPr>
            <w:r>
              <w:rPr>
                <w:rFonts w:asciiTheme="minorEastAsia" w:hAnsiTheme="minorEastAsia" w:eastAsiaTheme="minorEastAsia"/>
                <w:color w:val="000000" w:themeColor="text1"/>
                <w:kern w:val="0"/>
                <w:sz w:val="24"/>
                <w14:textFill>
                  <w14:solidFill>
                    <w14:schemeClr w14:val="tx1"/>
                  </w14:solidFill>
                </w14:textFill>
              </w:rPr>
              <w:t>　</w:t>
            </w:r>
          </w:p>
        </w:tc>
      </w:tr>
      <w:tr w14:paraId="3EEE44BE">
        <w:tblPrEx>
          <w:tblCellMar>
            <w:top w:w="0" w:type="dxa"/>
            <w:left w:w="108" w:type="dxa"/>
            <w:bottom w:w="0" w:type="dxa"/>
            <w:right w:w="108" w:type="dxa"/>
          </w:tblCellMar>
        </w:tblPrEx>
        <w:trPr>
          <w:trHeight w:val="306" w:hRule="atLeast"/>
          <w:jc w:val="center"/>
        </w:trPr>
        <w:tc>
          <w:tcPr>
            <w:tcW w:w="614" w:type="dxa"/>
            <w:tcBorders>
              <w:top w:val="nil"/>
              <w:left w:val="single" w:color="auto" w:sz="4" w:space="0"/>
              <w:bottom w:val="single" w:color="auto" w:sz="4" w:space="0"/>
              <w:right w:val="single" w:color="auto" w:sz="4" w:space="0"/>
            </w:tcBorders>
            <w:vAlign w:val="center"/>
          </w:tcPr>
          <w:p w14:paraId="2244621D">
            <w:pPr>
              <w:widowControl/>
              <w:spacing w:line="400" w:lineRule="exact"/>
              <w:jc w:val="center"/>
              <w:rPr>
                <w:rFonts w:hint="eastAsia" w:asciiTheme="minorEastAsia" w:hAnsiTheme="minorEastAsia" w:eastAsiaTheme="minorEastAsia"/>
                <w:color w:val="000000" w:themeColor="text1"/>
                <w:kern w:val="0"/>
                <w:sz w:val="24"/>
                <w14:textFill>
                  <w14:solidFill>
                    <w14:schemeClr w14:val="tx1"/>
                  </w14:solidFill>
                </w14:textFill>
              </w:rPr>
            </w:pPr>
          </w:p>
        </w:tc>
        <w:tc>
          <w:tcPr>
            <w:tcW w:w="2207" w:type="dxa"/>
            <w:tcBorders>
              <w:top w:val="nil"/>
              <w:left w:val="nil"/>
              <w:bottom w:val="single" w:color="auto" w:sz="4" w:space="0"/>
              <w:right w:val="single" w:color="auto" w:sz="4" w:space="0"/>
            </w:tcBorders>
            <w:vAlign w:val="center"/>
          </w:tcPr>
          <w:p w14:paraId="70D561F4">
            <w:pPr>
              <w:widowControl/>
              <w:spacing w:line="400" w:lineRule="exact"/>
              <w:jc w:val="left"/>
              <w:rPr>
                <w:rFonts w:hint="eastAsia" w:asciiTheme="minorEastAsia" w:hAnsiTheme="minorEastAsia" w:eastAsiaTheme="minorEastAsia"/>
                <w:color w:val="000000" w:themeColor="text1"/>
                <w:kern w:val="0"/>
                <w:sz w:val="24"/>
                <w14:textFill>
                  <w14:solidFill>
                    <w14:schemeClr w14:val="tx1"/>
                  </w14:solidFill>
                </w14:textFill>
              </w:rPr>
            </w:pPr>
          </w:p>
        </w:tc>
        <w:tc>
          <w:tcPr>
            <w:tcW w:w="2536" w:type="dxa"/>
            <w:tcBorders>
              <w:top w:val="nil"/>
              <w:left w:val="nil"/>
              <w:bottom w:val="single" w:color="auto" w:sz="4" w:space="0"/>
              <w:right w:val="single" w:color="auto" w:sz="4" w:space="0"/>
            </w:tcBorders>
            <w:vAlign w:val="center"/>
          </w:tcPr>
          <w:p w14:paraId="07ACF9A2">
            <w:pPr>
              <w:widowControl/>
              <w:spacing w:line="400" w:lineRule="exact"/>
              <w:jc w:val="left"/>
              <w:rPr>
                <w:rFonts w:hint="eastAsia" w:asciiTheme="minorEastAsia" w:hAnsiTheme="minorEastAsia" w:eastAsiaTheme="minorEastAsia"/>
                <w:color w:val="000000" w:themeColor="text1"/>
                <w:kern w:val="0"/>
                <w:sz w:val="24"/>
                <w14:textFill>
                  <w14:solidFill>
                    <w14:schemeClr w14:val="tx1"/>
                  </w14:solidFill>
                </w14:textFill>
              </w:rPr>
            </w:pPr>
            <w:r>
              <w:rPr>
                <w:rFonts w:asciiTheme="minorEastAsia" w:hAnsiTheme="minorEastAsia" w:eastAsiaTheme="minorEastAsia"/>
                <w:color w:val="000000" w:themeColor="text1"/>
                <w:kern w:val="0"/>
                <w:sz w:val="24"/>
                <w14:textFill>
                  <w14:solidFill>
                    <w14:schemeClr w14:val="tx1"/>
                  </w14:solidFill>
                </w14:textFill>
              </w:rPr>
              <w:t>　</w:t>
            </w:r>
          </w:p>
        </w:tc>
        <w:tc>
          <w:tcPr>
            <w:tcW w:w="3886" w:type="dxa"/>
            <w:tcBorders>
              <w:top w:val="nil"/>
              <w:left w:val="nil"/>
              <w:bottom w:val="single" w:color="auto" w:sz="4" w:space="0"/>
              <w:right w:val="single" w:color="auto" w:sz="4" w:space="0"/>
            </w:tcBorders>
            <w:vAlign w:val="center"/>
          </w:tcPr>
          <w:p w14:paraId="209FD054">
            <w:pPr>
              <w:widowControl/>
              <w:spacing w:line="400" w:lineRule="exact"/>
              <w:jc w:val="left"/>
              <w:rPr>
                <w:rFonts w:hint="eastAsia" w:asciiTheme="minorEastAsia" w:hAnsiTheme="minorEastAsia" w:eastAsiaTheme="minorEastAsia"/>
                <w:color w:val="000000" w:themeColor="text1"/>
                <w:kern w:val="0"/>
                <w:sz w:val="24"/>
                <w14:textFill>
                  <w14:solidFill>
                    <w14:schemeClr w14:val="tx1"/>
                  </w14:solidFill>
                </w14:textFill>
              </w:rPr>
            </w:pPr>
            <w:r>
              <w:rPr>
                <w:rFonts w:asciiTheme="minorEastAsia" w:hAnsiTheme="minorEastAsia" w:eastAsiaTheme="minorEastAsia"/>
                <w:color w:val="000000" w:themeColor="text1"/>
                <w:kern w:val="0"/>
                <w:sz w:val="24"/>
                <w14:textFill>
                  <w14:solidFill>
                    <w14:schemeClr w14:val="tx1"/>
                  </w14:solidFill>
                </w14:textFill>
              </w:rPr>
              <w:t>　</w:t>
            </w:r>
          </w:p>
        </w:tc>
      </w:tr>
      <w:tr w14:paraId="0E9F5CF1">
        <w:tblPrEx>
          <w:tblCellMar>
            <w:top w:w="0" w:type="dxa"/>
            <w:left w:w="108" w:type="dxa"/>
            <w:bottom w:w="0" w:type="dxa"/>
            <w:right w:w="108" w:type="dxa"/>
          </w:tblCellMar>
        </w:tblPrEx>
        <w:trPr>
          <w:trHeight w:val="306" w:hRule="atLeast"/>
          <w:jc w:val="center"/>
        </w:trPr>
        <w:tc>
          <w:tcPr>
            <w:tcW w:w="614" w:type="dxa"/>
            <w:tcBorders>
              <w:top w:val="nil"/>
              <w:left w:val="single" w:color="auto" w:sz="4" w:space="0"/>
              <w:bottom w:val="single" w:color="auto" w:sz="4" w:space="0"/>
              <w:right w:val="single" w:color="auto" w:sz="4" w:space="0"/>
            </w:tcBorders>
            <w:vAlign w:val="center"/>
          </w:tcPr>
          <w:p w14:paraId="57D37624">
            <w:pPr>
              <w:widowControl/>
              <w:spacing w:line="400" w:lineRule="exact"/>
              <w:jc w:val="center"/>
              <w:rPr>
                <w:rFonts w:hint="eastAsia" w:asciiTheme="minorEastAsia" w:hAnsiTheme="minorEastAsia" w:eastAsiaTheme="minorEastAsia"/>
                <w:color w:val="000000" w:themeColor="text1"/>
                <w:kern w:val="0"/>
                <w:sz w:val="24"/>
                <w14:textFill>
                  <w14:solidFill>
                    <w14:schemeClr w14:val="tx1"/>
                  </w14:solidFill>
                </w14:textFill>
              </w:rPr>
            </w:pPr>
          </w:p>
        </w:tc>
        <w:tc>
          <w:tcPr>
            <w:tcW w:w="2207" w:type="dxa"/>
            <w:tcBorders>
              <w:top w:val="nil"/>
              <w:left w:val="nil"/>
              <w:bottom w:val="single" w:color="auto" w:sz="4" w:space="0"/>
              <w:right w:val="single" w:color="auto" w:sz="4" w:space="0"/>
            </w:tcBorders>
            <w:vAlign w:val="center"/>
          </w:tcPr>
          <w:p w14:paraId="5900E253">
            <w:pPr>
              <w:widowControl/>
              <w:spacing w:line="400" w:lineRule="exact"/>
              <w:jc w:val="left"/>
              <w:rPr>
                <w:rFonts w:hint="eastAsia" w:asciiTheme="minorEastAsia" w:hAnsiTheme="minorEastAsia" w:eastAsiaTheme="minorEastAsia"/>
                <w:color w:val="000000" w:themeColor="text1"/>
                <w:kern w:val="0"/>
                <w:sz w:val="24"/>
                <w14:textFill>
                  <w14:solidFill>
                    <w14:schemeClr w14:val="tx1"/>
                  </w14:solidFill>
                </w14:textFill>
              </w:rPr>
            </w:pPr>
          </w:p>
        </w:tc>
        <w:tc>
          <w:tcPr>
            <w:tcW w:w="2536" w:type="dxa"/>
            <w:tcBorders>
              <w:top w:val="nil"/>
              <w:left w:val="nil"/>
              <w:bottom w:val="single" w:color="auto" w:sz="4" w:space="0"/>
              <w:right w:val="single" w:color="auto" w:sz="4" w:space="0"/>
            </w:tcBorders>
            <w:vAlign w:val="center"/>
          </w:tcPr>
          <w:p w14:paraId="68AEC841">
            <w:pPr>
              <w:widowControl/>
              <w:spacing w:line="400" w:lineRule="exact"/>
              <w:jc w:val="left"/>
              <w:rPr>
                <w:rFonts w:hint="eastAsia" w:asciiTheme="minorEastAsia" w:hAnsiTheme="minorEastAsia" w:eastAsiaTheme="minorEastAsia"/>
                <w:color w:val="000000" w:themeColor="text1"/>
                <w:kern w:val="0"/>
                <w:sz w:val="24"/>
                <w14:textFill>
                  <w14:solidFill>
                    <w14:schemeClr w14:val="tx1"/>
                  </w14:solidFill>
                </w14:textFill>
              </w:rPr>
            </w:pPr>
            <w:r>
              <w:rPr>
                <w:rFonts w:asciiTheme="minorEastAsia" w:hAnsiTheme="minorEastAsia" w:eastAsiaTheme="minorEastAsia"/>
                <w:color w:val="000000" w:themeColor="text1"/>
                <w:kern w:val="0"/>
                <w:sz w:val="24"/>
                <w14:textFill>
                  <w14:solidFill>
                    <w14:schemeClr w14:val="tx1"/>
                  </w14:solidFill>
                </w14:textFill>
              </w:rPr>
              <w:t>　</w:t>
            </w:r>
          </w:p>
        </w:tc>
        <w:tc>
          <w:tcPr>
            <w:tcW w:w="3886" w:type="dxa"/>
            <w:tcBorders>
              <w:top w:val="nil"/>
              <w:left w:val="nil"/>
              <w:bottom w:val="single" w:color="auto" w:sz="4" w:space="0"/>
              <w:right w:val="single" w:color="auto" w:sz="4" w:space="0"/>
            </w:tcBorders>
            <w:vAlign w:val="center"/>
          </w:tcPr>
          <w:p w14:paraId="67299080">
            <w:pPr>
              <w:widowControl/>
              <w:spacing w:line="400" w:lineRule="exact"/>
              <w:jc w:val="left"/>
              <w:rPr>
                <w:rFonts w:hint="eastAsia" w:asciiTheme="minorEastAsia" w:hAnsiTheme="minorEastAsia" w:eastAsiaTheme="minorEastAsia"/>
                <w:color w:val="000000" w:themeColor="text1"/>
                <w:kern w:val="0"/>
                <w:sz w:val="24"/>
                <w14:textFill>
                  <w14:solidFill>
                    <w14:schemeClr w14:val="tx1"/>
                  </w14:solidFill>
                </w14:textFill>
              </w:rPr>
            </w:pPr>
            <w:r>
              <w:rPr>
                <w:rFonts w:asciiTheme="minorEastAsia" w:hAnsiTheme="minorEastAsia" w:eastAsiaTheme="minorEastAsia"/>
                <w:color w:val="000000" w:themeColor="text1"/>
                <w:kern w:val="0"/>
                <w:sz w:val="24"/>
                <w14:textFill>
                  <w14:solidFill>
                    <w14:schemeClr w14:val="tx1"/>
                  </w14:solidFill>
                </w14:textFill>
              </w:rPr>
              <w:t>　</w:t>
            </w:r>
          </w:p>
        </w:tc>
      </w:tr>
      <w:tr w14:paraId="1576B398">
        <w:tblPrEx>
          <w:tblCellMar>
            <w:top w:w="0" w:type="dxa"/>
            <w:left w:w="108" w:type="dxa"/>
            <w:bottom w:w="0" w:type="dxa"/>
            <w:right w:w="108" w:type="dxa"/>
          </w:tblCellMar>
        </w:tblPrEx>
        <w:trPr>
          <w:trHeight w:val="306" w:hRule="atLeast"/>
          <w:jc w:val="center"/>
        </w:trPr>
        <w:tc>
          <w:tcPr>
            <w:tcW w:w="614" w:type="dxa"/>
            <w:tcBorders>
              <w:top w:val="nil"/>
              <w:left w:val="single" w:color="auto" w:sz="4" w:space="0"/>
              <w:bottom w:val="single" w:color="auto" w:sz="4" w:space="0"/>
              <w:right w:val="single" w:color="auto" w:sz="4" w:space="0"/>
            </w:tcBorders>
            <w:vAlign w:val="center"/>
          </w:tcPr>
          <w:p w14:paraId="16AD1A87">
            <w:pPr>
              <w:widowControl/>
              <w:spacing w:line="400" w:lineRule="exact"/>
              <w:jc w:val="center"/>
              <w:rPr>
                <w:rFonts w:hint="eastAsia" w:asciiTheme="minorEastAsia" w:hAnsiTheme="minorEastAsia" w:eastAsiaTheme="minorEastAsia"/>
                <w:color w:val="000000" w:themeColor="text1"/>
                <w:kern w:val="0"/>
                <w:sz w:val="24"/>
                <w14:textFill>
                  <w14:solidFill>
                    <w14:schemeClr w14:val="tx1"/>
                  </w14:solidFill>
                </w14:textFill>
              </w:rPr>
            </w:pPr>
          </w:p>
        </w:tc>
        <w:tc>
          <w:tcPr>
            <w:tcW w:w="2207" w:type="dxa"/>
            <w:tcBorders>
              <w:top w:val="nil"/>
              <w:left w:val="nil"/>
              <w:bottom w:val="single" w:color="auto" w:sz="4" w:space="0"/>
              <w:right w:val="single" w:color="auto" w:sz="4" w:space="0"/>
            </w:tcBorders>
            <w:vAlign w:val="center"/>
          </w:tcPr>
          <w:p w14:paraId="24BED6A4">
            <w:pPr>
              <w:widowControl/>
              <w:spacing w:line="400" w:lineRule="exact"/>
              <w:jc w:val="left"/>
              <w:rPr>
                <w:rFonts w:hint="eastAsia" w:asciiTheme="minorEastAsia" w:hAnsiTheme="minorEastAsia" w:eastAsiaTheme="minorEastAsia"/>
                <w:color w:val="000000" w:themeColor="text1"/>
                <w:kern w:val="0"/>
                <w:sz w:val="24"/>
                <w14:textFill>
                  <w14:solidFill>
                    <w14:schemeClr w14:val="tx1"/>
                  </w14:solidFill>
                </w14:textFill>
              </w:rPr>
            </w:pPr>
          </w:p>
        </w:tc>
        <w:tc>
          <w:tcPr>
            <w:tcW w:w="2536" w:type="dxa"/>
            <w:tcBorders>
              <w:top w:val="nil"/>
              <w:left w:val="nil"/>
              <w:bottom w:val="single" w:color="auto" w:sz="4" w:space="0"/>
              <w:right w:val="single" w:color="auto" w:sz="4" w:space="0"/>
            </w:tcBorders>
            <w:vAlign w:val="center"/>
          </w:tcPr>
          <w:p w14:paraId="63A46ED3">
            <w:pPr>
              <w:widowControl/>
              <w:spacing w:line="400" w:lineRule="exact"/>
              <w:jc w:val="left"/>
              <w:rPr>
                <w:rFonts w:hint="eastAsia" w:asciiTheme="minorEastAsia" w:hAnsiTheme="minorEastAsia" w:eastAsiaTheme="minorEastAsia"/>
                <w:color w:val="000000" w:themeColor="text1"/>
                <w:kern w:val="0"/>
                <w:sz w:val="24"/>
                <w14:textFill>
                  <w14:solidFill>
                    <w14:schemeClr w14:val="tx1"/>
                  </w14:solidFill>
                </w14:textFill>
              </w:rPr>
            </w:pPr>
            <w:r>
              <w:rPr>
                <w:rFonts w:asciiTheme="minorEastAsia" w:hAnsiTheme="minorEastAsia" w:eastAsiaTheme="minorEastAsia"/>
                <w:color w:val="000000" w:themeColor="text1"/>
                <w:kern w:val="0"/>
                <w:sz w:val="24"/>
                <w14:textFill>
                  <w14:solidFill>
                    <w14:schemeClr w14:val="tx1"/>
                  </w14:solidFill>
                </w14:textFill>
              </w:rPr>
              <w:t>　</w:t>
            </w:r>
          </w:p>
        </w:tc>
        <w:tc>
          <w:tcPr>
            <w:tcW w:w="3886" w:type="dxa"/>
            <w:tcBorders>
              <w:top w:val="nil"/>
              <w:left w:val="nil"/>
              <w:bottom w:val="single" w:color="auto" w:sz="4" w:space="0"/>
              <w:right w:val="single" w:color="auto" w:sz="4" w:space="0"/>
            </w:tcBorders>
            <w:vAlign w:val="center"/>
          </w:tcPr>
          <w:p w14:paraId="6D24BD56">
            <w:pPr>
              <w:widowControl/>
              <w:spacing w:line="400" w:lineRule="exact"/>
              <w:jc w:val="left"/>
              <w:rPr>
                <w:rFonts w:hint="eastAsia" w:asciiTheme="minorEastAsia" w:hAnsiTheme="minorEastAsia" w:eastAsiaTheme="minorEastAsia"/>
                <w:color w:val="000000" w:themeColor="text1"/>
                <w:kern w:val="0"/>
                <w:sz w:val="24"/>
                <w14:textFill>
                  <w14:solidFill>
                    <w14:schemeClr w14:val="tx1"/>
                  </w14:solidFill>
                </w14:textFill>
              </w:rPr>
            </w:pPr>
            <w:r>
              <w:rPr>
                <w:rFonts w:asciiTheme="minorEastAsia" w:hAnsiTheme="minorEastAsia" w:eastAsiaTheme="minorEastAsia"/>
                <w:color w:val="000000" w:themeColor="text1"/>
                <w:kern w:val="0"/>
                <w:sz w:val="24"/>
                <w14:textFill>
                  <w14:solidFill>
                    <w14:schemeClr w14:val="tx1"/>
                  </w14:solidFill>
                </w14:textFill>
              </w:rPr>
              <w:t>　</w:t>
            </w:r>
          </w:p>
        </w:tc>
      </w:tr>
      <w:tr w14:paraId="3286D9E2">
        <w:tblPrEx>
          <w:tblCellMar>
            <w:top w:w="0" w:type="dxa"/>
            <w:left w:w="108" w:type="dxa"/>
            <w:bottom w:w="0" w:type="dxa"/>
            <w:right w:w="108" w:type="dxa"/>
          </w:tblCellMar>
        </w:tblPrEx>
        <w:trPr>
          <w:trHeight w:val="306" w:hRule="atLeast"/>
          <w:jc w:val="center"/>
        </w:trPr>
        <w:tc>
          <w:tcPr>
            <w:tcW w:w="614" w:type="dxa"/>
            <w:tcBorders>
              <w:top w:val="nil"/>
              <w:left w:val="single" w:color="auto" w:sz="4" w:space="0"/>
              <w:bottom w:val="single" w:color="auto" w:sz="4" w:space="0"/>
              <w:right w:val="single" w:color="auto" w:sz="4" w:space="0"/>
            </w:tcBorders>
            <w:vAlign w:val="center"/>
          </w:tcPr>
          <w:p w14:paraId="4F91FEF0">
            <w:pPr>
              <w:widowControl/>
              <w:spacing w:line="400" w:lineRule="exact"/>
              <w:jc w:val="center"/>
              <w:rPr>
                <w:rFonts w:hint="eastAsia" w:asciiTheme="minorEastAsia" w:hAnsiTheme="minorEastAsia" w:eastAsiaTheme="minorEastAsia"/>
                <w:color w:val="000000" w:themeColor="text1"/>
                <w:kern w:val="0"/>
                <w:sz w:val="24"/>
                <w14:textFill>
                  <w14:solidFill>
                    <w14:schemeClr w14:val="tx1"/>
                  </w14:solidFill>
                </w14:textFill>
              </w:rPr>
            </w:pPr>
          </w:p>
        </w:tc>
        <w:tc>
          <w:tcPr>
            <w:tcW w:w="2207" w:type="dxa"/>
            <w:tcBorders>
              <w:top w:val="nil"/>
              <w:left w:val="nil"/>
              <w:bottom w:val="single" w:color="auto" w:sz="4" w:space="0"/>
              <w:right w:val="single" w:color="auto" w:sz="4" w:space="0"/>
            </w:tcBorders>
            <w:vAlign w:val="center"/>
          </w:tcPr>
          <w:p w14:paraId="7BB511C7">
            <w:pPr>
              <w:widowControl/>
              <w:spacing w:line="400" w:lineRule="exact"/>
              <w:jc w:val="left"/>
              <w:rPr>
                <w:rFonts w:hint="eastAsia" w:asciiTheme="minorEastAsia" w:hAnsiTheme="minorEastAsia" w:eastAsiaTheme="minorEastAsia"/>
                <w:color w:val="000000" w:themeColor="text1"/>
                <w:kern w:val="0"/>
                <w:sz w:val="24"/>
                <w14:textFill>
                  <w14:solidFill>
                    <w14:schemeClr w14:val="tx1"/>
                  </w14:solidFill>
                </w14:textFill>
              </w:rPr>
            </w:pPr>
          </w:p>
        </w:tc>
        <w:tc>
          <w:tcPr>
            <w:tcW w:w="2536" w:type="dxa"/>
            <w:tcBorders>
              <w:top w:val="nil"/>
              <w:left w:val="nil"/>
              <w:bottom w:val="single" w:color="auto" w:sz="4" w:space="0"/>
              <w:right w:val="single" w:color="auto" w:sz="4" w:space="0"/>
            </w:tcBorders>
            <w:vAlign w:val="center"/>
          </w:tcPr>
          <w:p w14:paraId="56EFEC9A">
            <w:pPr>
              <w:widowControl/>
              <w:spacing w:line="400" w:lineRule="exact"/>
              <w:jc w:val="left"/>
              <w:rPr>
                <w:rFonts w:hint="eastAsia" w:asciiTheme="minorEastAsia" w:hAnsiTheme="minorEastAsia" w:eastAsiaTheme="minorEastAsia"/>
                <w:color w:val="000000" w:themeColor="text1"/>
                <w:kern w:val="0"/>
                <w:sz w:val="24"/>
                <w14:textFill>
                  <w14:solidFill>
                    <w14:schemeClr w14:val="tx1"/>
                  </w14:solidFill>
                </w14:textFill>
              </w:rPr>
            </w:pPr>
            <w:r>
              <w:rPr>
                <w:rFonts w:asciiTheme="minorEastAsia" w:hAnsiTheme="minorEastAsia" w:eastAsiaTheme="minorEastAsia"/>
                <w:color w:val="000000" w:themeColor="text1"/>
                <w:kern w:val="0"/>
                <w:sz w:val="24"/>
                <w14:textFill>
                  <w14:solidFill>
                    <w14:schemeClr w14:val="tx1"/>
                  </w14:solidFill>
                </w14:textFill>
              </w:rPr>
              <w:t>　</w:t>
            </w:r>
          </w:p>
        </w:tc>
        <w:tc>
          <w:tcPr>
            <w:tcW w:w="3886" w:type="dxa"/>
            <w:tcBorders>
              <w:top w:val="nil"/>
              <w:left w:val="nil"/>
              <w:bottom w:val="single" w:color="auto" w:sz="4" w:space="0"/>
              <w:right w:val="single" w:color="auto" w:sz="4" w:space="0"/>
            </w:tcBorders>
            <w:vAlign w:val="center"/>
          </w:tcPr>
          <w:p w14:paraId="7F08B030">
            <w:pPr>
              <w:widowControl/>
              <w:spacing w:line="400" w:lineRule="exact"/>
              <w:jc w:val="left"/>
              <w:rPr>
                <w:rFonts w:hint="eastAsia" w:asciiTheme="minorEastAsia" w:hAnsiTheme="minorEastAsia" w:eastAsiaTheme="minorEastAsia"/>
                <w:color w:val="000000" w:themeColor="text1"/>
                <w:kern w:val="0"/>
                <w:sz w:val="24"/>
                <w14:textFill>
                  <w14:solidFill>
                    <w14:schemeClr w14:val="tx1"/>
                  </w14:solidFill>
                </w14:textFill>
              </w:rPr>
            </w:pPr>
            <w:r>
              <w:rPr>
                <w:rFonts w:asciiTheme="minorEastAsia" w:hAnsiTheme="minorEastAsia" w:eastAsiaTheme="minorEastAsia"/>
                <w:color w:val="000000" w:themeColor="text1"/>
                <w:kern w:val="0"/>
                <w:sz w:val="24"/>
                <w14:textFill>
                  <w14:solidFill>
                    <w14:schemeClr w14:val="tx1"/>
                  </w14:solidFill>
                </w14:textFill>
              </w:rPr>
              <w:t>　</w:t>
            </w:r>
          </w:p>
        </w:tc>
      </w:tr>
      <w:tr w14:paraId="3CB58722">
        <w:tblPrEx>
          <w:tblCellMar>
            <w:top w:w="0" w:type="dxa"/>
            <w:left w:w="108" w:type="dxa"/>
            <w:bottom w:w="0" w:type="dxa"/>
            <w:right w:w="108" w:type="dxa"/>
          </w:tblCellMar>
        </w:tblPrEx>
        <w:trPr>
          <w:trHeight w:val="306" w:hRule="atLeast"/>
          <w:jc w:val="center"/>
        </w:trPr>
        <w:tc>
          <w:tcPr>
            <w:tcW w:w="614" w:type="dxa"/>
            <w:tcBorders>
              <w:top w:val="nil"/>
              <w:left w:val="single" w:color="auto" w:sz="4" w:space="0"/>
              <w:bottom w:val="single" w:color="auto" w:sz="4" w:space="0"/>
              <w:right w:val="single" w:color="auto" w:sz="4" w:space="0"/>
            </w:tcBorders>
            <w:vAlign w:val="center"/>
          </w:tcPr>
          <w:p w14:paraId="085A8554">
            <w:pPr>
              <w:widowControl/>
              <w:spacing w:line="400" w:lineRule="exact"/>
              <w:jc w:val="center"/>
              <w:rPr>
                <w:rFonts w:hint="eastAsia" w:asciiTheme="minorEastAsia" w:hAnsiTheme="minorEastAsia" w:eastAsiaTheme="minorEastAsia"/>
                <w:color w:val="000000" w:themeColor="text1"/>
                <w:kern w:val="0"/>
                <w:sz w:val="24"/>
                <w14:textFill>
                  <w14:solidFill>
                    <w14:schemeClr w14:val="tx1"/>
                  </w14:solidFill>
                </w14:textFill>
              </w:rPr>
            </w:pPr>
          </w:p>
        </w:tc>
        <w:tc>
          <w:tcPr>
            <w:tcW w:w="2207" w:type="dxa"/>
            <w:tcBorders>
              <w:top w:val="nil"/>
              <w:left w:val="nil"/>
              <w:bottom w:val="single" w:color="auto" w:sz="4" w:space="0"/>
              <w:right w:val="single" w:color="auto" w:sz="4" w:space="0"/>
            </w:tcBorders>
            <w:vAlign w:val="center"/>
          </w:tcPr>
          <w:p w14:paraId="3AB4E972">
            <w:pPr>
              <w:widowControl/>
              <w:spacing w:line="400" w:lineRule="exact"/>
              <w:jc w:val="left"/>
              <w:rPr>
                <w:rFonts w:hint="eastAsia" w:asciiTheme="minorEastAsia" w:hAnsiTheme="minorEastAsia" w:eastAsiaTheme="minorEastAsia"/>
                <w:color w:val="000000" w:themeColor="text1"/>
                <w:kern w:val="0"/>
                <w:sz w:val="24"/>
                <w14:textFill>
                  <w14:solidFill>
                    <w14:schemeClr w14:val="tx1"/>
                  </w14:solidFill>
                </w14:textFill>
              </w:rPr>
            </w:pPr>
          </w:p>
        </w:tc>
        <w:tc>
          <w:tcPr>
            <w:tcW w:w="2536" w:type="dxa"/>
            <w:tcBorders>
              <w:top w:val="nil"/>
              <w:left w:val="nil"/>
              <w:bottom w:val="nil"/>
              <w:right w:val="nil"/>
            </w:tcBorders>
            <w:vAlign w:val="center"/>
          </w:tcPr>
          <w:p w14:paraId="636FAAAE">
            <w:pPr>
              <w:widowControl/>
              <w:spacing w:line="400" w:lineRule="exact"/>
              <w:jc w:val="left"/>
              <w:rPr>
                <w:rFonts w:hint="eastAsia" w:asciiTheme="minorEastAsia" w:hAnsiTheme="minorEastAsia" w:eastAsiaTheme="minorEastAsia"/>
                <w:color w:val="000000" w:themeColor="text1"/>
                <w:kern w:val="0"/>
                <w:sz w:val="24"/>
                <w14:textFill>
                  <w14:solidFill>
                    <w14:schemeClr w14:val="tx1"/>
                  </w14:solidFill>
                </w14:textFill>
              </w:rPr>
            </w:pPr>
          </w:p>
        </w:tc>
        <w:tc>
          <w:tcPr>
            <w:tcW w:w="3886" w:type="dxa"/>
            <w:tcBorders>
              <w:top w:val="nil"/>
              <w:left w:val="single" w:color="auto" w:sz="4" w:space="0"/>
              <w:bottom w:val="single" w:color="auto" w:sz="4" w:space="0"/>
              <w:right w:val="single" w:color="auto" w:sz="4" w:space="0"/>
            </w:tcBorders>
            <w:vAlign w:val="center"/>
          </w:tcPr>
          <w:p w14:paraId="1BA31D74">
            <w:pPr>
              <w:widowControl/>
              <w:spacing w:line="400" w:lineRule="exact"/>
              <w:jc w:val="left"/>
              <w:rPr>
                <w:rFonts w:hint="eastAsia" w:asciiTheme="minorEastAsia" w:hAnsiTheme="minorEastAsia" w:eastAsiaTheme="minorEastAsia"/>
                <w:color w:val="000000" w:themeColor="text1"/>
                <w:kern w:val="0"/>
                <w:sz w:val="24"/>
                <w14:textFill>
                  <w14:solidFill>
                    <w14:schemeClr w14:val="tx1"/>
                  </w14:solidFill>
                </w14:textFill>
              </w:rPr>
            </w:pPr>
            <w:r>
              <w:rPr>
                <w:rFonts w:hint="eastAsia" w:asciiTheme="minorEastAsia" w:hAnsiTheme="minorEastAsia" w:eastAsiaTheme="minorEastAsia"/>
                <w:color w:val="000000" w:themeColor="text1"/>
                <w:kern w:val="0"/>
                <w:sz w:val="24"/>
                <w14:textFill>
                  <w14:solidFill>
                    <w14:schemeClr w14:val="tx1"/>
                  </w14:solidFill>
                </w14:textFill>
              </w:rPr>
              <w:t>供应商</w:t>
            </w:r>
            <w:r>
              <w:rPr>
                <w:rFonts w:asciiTheme="minorEastAsia" w:hAnsiTheme="minorEastAsia" w:eastAsiaTheme="minorEastAsia"/>
                <w:color w:val="000000" w:themeColor="text1"/>
                <w:kern w:val="0"/>
                <w:sz w:val="24"/>
                <w14:textFill>
                  <w14:solidFill>
                    <w14:schemeClr w14:val="tx1"/>
                  </w14:solidFill>
                </w14:textFill>
              </w:rPr>
              <w:t>可根据实际情况自行填写</w:t>
            </w:r>
            <w:r>
              <w:rPr>
                <w:rFonts w:hint="eastAsia" w:asciiTheme="minorEastAsia" w:hAnsiTheme="minorEastAsia" w:eastAsiaTheme="minorEastAsia"/>
                <w:color w:val="000000" w:themeColor="text1"/>
                <w:kern w:val="0"/>
                <w:sz w:val="24"/>
                <w14:textFill>
                  <w14:solidFill>
                    <w14:schemeClr w14:val="tx1"/>
                  </w14:solidFill>
                </w14:textFill>
              </w:rPr>
              <w:t>。</w:t>
            </w:r>
          </w:p>
        </w:tc>
      </w:tr>
      <w:tr w14:paraId="47C34345">
        <w:tblPrEx>
          <w:tblCellMar>
            <w:top w:w="0" w:type="dxa"/>
            <w:left w:w="108" w:type="dxa"/>
            <w:bottom w:w="0" w:type="dxa"/>
            <w:right w:w="108" w:type="dxa"/>
          </w:tblCellMar>
        </w:tblPrEx>
        <w:trPr>
          <w:trHeight w:val="306" w:hRule="atLeast"/>
          <w:jc w:val="center"/>
        </w:trPr>
        <w:tc>
          <w:tcPr>
            <w:tcW w:w="614" w:type="dxa"/>
            <w:tcBorders>
              <w:top w:val="nil"/>
              <w:left w:val="single" w:color="auto" w:sz="4" w:space="0"/>
              <w:bottom w:val="single" w:color="auto" w:sz="4" w:space="0"/>
              <w:right w:val="single" w:color="auto" w:sz="4" w:space="0"/>
            </w:tcBorders>
            <w:vAlign w:val="center"/>
          </w:tcPr>
          <w:p w14:paraId="03F700E6">
            <w:pPr>
              <w:widowControl/>
              <w:spacing w:line="400" w:lineRule="exact"/>
              <w:jc w:val="center"/>
              <w:rPr>
                <w:rFonts w:hint="eastAsia" w:asciiTheme="minorEastAsia" w:hAnsiTheme="minorEastAsia" w:eastAsiaTheme="minorEastAsia"/>
                <w:bCs/>
                <w:color w:val="000000" w:themeColor="text1"/>
                <w:kern w:val="0"/>
                <w:sz w:val="24"/>
                <w14:textFill>
                  <w14:solidFill>
                    <w14:schemeClr w14:val="tx1"/>
                  </w14:solidFill>
                </w14:textFill>
              </w:rPr>
            </w:pPr>
            <w:r>
              <w:rPr>
                <w:rFonts w:asciiTheme="minorEastAsia" w:hAnsiTheme="minorEastAsia" w:eastAsiaTheme="minorEastAsia"/>
                <w:bCs/>
                <w:color w:val="000000" w:themeColor="text1"/>
                <w:kern w:val="0"/>
                <w:sz w:val="24"/>
                <w14:textFill>
                  <w14:solidFill>
                    <w14:schemeClr w14:val="tx1"/>
                  </w14:solidFill>
                </w14:textFill>
              </w:rPr>
              <w:t>合计</w:t>
            </w:r>
          </w:p>
        </w:tc>
        <w:tc>
          <w:tcPr>
            <w:tcW w:w="2207" w:type="dxa"/>
            <w:tcBorders>
              <w:top w:val="nil"/>
              <w:left w:val="nil"/>
              <w:bottom w:val="single" w:color="auto" w:sz="4" w:space="0"/>
              <w:right w:val="single" w:color="auto" w:sz="4" w:space="0"/>
            </w:tcBorders>
            <w:vAlign w:val="center"/>
          </w:tcPr>
          <w:p w14:paraId="632D3362">
            <w:pPr>
              <w:widowControl/>
              <w:spacing w:line="400" w:lineRule="exact"/>
              <w:jc w:val="left"/>
              <w:rPr>
                <w:rFonts w:hint="eastAsia" w:asciiTheme="minorEastAsia" w:hAnsiTheme="minorEastAsia" w:eastAsiaTheme="minorEastAsia"/>
                <w:color w:val="000000" w:themeColor="text1"/>
                <w:kern w:val="0"/>
                <w:sz w:val="24"/>
                <w14:textFill>
                  <w14:solidFill>
                    <w14:schemeClr w14:val="tx1"/>
                  </w14:solidFill>
                </w14:textFill>
              </w:rPr>
            </w:pPr>
            <w:r>
              <w:rPr>
                <w:rFonts w:asciiTheme="minorEastAsia" w:hAnsiTheme="minorEastAsia" w:eastAsiaTheme="minorEastAsia"/>
                <w:color w:val="000000" w:themeColor="text1"/>
                <w:kern w:val="0"/>
                <w:sz w:val="24"/>
                <w14:textFill>
                  <w14:solidFill>
                    <w14:schemeClr w14:val="tx1"/>
                  </w14:solidFill>
                </w14:textFill>
              </w:rPr>
              <w:t>　</w:t>
            </w:r>
          </w:p>
        </w:tc>
        <w:tc>
          <w:tcPr>
            <w:tcW w:w="2536" w:type="dxa"/>
            <w:tcBorders>
              <w:top w:val="single" w:color="auto" w:sz="4" w:space="0"/>
              <w:left w:val="nil"/>
              <w:bottom w:val="single" w:color="auto" w:sz="4" w:space="0"/>
              <w:right w:val="single" w:color="auto" w:sz="4" w:space="0"/>
            </w:tcBorders>
            <w:vAlign w:val="center"/>
          </w:tcPr>
          <w:p w14:paraId="6269319F">
            <w:pPr>
              <w:widowControl/>
              <w:spacing w:line="400" w:lineRule="exact"/>
              <w:jc w:val="left"/>
              <w:rPr>
                <w:rFonts w:hint="eastAsia" w:asciiTheme="minorEastAsia" w:hAnsiTheme="minorEastAsia" w:eastAsiaTheme="minorEastAsia"/>
                <w:color w:val="000000" w:themeColor="text1"/>
                <w:kern w:val="0"/>
                <w:sz w:val="24"/>
                <w14:textFill>
                  <w14:solidFill>
                    <w14:schemeClr w14:val="tx1"/>
                  </w14:solidFill>
                </w14:textFill>
              </w:rPr>
            </w:pPr>
            <w:r>
              <w:rPr>
                <w:rFonts w:asciiTheme="minorEastAsia" w:hAnsiTheme="minorEastAsia" w:eastAsiaTheme="minorEastAsia"/>
                <w:color w:val="000000" w:themeColor="text1"/>
                <w:kern w:val="0"/>
                <w:sz w:val="24"/>
                <w14:textFill>
                  <w14:solidFill>
                    <w14:schemeClr w14:val="tx1"/>
                  </w14:solidFill>
                </w14:textFill>
              </w:rPr>
              <w:t>　</w:t>
            </w:r>
          </w:p>
        </w:tc>
        <w:tc>
          <w:tcPr>
            <w:tcW w:w="3886" w:type="dxa"/>
            <w:tcBorders>
              <w:top w:val="nil"/>
              <w:left w:val="nil"/>
              <w:bottom w:val="single" w:color="auto" w:sz="4" w:space="0"/>
              <w:right w:val="single" w:color="auto" w:sz="4" w:space="0"/>
            </w:tcBorders>
            <w:vAlign w:val="center"/>
          </w:tcPr>
          <w:p w14:paraId="348681FC">
            <w:pPr>
              <w:widowControl/>
              <w:spacing w:line="400" w:lineRule="exact"/>
              <w:jc w:val="left"/>
              <w:rPr>
                <w:rFonts w:hint="eastAsia" w:asciiTheme="minorEastAsia" w:hAnsiTheme="minorEastAsia" w:eastAsiaTheme="minorEastAsia"/>
                <w:color w:val="000000" w:themeColor="text1"/>
                <w:kern w:val="0"/>
                <w:sz w:val="24"/>
                <w14:textFill>
                  <w14:solidFill>
                    <w14:schemeClr w14:val="tx1"/>
                  </w14:solidFill>
                </w14:textFill>
              </w:rPr>
            </w:pPr>
            <w:r>
              <w:rPr>
                <w:rFonts w:asciiTheme="minorEastAsia" w:hAnsiTheme="minorEastAsia" w:eastAsiaTheme="minorEastAsia"/>
                <w:color w:val="000000" w:themeColor="text1"/>
                <w:kern w:val="0"/>
                <w:sz w:val="24"/>
                <w14:textFill>
                  <w14:solidFill>
                    <w14:schemeClr w14:val="tx1"/>
                  </w14:solidFill>
                </w14:textFill>
              </w:rPr>
              <w:t>　</w:t>
            </w:r>
          </w:p>
        </w:tc>
      </w:tr>
    </w:tbl>
    <w:p w14:paraId="27F6FAD9">
      <w:pPr>
        <w:pStyle w:val="23"/>
        <w:tabs>
          <w:tab w:val="left" w:pos="5580"/>
        </w:tabs>
        <w:spacing w:before="120" w:line="360" w:lineRule="auto"/>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供应商名称（盖章）：</w:t>
      </w:r>
    </w:p>
    <w:p w14:paraId="746A87FB">
      <w:pPr>
        <w:pStyle w:val="23"/>
        <w:tabs>
          <w:tab w:val="left" w:pos="5580"/>
        </w:tabs>
        <w:spacing w:before="120" w:line="360" w:lineRule="auto"/>
        <w:rPr>
          <w:rFonts w:hint="eastAsia" w:asciiTheme="minorEastAsia" w:hAnsiTheme="minorEastAsia" w:eastAsiaTheme="minorEastAsia"/>
          <w:color w:val="000000" w:themeColor="text1"/>
          <w:sz w:val="24"/>
          <w:u w:val="single"/>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供应商</w:t>
      </w:r>
      <w:r>
        <w:rPr>
          <w:rFonts w:hint="eastAsia" w:asciiTheme="minorEastAsia" w:hAnsiTheme="minorEastAsia" w:eastAsiaTheme="minorEastAsia"/>
          <w:color w:val="000000" w:themeColor="text1"/>
          <w:sz w:val="24"/>
          <w14:textFill>
            <w14:solidFill>
              <w14:schemeClr w14:val="tx1"/>
            </w14:solidFill>
          </w14:textFill>
        </w:rPr>
        <w:t>法定代表人（单位负责人）或</w:t>
      </w:r>
      <w:r>
        <w:rPr>
          <w:rFonts w:asciiTheme="minorEastAsia" w:hAnsiTheme="minorEastAsia" w:eastAsiaTheme="minorEastAsia"/>
          <w:color w:val="000000" w:themeColor="text1"/>
          <w:sz w:val="24"/>
          <w14:textFill>
            <w14:solidFill>
              <w14:schemeClr w14:val="tx1"/>
            </w14:solidFill>
          </w14:textFill>
        </w:rPr>
        <w:t>授权代表(签字):</w:t>
      </w:r>
      <w:r>
        <w:rPr>
          <w:rFonts w:asciiTheme="minorEastAsia" w:hAnsiTheme="minorEastAsia" w:eastAsiaTheme="minorEastAsia"/>
          <w:color w:val="000000" w:themeColor="text1"/>
          <w:sz w:val="24"/>
          <w:u w:val="single"/>
          <w14:textFill>
            <w14:solidFill>
              <w14:schemeClr w14:val="tx1"/>
            </w14:solidFill>
          </w14:textFill>
        </w:rPr>
        <w:tab/>
      </w:r>
    </w:p>
    <w:p w14:paraId="656462AA">
      <w:pPr>
        <w:pStyle w:val="23"/>
        <w:spacing w:line="360" w:lineRule="auto"/>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注:1.如果不提供详细分项报价将视为没有实质性响应</w:t>
      </w:r>
      <w:r>
        <w:rPr>
          <w:rFonts w:hint="eastAsia" w:asciiTheme="minorEastAsia" w:hAnsiTheme="minorEastAsia" w:eastAsiaTheme="minorEastAsia"/>
          <w:color w:val="000000" w:themeColor="text1"/>
          <w:sz w:val="24"/>
          <w14:textFill>
            <w14:solidFill>
              <w14:schemeClr w14:val="tx1"/>
            </w14:solidFill>
          </w14:textFill>
        </w:rPr>
        <w:t>遴选</w:t>
      </w:r>
      <w:r>
        <w:rPr>
          <w:rFonts w:asciiTheme="minorEastAsia" w:hAnsiTheme="minorEastAsia" w:eastAsiaTheme="minorEastAsia"/>
          <w:color w:val="000000" w:themeColor="text1"/>
          <w:sz w:val="24"/>
          <w14:textFill>
            <w14:solidFill>
              <w14:schemeClr w14:val="tx1"/>
            </w14:solidFill>
          </w14:textFill>
        </w:rPr>
        <w:t>文件。</w:t>
      </w:r>
    </w:p>
    <w:p w14:paraId="4B733E39">
      <w:p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asciiTheme="minorEastAsia" w:hAnsiTheme="minorEastAsia" w:eastAsiaTheme="minorEastAsia"/>
          <w:color w:val="000000" w:themeColor="text1"/>
          <w:sz w:val="24"/>
          <w:szCs w:val="21"/>
          <w14:textFill>
            <w14:solidFill>
              <w14:schemeClr w14:val="tx1"/>
            </w14:solidFill>
          </w14:textFill>
        </w:rPr>
        <w:t xml:space="preserve">  2.上述各项的详细分项报价，应另页描述</w:t>
      </w:r>
      <w:r>
        <w:rPr>
          <w:rFonts w:hint="eastAsia" w:asciiTheme="minorEastAsia" w:hAnsiTheme="minorEastAsia" w:eastAsiaTheme="minorEastAsia"/>
          <w:color w:val="000000" w:themeColor="text1"/>
          <w:sz w:val="24"/>
          <w:szCs w:val="21"/>
          <w14:textFill>
            <w14:solidFill>
              <w14:schemeClr w14:val="tx1"/>
            </w14:solidFill>
          </w14:textFill>
        </w:rPr>
        <w:t>。</w:t>
      </w:r>
    </w:p>
    <w:p w14:paraId="4EA581A9">
      <w:pPr>
        <w:pStyle w:val="23"/>
        <w:spacing w:line="360" w:lineRule="auto"/>
        <w:rPr>
          <w:rFonts w:hint="eastAsia" w:asciiTheme="minorEastAsia" w:hAnsiTheme="minorEastAsia" w:eastAsiaTheme="minorEastAsia"/>
          <w:color w:val="000000" w:themeColor="text1"/>
          <w:sz w:val="24"/>
          <w14:textFill>
            <w14:solidFill>
              <w14:schemeClr w14:val="tx1"/>
            </w14:solidFill>
          </w14:textFill>
        </w:rPr>
      </w:pPr>
    </w:p>
    <w:p w14:paraId="18076153">
      <w:pPr>
        <w:widowControl/>
        <w:jc w:val="left"/>
        <w:rPr>
          <w:rFonts w:hint="eastAsia" w:asciiTheme="minorEastAsia" w:hAnsiTheme="minorEastAsia" w:eastAsiaTheme="minorEastAsia"/>
          <w:color w:val="000000" w:themeColor="text1"/>
          <w:sz w:val="24"/>
          <w:szCs w:val="21"/>
          <w14:textFill>
            <w14:solidFill>
              <w14:schemeClr w14:val="tx1"/>
            </w14:solidFill>
          </w14:textFill>
        </w:rPr>
        <w:sectPr>
          <w:pgSz w:w="11907" w:h="16840"/>
          <w:pgMar w:top="1440" w:right="1797" w:bottom="1440" w:left="1797" w:header="851" w:footer="992" w:gutter="0"/>
          <w:cols w:space="425" w:num="1"/>
          <w:docGrid w:linePitch="326" w:charSpace="0"/>
        </w:sectPr>
      </w:pPr>
    </w:p>
    <w:p w14:paraId="3C7F8474">
      <w:pPr>
        <w:pStyle w:val="4"/>
        <w:spacing w:before="0" w:after="0" w:line="360" w:lineRule="auto"/>
        <w:rPr>
          <w:rFonts w:hint="eastAsia" w:asciiTheme="minorEastAsia" w:hAnsiTheme="minorEastAsia" w:eastAsiaTheme="minorEastAsia"/>
          <w:b w:val="0"/>
          <w:color w:val="000000" w:themeColor="text1"/>
          <w:sz w:val="24"/>
          <w:szCs w:val="24"/>
          <w14:textFill>
            <w14:solidFill>
              <w14:schemeClr w14:val="tx1"/>
            </w14:solidFill>
          </w14:textFill>
        </w:rPr>
      </w:pPr>
      <w:bookmarkStart w:id="270" w:name="_Toc497315167"/>
      <w:bookmarkStart w:id="271" w:name="_Toc495677519"/>
      <w:bookmarkStart w:id="272" w:name="_Toc73427854"/>
      <w:bookmarkStart w:id="273" w:name="_Toc107918036"/>
      <w:r>
        <w:rPr>
          <w:rFonts w:asciiTheme="minorEastAsia" w:hAnsiTheme="minorEastAsia" w:eastAsiaTheme="minorEastAsia"/>
          <w:color w:val="000000" w:themeColor="text1"/>
          <w:sz w:val="24"/>
          <w:szCs w:val="24"/>
          <w14:textFill>
            <w14:solidFill>
              <w14:schemeClr w14:val="tx1"/>
            </w14:solidFill>
          </w14:textFill>
        </w:rPr>
        <w:t>附件9</w:t>
      </w:r>
      <w:r>
        <w:rPr>
          <w:rFonts w:hint="eastAsia" w:asciiTheme="minorEastAsia" w:hAnsiTheme="minorEastAsia" w:eastAsiaTheme="minorEastAsia"/>
          <w:color w:val="000000" w:themeColor="text1"/>
          <w:sz w:val="24"/>
          <w:szCs w:val="24"/>
          <w14:textFill>
            <w14:solidFill>
              <w14:schemeClr w14:val="tx1"/>
            </w14:solidFill>
          </w14:textFill>
        </w:rPr>
        <w:t xml:space="preserve"> </w:t>
      </w:r>
      <w:bookmarkEnd w:id="270"/>
      <w:bookmarkEnd w:id="271"/>
      <w:bookmarkEnd w:id="272"/>
      <w:r>
        <w:rPr>
          <w:rFonts w:hint="eastAsia" w:asciiTheme="minorEastAsia" w:hAnsiTheme="minorEastAsia" w:eastAsiaTheme="minorEastAsia"/>
          <w:color w:val="000000" w:themeColor="text1"/>
          <w:sz w:val="24"/>
          <w:szCs w:val="24"/>
          <w14:textFill>
            <w14:solidFill>
              <w14:schemeClr w14:val="tx1"/>
            </w14:solidFill>
          </w14:textFill>
        </w:rPr>
        <w:t>服务内容</w:t>
      </w:r>
      <w:r>
        <w:rPr>
          <w:rFonts w:asciiTheme="minorEastAsia" w:hAnsiTheme="minorEastAsia" w:eastAsiaTheme="minorEastAsia"/>
          <w:color w:val="000000" w:themeColor="text1"/>
          <w:sz w:val="24"/>
          <w:szCs w:val="24"/>
          <w14:textFill>
            <w14:solidFill>
              <w14:schemeClr w14:val="tx1"/>
            </w14:solidFill>
          </w14:textFill>
        </w:rPr>
        <w:t>偏离表</w:t>
      </w:r>
      <w:r>
        <w:rPr>
          <w:rFonts w:hint="eastAsia" w:asciiTheme="minorEastAsia" w:hAnsiTheme="minorEastAsia" w:eastAsiaTheme="minorEastAsia"/>
          <w:color w:val="000000" w:themeColor="text1"/>
          <w:sz w:val="24"/>
          <w14:textFill>
            <w14:solidFill>
              <w14:schemeClr w14:val="tx1"/>
            </w14:solidFill>
          </w14:textFill>
        </w:rPr>
        <w:t>（格式）</w:t>
      </w:r>
      <w:bookmarkEnd w:id="273"/>
    </w:p>
    <w:p w14:paraId="4C4AC7E5">
      <w:pPr>
        <w:spacing w:after="240" w:line="360" w:lineRule="auto"/>
        <w:ind w:hanging="119"/>
        <w:rPr>
          <w:rFonts w:hint="eastAsia" w:asciiTheme="minorEastAsia" w:hAnsiTheme="minorEastAsia" w:eastAsiaTheme="minorEastAsia"/>
          <w:color w:val="000000" w:themeColor="text1"/>
          <w:sz w:val="24"/>
          <w:szCs w:val="24"/>
          <w:u w:val="single"/>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项目名称：项目编号：</w:t>
      </w:r>
    </w:p>
    <w:tbl>
      <w:tblPr>
        <w:tblStyle w:val="45"/>
        <w:tblW w:w="9181"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242"/>
        <w:gridCol w:w="2410"/>
        <w:gridCol w:w="2552"/>
        <w:gridCol w:w="1560"/>
        <w:gridCol w:w="1417"/>
      </w:tblGrid>
      <w:tr w14:paraId="63265BB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133" w:hRule="atLeast"/>
        </w:trPr>
        <w:tc>
          <w:tcPr>
            <w:tcW w:w="1242" w:type="dxa"/>
            <w:tcBorders>
              <w:top w:val="single" w:color="auto" w:sz="12" w:space="0"/>
            </w:tcBorders>
            <w:vAlign w:val="center"/>
          </w:tcPr>
          <w:p w14:paraId="2778A850">
            <w:pPr>
              <w:spacing w:before="240" w:after="240"/>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序号</w:t>
            </w:r>
          </w:p>
        </w:tc>
        <w:tc>
          <w:tcPr>
            <w:tcW w:w="2410" w:type="dxa"/>
            <w:tcBorders>
              <w:top w:val="single" w:color="auto" w:sz="12" w:space="0"/>
            </w:tcBorders>
            <w:vAlign w:val="center"/>
          </w:tcPr>
          <w:p w14:paraId="521012FB">
            <w:pPr>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文件的服务要求</w:t>
            </w:r>
          </w:p>
        </w:tc>
        <w:tc>
          <w:tcPr>
            <w:tcW w:w="2552" w:type="dxa"/>
            <w:tcBorders>
              <w:top w:val="single" w:color="auto" w:sz="12" w:space="0"/>
            </w:tcBorders>
            <w:vAlign w:val="center"/>
          </w:tcPr>
          <w:p w14:paraId="41F39FC8">
            <w:pPr>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响应</w:t>
            </w:r>
            <w:r>
              <w:rPr>
                <w:rFonts w:asciiTheme="minorEastAsia" w:hAnsiTheme="minorEastAsia" w:eastAsiaTheme="minorEastAsia"/>
                <w:color w:val="000000" w:themeColor="text1"/>
                <w:sz w:val="24"/>
                <w:szCs w:val="24"/>
                <w14:textFill>
                  <w14:solidFill>
                    <w14:schemeClr w14:val="tx1"/>
                  </w14:solidFill>
                </w14:textFill>
              </w:rPr>
              <w:t>文件的服务内容</w:t>
            </w:r>
          </w:p>
        </w:tc>
        <w:tc>
          <w:tcPr>
            <w:tcW w:w="1560" w:type="dxa"/>
            <w:tcBorders>
              <w:top w:val="single" w:color="auto" w:sz="12" w:space="0"/>
            </w:tcBorders>
            <w:vAlign w:val="center"/>
          </w:tcPr>
          <w:p w14:paraId="74136F51">
            <w:pPr>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偏离</w:t>
            </w:r>
          </w:p>
        </w:tc>
        <w:tc>
          <w:tcPr>
            <w:tcW w:w="1417" w:type="dxa"/>
            <w:tcBorders>
              <w:top w:val="single" w:color="auto" w:sz="12" w:space="0"/>
            </w:tcBorders>
            <w:vAlign w:val="center"/>
          </w:tcPr>
          <w:p w14:paraId="4AFF8047">
            <w:pPr>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说明</w:t>
            </w:r>
          </w:p>
        </w:tc>
      </w:tr>
      <w:tr w14:paraId="2E664E9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42" w:type="dxa"/>
          </w:tcPr>
          <w:p w14:paraId="7633711D">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c>
          <w:tcPr>
            <w:tcW w:w="2410" w:type="dxa"/>
          </w:tcPr>
          <w:p w14:paraId="1B86AFB8">
            <w:pPr>
              <w:rPr>
                <w:rFonts w:hint="eastAsia" w:asciiTheme="minorEastAsia" w:hAnsiTheme="minorEastAsia" w:eastAsiaTheme="minorEastAsia"/>
                <w:color w:val="000000" w:themeColor="text1"/>
                <w:sz w:val="24"/>
                <w:szCs w:val="24"/>
                <w14:textFill>
                  <w14:solidFill>
                    <w14:schemeClr w14:val="tx1"/>
                  </w14:solidFill>
                </w14:textFill>
              </w:rPr>
            </w:pPr>
          </w:p>
        </w:tc>
        <w:tc>
          <w:tcPr>
            <w:tcW w:w="2552" w:type="dxa"/>
          </w:tcPr>
          <w:p w14:paraId="76DCAC36">
            <w:pPr>
              <w:rPr>
                <w:rFonts w:hint="eastAsia" w:asciiTheme="minorEastAsia" w:hAnsiTheme="minorEastAsia" w:eastAsiaTheme="minorEastAsia"/>
                <w:color w:val="000000" w:themeColor="text1"/>
                <w:sz w:val="24"/>
                <w:szCs w:val="24"/>
                <w14:textFill>
                  <w14:solidFill>
                    <w14:schemeClr w14:val="tx1"/>
                  </w14:solidFill>
                </w14:textFill>
              </w:rPr>
            </w:pPr>
          </w:p>
        </w:tc>
        <w:tc>
          <w:tcPr>
            <w:tcW w:w="1560" w:type="dxa"/>
          </w:tcPr>
          <w:p w14:paraId="641514E0">
            <w:pPr>
              <w:rPr>
                <w:rFonts w:hint="eastAsia" w:asciiTheme="minorEastAsia" w:hAnsiTheme="minorEastAsia" w:eastAsiaTheme="minorEastAsia"/>
                <w:color w:val="000000" w:themeColor="text1"/>
                <w:sz w:val="24"/>
                <w:szCs w:val="24"/>
                <w14:textFill>
                  <w14:solidFill>
                    <w14:schemeClr w14:val="tx1"/>
                  </w14:solidFill>
                </w14:textFill>
              </w:rPr>
            </w:pPr>
          </w:p>
        </w:tc>
        <w:tc>
          <w:tcPr>
            <w:tcW w:w="1417" w:type="dxa"/>
          </w:tcPr>
          <w:p w14:paraId="4C4F278A">
            <w:pPr>
              <w:rPr>
                <w:rFonts w:hint="eastAsia" w:asciiTheme="minorEastAsia" w:hAnsiTheme="minorEastAsia" w:eastAsiaTheme="minorEastAsia"/>
                <w:color w:val="000000" w:themeColor="text1"/>
                <w:sz w:val="24"/>
                <w:szCs w:val="24"/>
                <w14:textFill>
                  <w14:solidFill>
                    <w14:schemeClr w14:val="tx1"/>
                  </w14:solidFill>
                </w14:textFill>
              </w:rPr>
            </w:pPr>
          </w:p>
        </w:tc>
      </w:tr>
      <w:tr w14:paraId="3E44353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42" w:type="dxa"/>
          </w:tcPr>
          <w:p w14:paraId="7CE34059">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c>
          <w:tcPr>
            <w:tcW w:w="2410" w:type="dxa"/>
          </w:tcPr>
          <w:p w14:paraId="49EC97A9">
            <w:pPr>
              <w:rPr>
                <w:rFonts w:hint="eastAsia" w:asciiTheme="minorEastAsia" w:hAnsiTheme="minorEastAsia" w:eastAsiaTheme="minorEastAsia"/>
                <w:color w:val="000000" w:themeColor="text1"/>
                <w:sz w:val="24"/>
                <w:szCs w:val="24"/>
                <w14:textFill>
                  <w14:solidFill>
                    <w14:schemeClr w14:val="tx1"/>
                  </w14:solidFill>
                </w14:textFill>
              </w:rPr>
            </w:pPr>
          </w:p>
        </w:tc>
        <w:tc>
          <w:tcPr>
            <w:tcW w:w="2552" w:type="dxa"/>
          </w:tcPr>
          <w:p w14:paraId="58A31E75">
            <w:pPr>
              <w:rPr>
                <w:rFonts w:hint="eastAsia" w:asciiTheme="minorEastAsia" w:hAnsiTheme="minorEastAsia" w:eastAsiaTheme="minorEastAsia"/>
                <w:color w:val="000000" w:themeColor="text1"/>
                <w:sz w:val="24"/>
                <w:szCs w:val="24"/>
                <w14:textFill>
                  <w14:solidFill>
                    <w14:schemeClr w14:val="tx1"/>
                  </w14:solidFill>
                </w14:textFill>
              </w:rPr>
            </w:pPr>
          </w:p>
        </w:tc>
        <w:tc>
          <w:tcPr>
            <w:tcW w:w="1560" w:type="dxa"/>
          </w:tcPr>
          <w:p w14:paraId="30C0123B">
            <w:pPr>
              <w:rPr>
                <w:rFonts w:hint="eastAsia" w:asciiTheme="minorEastAsia" w:hAnsiTheme="minorEastAsia" w:eastAsiaTheme="minorEastAsia"/>
                <w:color w:val="000000" w:themeColor="text1"/>
                <w:sz w:val="24"/>
                <w:szCs w:val="24"/>
                <w14:textFill>
                  <w14:solidFill>
                    <w14:schemeClr w14:val="tx1"/>
                  </w14:solidFill>
                </w14:textFill>
              </w:rPr>
            </w:pPr>
          </w:p>
        </w:tc>
        <w:tc>
          <w:tcPr>
            <w:tcW w:w="1417" w:type="dxa"/>
          </w:tcPr>
          <w:p w14:paraId="0B3F889F">
            <w:pPr>
              <w:rPr>
                <w:rFonts w:hint="eastAsia" w:asciiTheme="minorEastAsia" w:hAnsiTheme="minorEastAsia" w:eastAsiaTheme="minorEastAsia"/>
                <w:color w:val="000000" w:themeColor="text1"/>
                <w:sz w:val="24"/>
                <w:szCs w:val="24"/>
                <w14:textFill>
                  <w14:solidFill>
                    <w14:schemeClr w14:val="tx1"/>
                  </w14:solidFill>
                </w14:textFill>
              </w:rPr>
            </w:pPr>
          </w:p>
        </w:tc>
      </w:tr>
      <w:tr w14:paraId="3AA24AF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42" w:type="dxa"/>
          </w:tcPr>
          <w:p w14:paraId="300C9683">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c>
          <w:tcPr>
            <w:tcW w:w="2410" w:type="dxa"/>
          </w:tcPr>
          <w:p w14:paraId="065BE17B">
            <w:pPr>
              <w:rPr>
                <w:rFonts w:hint="eastAsia" w:asciiTheme="minorEastAsia" w:hAnsiTheme="minorEastAsia" w:eastAsiaTheme="minorEastAsia"/>
                <w:color w:val="000000" w:themeColor="text1"/>
                <w:sz w:val="24"/>
                <w:szCs w:val="24"/>
                <w14:textFill>
                  <w14:solidFill>
                    <w14:schemeClr w14:val="tx1"/>
                  </w14:solidFill>
                </w14:textFill>
              </w:rPr>
            </w:pPr>
          </w:p>
        </w:tc>
        <w:tc>
          <w:tcPr>
            <w:tcW w:w="2552" w:type="dxa"/>
          </w:tcPr>
          <w:p w14:paraId="1D979885">
            <w:pPr>
              <w:rPr>
                <w:rFonts w:hint="eastAsia" w:asciiTheme="minorEastAsia" w:hAnsiTheme="minorEastAsia" w:eastAsiaTheme="minorEastAsia"/>
                <w:color w:val="000000" w:themeColor="text1"/>
                <w:sz w:val="24"/>
                <w:szCs w:val="24"/>
                <w14:textFill>
                  <w14:solidFill>
                    <w14:schemeClr w14:val="tx1"/>
                  </w14:solidFill>
                </w14:textFill>
              </w:rPr>
            </w:pPr>
          </w:p>
        </w:tc>
        <w:tc>
          <w:tcPr>
            <w:tcW w:w="1560" w:type="dxa"/>
          </w:tcPr>
          <w:p w14:paraId="6387DE3A">
            <w:pPr>
              <w:rPr>
                <w:rFonts w:hint="eastAsia" w:asciiTheme="minorEastAsia" w:hAnsiTheme="minorEastAsia" w:eastAsiaTheme="minorEastAsia"/>
                <w:color w:val="000000" w:themeColor="text1"/>
                <w:sz w:val="24"/>
                <w:szCs w:val="24"/>
                <w14:textFill>
                  <w14:solidFill>
                    <w14:schemeClr w14:val="tx1"/>
                  </w14:solidFill>
                </w14:textFill>
              </w:rPr>
            </w:pPr>
          </w:p>
        </w:tc>
        <w:tc>
          <w:tcPr>
            <w:tcW w:w="1417" w:type="dxa"/>
          </w:tcPr>
          <w:p w14:paraId="1195D6D5">
            <w:pPr>
              <w:rPr>
                <w:rFonts w:hint="eastAsia" w:asciiTheme="minorEastAsia" w:hAnsiTheme="minorEastAsia" w:eastAsiaTheme="minorEastAsia"/>
                <w:color w:val="000000" w:themeColor="text1"/>
                <w:sz w:val="24"/>
                <w:szCs w:val="24"/>
                <w14:textFill>
                  <w14:solidFill>
                    <w14:schemeClr w14:val="tx1"/>
                  </w14:solidFill>
                </w14:textFill>
              </w:rPr>
            </w:pPr>
          </w:p>
        </w:tc>
      </w:tr>
      <w:tr w14:paraId="1480774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42" w:type="dxa"/>
          </w:tcPr>
          <w:p w14:paraId="44D6AE29">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c>
          <w:tcPr>
            <w:tcW w:w="2410" w:type="dxa"/>
          </w:tcPr>
          <w:p w14:paraId="5F6EC8EC">
            <w:pPr>
              <w:rPr>
                <w:rFonts w:hint="eastAsia" w:asciiTheme="minorEastAsia" w:hAnsiTheme="minorEastAsia" w:eastAsiaTheme="minorEastAsia"/>
                <w:color w:val="000000" w:themeColor="text1"/>
                <w:sz w:val="24"/>
                <w:szCs w:val="24"/>
                <w14:textFill>
                  <w14:solidFill>
                    <w14:schemeClr w14:val="tx1"/>
                  </w14:solidFill>
                </w14:textFill>
              </w:rPr>
            </w:pPr>
          </w:p>
        </w:tc>
        <w:tc>
          <w:tcPr>
            <w:tcW w:w="2552" w:type="dxa"/>
          </w:tcPr>
          <w:p w14:paraId="60457D36">
            <w:pPr>
              <w:rPr>
                <w:rFonts w:hint="eastAsia" w:asciiTheme="minorEastAsia" w:hAnsiTheme="minorEastAsia" w:eastAsiaTheme="minorEastAsia"/>
                <w:color w:val="000000" w:themeColor="text1"/>
                <w:sz w:val="24"/>
                <w:szCs w:val="24"/>
                <w14:textFill>
                  <w14:solidFill>
                    <w14:schemeClr w14:val="tx1"/>
                  </w14:solidFill>
                </w14:textFill>
              </w:rPr>
            </w:pPr>
          </w:p>
        </w:tc>
        <w:tc>
          <w:tcPr>
            <w:tcW w:w="1560" w:type="dxa"/>
          </w:tcPr>
          <w:p w14:paraId="1CFEF319">
            <w:pPr>
              <w:rPr>
                <w:rFonts w:hint="eastAsia" w:asciiTheme="minorEastAsia" w:hAnsiTheme="minorEastAsia" w:eastAsiaTheme="minorEastAsia"/>
                <w:color w:val="000000" w:themeColor="text1"/>
                <w:sz w:val="24"/>
                <w:szCs w:val="24"/>
                <w14:textFill>
                  <w14:solidFill>
                    <w14:schemeClr w14:val="tx1"/>
                  </w14:solidFill>
                </w14:textFill>
              </w:rPr>
            </w:pPr>
          </w:p>
        </w:tc>
        <w:tc>
          <w:tcPr>
            <w:tcW w:w="1417" w:type="dxa"/>
          </w:tcPr>
          <w:p w14:paraId="24E50199">
            <w:pPr>
              <w:rPr>
                <w:rFonts w:hint="eastAsia" w:asciiTheme="minorEastAsia" w:hAnsiTheme="minorEastAsia" w:eastAsiaTheme="minorEastAsia"/>
                <w:color w:val="000000" w:themeColor="text1"/>
                <w:sz w:val="24"/>
                <w:szCs w:val="24"/>
                <w14:textFill>
                  <w14:solidFill>
                    <w14:schemeClr w14:val="tx1"/>
                  </w14:solidFill>
                </w14:textFill>
              </w:rPr>
            </w:pPr>
          </w:p>
        </w:tc>
      </w:tr>
      <w:tr w14:paraId="2B00108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42" w:type="dxa"/>
          </w:tcPr>
          <w:p w14:paraId="7E1B224E">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c>
          <w:tcPr>
            <w:tcW w:w="2410" w:type="dxa"/>
          </w:tcPr>
          <w:p w14:paraId="6AC48AC9">
            <w:pPr>
              <w:rPr>
                <w:rFonts w:hint="eastAsia" w:asciiTheme="minorEastAsia" w:hAnsiTheme="minorEastAsia" w:eastAsiaTheme="minorEastAsia"/>
                <w:color w:val="000000" w:themeColor="text1"/>
                <w:sz w:val="24"/>
                <w:szCs w:val="24"/>
                <w14:textFill>
                  <w14:solidFill>
                    <w14:schemeClr w14:val="tx1"/>
                  </w14:solidFill>
                </w14:textFill>
              </w:rPr>
            </w:pPr>
          </w:p>
        </w:tc>
        <w:tc>
          <w:tcPr>
            <w:tcW w:w="2552" w:type="dxa"/>
          </w:tcPr>
          <w:p w14:paraId="4DDB7550">
            <w:pPr>
              <w:rPr>
                <w:rFonts w:hint="eastAsia" w:asciiTheme="minorEastAsia" w:hAnsiTheme="minorEastAsia" w:eastAsiaTheme="minorEastAsia"/>
                <w:color w:val="000000" w:themeColor="text1"/>
                <w:sz w:val="24"/>
                <w:szCs w:val="24"/>
                <w14:textFill>
                  <w14:solidFill>
                    <w14:schemeClr w14:val="tx1"/>
                  </w14:solidFill>
                </w14:textFill>
              </w:rPr>
            </w:pPr>
          </w:p>
        </w:tc>
        <w:tc>
          <w:tcPr>
            <w:tcW w:w="1560" w:type="dxa"/>
          </w:tcPr>
          <w:p w14:paraId="651AB3DB">
            <w:pPr>
              <w:rPr>
                <w:rFonts w:hint="eastAsia" w:asciiTheme="minorEastAsia" w:hAnsiTheme="minorEastAsia" w:eastAsiaTheme="minorEastAsia"/>
                <w:color w:val="000000" w:themeColor="text1"/>
                <w:sz w:val="24"/>
                <w:szCs w:val="24"/>
                <w14:textFill>
                  <w14:solidFill>
                    <w14:schemeClr w14:val="tx1"/>
                  </w14:solidFill>
                </w14:textFill>
              </w:rPr>
            </w:pPr>
          </w:p>
        </w:tc>
        <w:tc>
          <w:tcPr>
            <w:tcW w:w="1417" w:type="dxa"/>
          </w:tcPr>
          <w:p w14:paraId="25058077">
            <w:pPr>
              <w:rPr>
                <w:rFonts w:hint="eastAsia" w:asciiTheme="minorEastAsia" w:hAnsiTheme="minorEastAsia" w:eastAsiaTheme="minorEastAsia"/>
                <w:color w:val="000000" w:themeColor="text1"/>
                <w:sz w:val="24"/>
                <w:szCs w:val="24"/>
                <w14:textFill>
                  <w14:solidFill>
                    <w14:schemeClr w14:val="tx1"/>
                  </w14:solidFill>
                </w14:textFill>
              </w:rPr>
            </w:pPr>
          </w:p>
        </w:tc>
      </w:tr>
      <w:tr w14:paraId="5DABDAA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42" w:type="dxa"/>
          </w:tcPr>
          <w:p w14:paraId="4318BE8F">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c>
          <w:tcPr>
            <w:tcW w:w="2410" w:type="dxa"/>
          </w:tcPr>
          <w:p w14:paraId="676E4104">
            <w:pPr>
              <w:rPr>
                <w:rFonts w:hint="eastAsia" w:asciiTheme="minorEastAsia" w:hAnsiTheme="minorEastAsia" w:eastAsiaTheme="minorEastAsia"/>
                <w:color w:val="000000" w:themeColor="text1"/>
                <w:sz w:val="24"/>
                <w:szCs w:val="24"/>
                <w14:textFill>
                  <w14:solidFill>
                    <w14:schemeClr w14:val="tx1"/>
                  </w14:solidFill>
                </w14:textFill>
              </w:rPr>
            </w:pPr>
          </w:p>
        </w:tc>
        <w:tc>
          <w:tcPr>
            <w:tcW w:w="2552" w:type="dxa"/>
          </w:tcPr>
          <w:p w14:paraId="698AB567">
            <w:pPr>
              <w:rPr>
                <w:rFonts w:hint="eastAsia" w:asciiTheme="minorEastAsia" w:hAnsiTheme="minorEastAsia" w:eastAsiaTheme="minorEastAsia"/>
                <w:color w:val="000000" w:themeColor="text1"/>
                <w:sz w:val="24"/>
                <w:szCs w:val="24"/>
                <w14:textFill>
                  <w14:solidFill>
                    <w14:schemeClr w14:val="tx1"/>
                  </w14:solidFill>
                </w14:textFill>
              </w:rPr>
            </w:pPr>
          </w:p>
        </w:tc>
        <w:tc>
          <w:tcPr>
            <w:tcW w:w="1560" w:type="dxa"/>
          </w:tcPr>
          <w:p w14:paraId="3CD7647D">
            <w:pPr>
              <w:rPr>
                <w:rFonts w:hint="eastAsia" w:asciiTheme="minorEastAsia" w:hAnsiTheme="minorEastAsia" w:eastAsiaTheme="minorEastAsia"/>
                <w:color w:val="000000" w:themeColor="text1"/>
                <w:sz w:val="24"/>
                <w:szCs w:val="24"/>
                <w14:textFill>
                  <w14:solidFill>
                    <w14:schemeClr w14:val="tx1"/>
                  </w14:solidFill>
                </w14:textFill>
              </w:rPr>
            </w:pPr>
          </w:p>
        </w:tc>
        <w:tc>
          <w:tcPr>
            <w:tcW w:w="1417" w:type="dxa"/>
          </w:tcPr>
          <w:p w14:paraId="73D5D696">
            <w:pPr>
              <w:rPr>
                <w:rFonts w:hint="eastAsia" w:asciiTheme="minorEastAsia" w:hAnsiTheme="minorEastAsia" w:eastAsiaTheme="minorEastAsia"/>
                <w:color w:val="000000" w:themeColor="text1"/>
                <w:sz w:val="24"/>
                <w:szCs w:val="24"/>
                <w14:textFill>
                  <w14:solidFill>
                    <w14:schemeClr w14:val="tx1"/>
                  </w14:solidFill>
                </w14:textFill>
              </w:rPr>
            </w:pPr>
          </w:p>
        </w:tc>
      </w:tr>
      <w:tr w14:paraId="1DD359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42" w:type="dxa"/>
          </w:tcPr>
          <w:p w14:paraId="15826985">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c>
          <w:tcPr>
            <w:tcW w:w="2410" w:type="dxa"/>
          </w:tcPr>
          <w:p w14:paraId="28DC93C2">
            <w:pPr>
              <w:rPr>
                <w:rFonts w:hint="eastAsia" w:asciiTheme="minorEastAsia" w:hAnsiTheme="minorEastAsia" w:eastAsiaTheme="minorEastAsia"/>
                <w:color w:val="000000" w:themeColor="text1"/>
                <w:sz w:val="24"/>
                <w:szCs w:val="24"/>
                <w14:textFill>
                  <w14:solidFill>
                    <w14:schemeClr w14:val="tx1"/>
                  </w14:solidFill>
                </w14:textFill>
              </w:rPr>
            </w:pPr>
          </w:p>
        </w:tc>
        <w:tc>
          <w:tcPr>
            <w:tcW w:w="2552" w:type="dxa"/>
          </w:tcPr>
          <w:p w14:paraId="35289ADE">
            <w:pPr>
              <w:rPr>
                <w:rFonts w:hint="eastAsia" w:asciiTheme="minorEastAsia" w:hAnsiTheme="minorEastAsia" w:eastAsiaTheme="minorEastAsia"/>
                <w:color w:val="000000" w:themeColor="text1"/>
                <w:sz w:val="24"/>
                <w:szCs w:val="24"/>
                <w14:textFill>
                  <w14:solidFill>
                    <w14:schemeClr w14:val="tx1"/>
                  </w14:solidFill>
                </w14:textFill>
              </w:rPr>
            </w:pPr>
          </w:p>
        </w:tc>
        <w:tc>
          <w:tcPr>
            <w:tcW w:w="1560" w:type="dxa"/>
          </w:tcPr>
          <w:p w14:paraId="74F97252">
            <w:pPr>
              <w:rPr>
                <w:rFonts w:hint="eastAsia" w:asciiTheme="minorEastAsia" w:hAnsiTheme="minorEastAsia" w:eastAsiaTheme="minorEastAsia"/>
                <w:color w:val="000000" w:themeColor="text1"/>
                <w:sz w:val="24"/>
                <w:szCs w:val="24"/>
                <w14:textFill>
                  <w14:solidFill>
                    <w14:schemeClr w14:val="tx1"/>
                  </w14:solidFill>
                </w14:textFill>
              </w:rPr>
            </w:pPr>
          </w:p>
        </w:tc>
        <w:tc>
          <w:tcPr>
            <w:tcW w:w="1417" w:type="dxa"/>
          </w:tcPr>
          <w:p w14:paraId="4207B0EC">
            <w:pPr>
              <w:rPr>
                <w:rFonts w:hint="eastAsia" w:asciiTheme="minorEastAsia" w:hAnsiTheme="minorEastAsia" w:eastAsiaTheme="minorEastAsia"/>
                <w:color w:val="000000" w:themeColor="text1"/>
                <w:sz w:val="24"/>
                <w:szCs w:val="24"/>
                <w14:textFill>
                  <w14:solidFill>
                    <w14:schemeClr w14:val="tx1"/>
                  </w14:solidFill>
                </w14:textFill>
              </w:rPr>
            </w:pPr>
          </w:p>
        </w:tc>
      </w:tr>
      <w:tr w14:paraId="7544C04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1242" w:type="dxa"/>
            <w:tcBorders>
              <w:bottom w:val="single" w:color="auto" w:sz="12" w:space="0"/>
            </w:tcBorders>
          </w:tcPr>
          <w:p w14:paraId="2E8FF9AF">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c>
          <w:tcPr>
            <w:tcW w:w="2410" w:type="dxa"/>
            <w:tcBorders>
              <w:bottom w:val="single" w:color="auto" w:sz="12" w:space="0"/>
            </w:tcBorders>
          </w:tcPr>
          <w:p w14:paraId="594A2ADC">
            <w:pPr>
              <w:rPr>
                <w:rFonts w:hint="eastAsia" w:asciiTheme="minorEastAsia" w:hAnsiTheme="minorEastAsia" w:eastAsiaTheme="minorEastAsia"/>
                <w:color w:val="000000" w:themeColor="text1"/>
                <w:sz w:val="24"/>
                <w:szCs w:val="24"/>
                <w14:textFill>
                  <w14:solidFill>
                    <w14:schemeClr w14:val="tx1"/>
                  </w14:solidFill>
                </w14:textFill>
              </w:rPr>
            </w:pPr>
          </w:p>
        </w:tc>
        <w:tc>
          <w:tcPr>
            <w:tcW w:w="2552" w:type="dxa"/>
            <w:tcBorders>
              <w:bottom w:val="single" w:color="auto" w:sz="12" w:space="0"/>
            </w:tcBorders>
          </w:tcPr>
          <w:p w14:paraId="27A41ECE">
            <w:pPr>
              <w:rPr>
                <w:rFonts w:hint="eastAsia" w:asciiTheme="minorEastAsia" w:hAnsiTheme="minorEastAsia" w:eastAsiaTheme="minorEastAsia"/>
                <w:color w:val="000000" w:themeColor="text1"/>
                <w:sz w:val="24"/>
                <w:szCs w:val="24"/>
                <w14:textFill>
                  <w14:solidFill>
                    <w14:schemeClr w14:val="tx1"/>
                  </w14:solidFill>
                </w14:textFill>
              </w:rPr>
            </w:pPr>
          </w:p>
        </w:tc>
        <w:tc>
          <w:tcPr>
            <w:tcW w:w="1560" w:type="dxa"/>
            <w:tcBorders>
              <w:bottom w:val="single" w:color="auto" w:sz="12" w:space="0"/>
            </w:tcBorders>
          </w:tcPr>
          <w:p w14:paraId="4217854F">
            <w:pPr>
              <w:rPr>
                <w:rFonts w:hint="eastAsia" w:asciiTheme="minorEastAsia" w:hAnsiTheme="minorEastAsia" w:eastAsiaTheme="minorEastAsia"/>
                <w:color w:val="000000" w:themeColor="text1"/>
                <w:sz w:val="24"/>
                <w:szCs w:val="24"/>
                <w14:textFill>
                  <w14:solidFill>
                    <w14:schemeClr w14:val="tx1"/>
                  </w14:solidFill>
                </w14:textFill>
              </w:rPr>
            </w:pPr>
          </w:p>
        </w:tc>
        <w:tc>
          <w:tcPr>
            <w:tcW w:w="1417" w:type="dxa"/>
            <w:tcBorders>
              <w:bottom w:val="single" w:color="auto" w:sz="12" w:space="0"/>
            </w:tcBorders>
          </w:tcPr>
          <w:p w14:paraId="1E859847">
            <w:pPr>
              <w:rPr>
                <w:rFonts w:hint="eastAsia" w:asciiTheme="minorEastAsia" w:hAnsiTheme="minorEastAsia" w:eastAsiaTheme="minorEastAsia"/>
                <w:color w:val="000000" w:themeColor="text1"/>
                <w:sz w:val="24"/>
                <w:szCs w:val="24"/>
                <w14:textFill>
                  <w14:solidFill>
                    <w14:schemeClr w14:val="tx1"/>
                  </w14:solidFill>
                </w14:textFill>
              </w:rPr>
            </w:pPr>
          </w:p>
        </w:tc>
      </w:tr>
    </w:tbl>
    <w:p w14:paraId="50109036">
      <w:pPr>
        <w:rPr>
          <w:color w:val="000000" w:themeColor="text1"/>
          <w14:textFill>
            <w14:solidFill>
              <w14:schemeClr w14:val="tx1"/>
            </w14:solidFill>
          </w14:textFill>
        </w:rPr>
      </w:pPr>
    </w:p>
    <w:p w14:paraId="68BAC8B7">
      <w:pPr>
        <w:pStyle w:val="23"/>
        <w:tabs>
          <w:tab w:val="left" w:pos="5580"/>
        </w:tabs>
        <w:spacing w:line="360" w:lineRule="auto"/>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供应商名称（盖章）：</w:t>
      </w:r>
    </w:p>
    <w:p w14:paraId="5971E0DF">
      <w:pPr>
        <w:pStyle w:val="23"/>
        <w:tabs>
          <w:tab w:val="left" w:pos="5580"/>
        </w:tabs>
        <w:spacing w:line="360" w:lineRule="auto"/>
        <w:rPr>
          <w:rFonts w:hint="eastAsia" w:asciiTheme="minorEastAsia" w:hAnsiTheme="minorEastAsia" w:eastAsiaTheme="minorEastAsia"/>
          <w:color w:val="000000" w:themeColor="text1"/>
          <w:sz w:val="24"/>
          <w:u w:val="single"/>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供应商</w:t>
      </w:r>
      <w:r>
        <w:rPr>
          <w:rFonts w:hint="eastAsia" w:asciiTheme="minorEastAsia" w:hAnsiTheme="minorEastAsia" w:eastAsiaTheme="minorEastAsia"/>
          <w:color w:val="000000" w:themeColor="text1"/>
          <w:sz w:val="24"/>
          <w14:textFill>
            <w14:solidFill>
              <w14:schemeClr w14:val="tx1"/>
            </w14:solidFill>
          </w14:textFill>
        </w:rPr>
        <w:t>法定代表人（单位负责人）或</w:t>
      </w:r>
      <w:r>
        <w:rPr>
          <w:rFonts w:asciiTheme="minorEastAsia" w:hAnsiTheme="minorEastAsia" w:eastAsiaTheme="minorEastAsia"/>
          <w:color w:val="000000" w:themeColor="text1"/>
          <w:sz w:val="24"/>
          <w14:textFill>
            <w14:solidFill>
              <w14:schemeClr w14:val="tx1"/>
            </w14:solidFill>
          </w14:textFill>
        </w:rPr>
        <w:t>授权代表(签字):</w:t>
      </w:r>
      <w:r>
        <w:rPr>
          <w:rFonts w:asciiTheme="minorEastAsia" w:hAnsiTheme="minorEastAsia" w:eastAsiaTheme="minorEastAsia"/>
          <w:color w:val="000000" w:themeColor="text1"/>
          <w:sz w:val="24"/>
          <w:u w:val="single"/>
          <w14:textFill>
            <w14:solidFill>
              <w14:schemeClr w14:val="tx1"/>
            </w14:solidFill>
          </w14:textFill>
        </w:rPr>
        <w:tab/>
      </w:r>
    </w:p>
    <w:p w14:paraId="3285E136">
      <w:pPr>
        <w:spacing w:line="360" w:lineRule="auto"/>
        <w:rPr>
          <w:rFonts w:hint="eastAsia" w:asciiTheme="minorEastAsia" w:hAnsiTheme="minorEastAsia" w:eastAsiaTheme="minorEastAsia"/>
          <w:color w:val="000000" w:themeColor="text1"/>
          <w:kern w:val="0"/>
          <w:sz w:val="24"/>
          <w14:textFill>
            <w14:solidFill>
              <w14:schemeClr w14:val="tx1"/>
            </w14:solidFill>
          </w14:textFill>
        </w:rPr>
      </w:pPr>
      <w:r>
        <w:rPr>
          <w:rFonts w:asciiTheme="minorEastAsia" w:hAnsiTheme="minorEastAsia" w:eastAsiaTheme="minorEastAsia"/>
          <w:color w:val="000000" w:themeColor="text1"/>
          <w:kern w:val="0"/>
          <w:sz w:val="24"/>
          <w14:textFill>
            <w14:solidFill>
              <w14:schemeClr w14:val="tx1"/>
            </w14:solidFill>
          </w14:textFill>
        </w:rPr>
        <w:t>1、供应商的</w:t>
      </w:r>
      <w:r>
        <w:rPr>
          <w:rFonts w:hint="eastAsia" w:asciiTheme="minorEastAsia" w:hAnsiTheme="minorEastAsia" w:eastAsiaTheme="minorEastAsia"/>
          <w:color w:val="000000" w:themeColor="text1"/>
          <w:kern w:val="0"/>
          <w:sz w:val="24"/>
          <w14:textFill>
            <w14:solidFill>
              <w14:schemeClr w14:val="tx1"/>
            </w14:solidFill>
          </w14:textFill>
        </w:rPr>
        <w:t>服务</w:t>
      </w:r>
      <w:r>
        <w:rPr>
          <w:rFonts w:asciiTheme="minorEastAsia" w:hAnsiTheme="minorEastAsia" w:eastAsiaTheme="minorEastAsia"/>
          <w:color w:val="000000" w:themeColor="text1"/>
          <w:kern w:val="0"/>
          <w:sz w:val="24"/>
          <w14:textFill>
            <w14:solidFill>
              <w14:schemeClr w14:val="tx1"/>
            </w14:solidFill>
          </w14:textFill>
        </w:rPr>
        <w:t>偏差必须如实填写，并应对偏差情况做出必要说明。供应商应对故意隐瞒</w:t>
      </w:r>
      <w:r>
        <w:rPr>
          <w:rFonts w:hint="eastAsia" w:asciiTheme="minorEastAsia" w:hAnsiTheme="minorEastAsia" w:eastAsiaTheme="minorEastAsia"/>
          <w:color w:val="000000" w:themeColor="text1"/>
          <w:kern w:val="0"/>
          <w:sz w:val="24"/>
          <w14:textFill>
            <w14:solidFill>
              <w14:schemeClr w14:val="tx1"/>
            </w14:solidFill>
          </w14:textFill>
        </w:rPr>
        <w:t>服务</w:t>
      </w:r>
      <w:r>
        <w:rPr>
          <w:rFonts w:asciiTheme="minorEastAsia" w:hAnsiTheme="minorEastAsia" w:eastAsiaTheme="minorEastAsia"/>
          <w:color w:val="000000" w:themeColor="text1"/>
          <w:kern w:val="0"/>
          <w:sz w:val="24"/>
          <w14:textFill>
            <w14:solidFill>
              <w14:schemeClr w14:val="tx1"/>
            </w14:solidFill>
          </w14:textFill>
        </w:rPr>
        <w:t>偏差的行为承担责任。对</w:t>
      </w:r>
      <w:r>
        <w:rPr>
          <w:rFonts w:hint="eastAsia" w:asciiTheme="minorEastAsia" w:hAnsiTheme="minorEastAsia" w:eastAsiaTheme="minorEastAsia"/>
          <w:color w:val="000000" w:themeColor="text1"/>
          <w:kern w:val="0"/>
          <w:sz w:val="24"/>
          <w14:textFill>
            <w14:solidFill>
              <w14:schemeClr w14:val="tx1"/>
            </w14:solidFill>
          </w14:textFill>
        </w:rPr>
        <w:t>遴选</w:t>
      </w:r>
      <w:r>
        <w:rPr>
          <w:rFonts w:asciiTheme="minorEastAsia" w:hAnsiTheme="minorEastAsia" w:eastAsiaTheme="minorEastAsia"/>
          <w:color w:val="000000" w:themeColor="text1"/>
          <w:kern w:val="0"/>
          <w:sz w:val="24"/>
          <w14:textFill>
            <w14:solidFill>
              <w14:schemeClr w14:val="tx1"/>
            </w14:solidFill>
          </w14:textFill>
        </w:rPr>
        <w:t>文件有任何偏离应列明“正偏离”或“负偏离”。</w:t>
      </w:r>
    </w:p>
    <w:p w14:paraId="44ADC657">
      <w:pPr>
        <w:widowControl/>
        <w:snapToGrid w:val="0"/>
        <w:spacing w:line="360" w:lineRule="auto"/>
        <w:ind w:left="240" w:hanging="240" w:hangingChars="100"/>
        <w:jc w:val="left"/>
        <w:rPr>
          <w:rFonts w:hint="eastAsia" w:asciiTheme="minorEastAsia" w:hAnsiTheme="minorEastAsia" w:eastAsiaTheme="minorEastAsia"/>
          <w:color w:val="000000" w:themeColor="text1"/>
          <w:kern w:val="0"/>
          <w:sz w:val="24"/>
          <w14:textFill>
            <w14:solidFill>
              <w14:schemeClr w14:val="tx1"/>
            </w14:solidFill>
          </w14:textFill>
        </w:rPr>
      </w:pPr>
      <w:r>
        <w:rPr>
          <w:rFonts w:asciiTheme="minorEastAsia" w:hAnsiTheme="minorEastAsia" w:eastAsiaTheme="minorEastAsia"/>
          <w:color w:val="000000" w:themeColor="text1"/>
          <w:kern w:val="0"/>
          <w:sz w:val="24"/>
          <w14:textFill>
            <w14:solidFill>
              <w14:schemeClr w14:val="tx1"/>
            </w14:solidFill>
          </w14:textFill>
        </w:rPr>
        <w:t>2、对</w:t>
      </w:r>
      <w:r>
        <w:rPr>
          <w:rFonts w:hint="eastAsia" w:asciiTheme="minorEastAsia" w:hAnsiTheme="minorEastAsia" w:eastAsiaTheme="minorEastAsia"/>
          <w:color w:val="000000" w:themeColor="text1"/>
          <w:kern w:val="0"/>
          <w:sz w:val="24"/>
          <w14:textFill>
            <w14:solidFill>
              <w14:schemeClr w14:val="tx1"/>
            </w14:solidFill>
          </w14:textFill>
        </w:rPr>
        <w:t>遴选</w:t>
      </w:r>
      <w:r>
        <w:rPr>
          <w:rFonts w:asciiTheme="minorEastAsia" w:hAnsiTheme="minorEastAsia" w:eastAsiaTheme="minorEastAsia"/>
          <w:color w:val="000000" w:themeColor="text1"/>
          <w:kern w:val="0"/>
          <w:sz w:val="24"/>
          <w14:textFill>
            <w14:solidFill>
              <w14:schemeClr w14:val="tx1"/>
            </w14:solidFill>
          </w14:textFill>
        </w:rPr>
        <w:t>文件无偏离应标明“无偏离”。</w:t>
      </w:r>
    </w:p>
    <w:p w14:paraId="39062866">
      <w:pPr>
        <w:widowControl/>
        <w:jc w:val="left"/>
        <w:rPr>
          <w:rFonts w:hint="eastAsia" w:asciiTheme="minorEastAsia" w:hAnsiTheme="minorEastAsia" w:eastAsiaTheme="minorEastAsia"/>
          <w:b/>
          <w:color w:val="000000" w:themeColor="text1"/>
          <w:sz w:val="24"/>
          <w:szCs w:val="21"/>
          <w14:textFill>
            <w14:solidFill>
              <w14:schemeClr w14:val="tx1"/>
            </w14:solidFill>
          </w14:textFill>
        </w:rPr>
      </w:pPr>
      <w:r>
        <w:rPr>
          <w:rFonts w:asciiTheme="minorEastAsia" w:hAnsiTheme="minorEastAsia" w:eastAsiaTheme="minorEastAsia"/>
          <w:b/>
          <w:color w:val="000000" w:themeColor="text1"/>
          <w:sz w:val="24"/>
          <w14:textFill>
            <w14:solidFill>
              <w14:schemeClr w14:val="tx1"/>
            </w14:solidFill>
          </w14:textFill>
        </w:rPr>
        <w:br w:type="page"/>
      </w:r>
    </w:p>
    <w:p w14:paraId="06793DD3">
      <w:pPr>
        <w:pStyle w:val="4"/>
        <w:spacing w:before="0" w:after="0" w:line="360" w:lineRule="auto"/>
        <w:rPr>
          <w:rFonts w:hint="eastAsia" w:asciiTheme="minorEastAsia" w:hAnsiTheme="minorEastAsia" w:eastAsiaTheme="minorEastAsia"/>
          <w:b w:val="0"/>
          <w:color w:val="000000" w:themeColor="text1"/>
          <w:sz w:val="24"/>
          <w:szCs w:val="24"/>
          <w14:textFill>
            <w14:solidFill>
              <w14:schemeClr w14:val="tx1"/>
            </w14:solidFill>
          </w14:textFill>
        </w:rPr>
      </w:pPr>
      <w:bookmarkStart w:id="274" w:name="_Toc107918037"/>
      <w:r>
        <w:rPr>
          <w:rFonts w:asciiTheme="minorEastAsia" w:hAnsiTheme="minorEastAsia" w:eastAsiaTheme="minorEastAsia"/>
          <w:color w:val="000000" w:themeColor="text1"/>
          <w:sz w:val="24"/>
          <w:szCs w:val="24"/>
          <w14:textFill>
            <w14:solidFill>
              <w14:schemeClr w14:val="tx1"/>
            </w14:solidFill>
          </w14:textFill>
        </w:rPr>
        <w:t>附件10 商务条款偏离表</w:t>
      </w:r>
      <w:r>
        <w:rPr>
          <w:rFonts w:hint="eastAsia" w:asciiTheme="minorEastAsia" w:hAnsiTheme="minorEastAsia" w:eastAsiaTheme="minorEastAsia"/>
          <w:color w:val="000000" w:themeColor="text1"/>
          <w:sz w:val="24"/>
          <w14:textFill>
            <w14:solidFill>
              <w14:schemeClr w14:val="tx1"/>
            </w14:solidFill>
          </w14:textFill>
        </w:rPr>
        <w:t>（格式）</w:t>
      </w:r>
      <w:bookmarkEnd w:id="274"/>
    </w:p>
    <w:p w14:paraId="6360F696">
      <w:pPr>
        <w:spacing w:line="360" w:lineRule="auto"/>
        <w:ind w:hanging="119"/>
        <w:rPr>
          <w:rFonts w:hint="eastAsia" w:asciiTheme="minorEastAsia" w:hAnsiTheme="minorEastAsia" w:eastAsiaTheme="minorEastAsia"/>
          <w:color w:val="000000" w:themeColor="text1"/>
          <w:sz w:val="24"/>
          <w:szCs w:val="24"/>
          <w:u w:val="single"/>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项目名称：项目编号：</w:t>
      </w:r>
    </w:p>
    <w:tbl>
      <w:tblPr>
        <w:tblStyle w:val="45"/>
        <w:tblW w:w="8525"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08"/>
        <w:gridCol w:w="1920"/>
        <w:gridCol w:w="2400"/>
        <w:gridCol w:w="2400"/>
        <w:gridCol w:w="1097"/>
      </w:tblGrid>
      <w:tr w14:paraId="6E093D8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08" w:type="dxa"/>
          </w:tcPr>
          <w:p w14:paraId="722B1F70">
            <w:pPr>
              <w:spacing w:before="240" w:after="240"/>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序号</w:t>
            </w:r>
          </w:p>
        </w:tc>
        <w:tc>
          <w:tcPr>
            <w:tcW w:w="1920" w:type="dxa"/>
          </w:tcPr>
          <w:p w14:paraId="60CCAB5F">
            <w:pPr>
              <w:spacing w:before="240" w:after="240"/>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文件条目号</w:t>
            </w:r>
          </w:p>
        </w:tc>
        <w:tc>
          <w:tcPr>
            <w:tcW w:w="2400" w:type="dxa"/>
          </w:tcPr>
          <w:p w14:paraId="26780F01">
            <w:pPr>
              <w:spacing w:before="240" w:after="240"/>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遴选</w:t>
            </w:r>
            <w:r>
              <w:rPr>
                <w:rFonts w:asciiTheme="minorEastAsia" w:hAnsiTheme="minorEastAsia" w:eastAsiaTheme="minorEastAsia"/>
                <w:color w:val="000000" w:themeColor="text1"/>
                <w:sz w:val="24"/>
                <w:szCs w:val="24"/>
                <w14:textFill>
                  <w14:solidFill>
                    <w14:schemeClr w14:val="tx1"/>
                  </w14:solidFill>
                </w14:textFill>
              </w:rPr>
              <w:t>文件的商务条款</w:t>
            </w:r>
          </w:p>
        </w:tc>
        <w:tc>
          <w:tcPr>
            <w:tcW w:w="2400" w:type="dxa"/>
          </w:tcPr>
          <w:p w14:paraId="15CA9B07">
            <w:pPr>
              <w:spacing w:before="240" w:after="240"/>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响应文件的商务条款</w:t>
            </w:r>
          </w:p>
        </w:tc>
        <w:tc>
          <w:tcPr>
            <w:tcW w:w="1097" w:type="dxa"/>
          </w:tcPr>
          <w:p w14:paraId="07702BEC">
            <w:pPr>
              <w:spacing w:before="240" w:after="240"/>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说明</w:t>
            </w:r>
          </w:p>
        </w:tc>
      </w:tr>
      <w:tr w14:paraId="65C7E88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08" w:type="dxa"/>
          </w:tcPr>
          <w:p w14:paraId="598833CC">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c>
          <w:tcPr>
            <w:tcW w:w="1920" w:type="dxa"/>
          </w:tcPr>
          <w:p w14:paraId="432CC831">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c>
          <w:tcPr>
            <w:tcW w:w="2400" w:type="dxa"/>
          </w:tcPr>
          <w:p w14:paraId="1329F071">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c>
          <w:tcPr>
            <w:tcW w:w="2400" w:type="dxa"/>
          </w:tcPr>
          <w:p w14:paraId="3C0E31CE">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c>
          <w:tcPr>
            <w:tcW w:w="1097" w:type="dxa"/>
          </w:tcPr>
          <w:p w14:paraId="27EAE8E6">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r>
      <w:tr w14:paraId="087A2CF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08" w:type="dxa"/>
          </w:tcPr>
          <w:p w14:paraId="1091FCD0">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c>
          <w:tcPr>
            <w:tcW w:w="1920" w:type="dxa"/>
          </w:tcPr>
          <w:p w14:paraId="7E88A333">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c>
          <w:tcPr>
            <w:tcW w:w="2400" w:type="dxa"/>
          </w:tcPr>
          <w:p w14:paraId="0DB60682">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c>
          <w:tcPr>
            <w:tcW w:w="2400" w:type="dxa"/>
          </w:tcPr>
          <w:p w14:paraId="1B72B6A6">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c>
          <w:tcPr>
            <w:tcW w:w="1097" w:type="dxa"/>
          </w:tcPr>
          <w:p w14:paraId="6FDEFCF0">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r>
      <w:tr w14:paraId="147D313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08" w:type="dxa"/>
          </w:tcPr>
          <w:p w14:paraId="08052201">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c>
          <w:tcPr>
            <w:tcW w:w="1920" w:type="dxa"/>
          </w:tcPr>
          <w:p w14:paraId="75C1D022">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c>
          <w:tcPr>
            <w:tcW w:w="2400" w:type="dxa"/>
          </w:tcPr>
          <w:p w14:paraId="441FB877">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c>
          <w:tcPr>
            <w:tcW w:w="2400" w:type="dxa"/>
          </w:tcPr>
          <w:p w14:paraId="2FF57F52">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c>
          <w:tcPr>
            <w:tcW w:w="1097" w:type="dxa"/>
          </w:tcPr>
          <w:p w14:paraId="54EABFE5">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r>
      <w:tr w14:paraId="32447D9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08" w:type="dxa"/>
          </w:tcPr>
          <w:p w14:paraId="38C751AE">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c>
          <w:tcPr>
            <w:tcW w:w="1920" w:type="dxa"/>
          </w:tcPr>
          <w:p w14:paraId="3C6A7931">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c>
          <w:tcPr>
            <w:tcW w:w="2400" w:type="dxa"/>
          </w:tcPr>
          <w:p w14:paraId="3D0BDB0E">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c>
          <w:tcPr>
            <w:tcW w:w="2400" w:type="dxa"/>
          </w:tcPr>
          <w:p w14:paraId="06064BC3">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c>
          <w:tcPr>
            <w:tcW w:w="1097" w:type="dxa"/>
          </w:tcPr>
          <w:p w14:paraId="45121E9C">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r>
      <w:tr w14:paraId="649BC23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08" w:type="dxa"/>
          </w:tcPr>
          <w:p w14:paraId="4F655FF3">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c>
          <w:tcPr>
            <w:tcW w:w="1920" w:type="dxa"/>
          </w:tcPr>
          <w:p w14:paraId="27CA844D">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c>
          <w:tcPr>
            <w:tcW w:w="2400" w:type="dxa"/>
          </w:tcPr>
          <w:p w14:paraId="188CA7C2">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c>
          <w:tcPr>
            <w:tcW w:w="2400" w:type="dxa"/>
          </w:tcPr>
          <w:p w14:paraId="3D3B2239">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c>
          <w:tcPr>
            <w:tcW w:w="1097" w:type="dxa"/>
          </w:tcPr>
          <w:p w14:paraId="37358EA5">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r>
      <w:tr w14:paraId="6C23B08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08" w:type="dxa"/>
          </w:tcPr>
          <w:p w14:paraId="459957D4">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c>
          <w:tcPr>
            <w:tcW w:w="1920" w:type="dxa"/>
          </w:tcPr>
          <w:p w14:paraId="0456DC2D">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c>
          <w:tcPr>
            <w:tcW w:w="2400" w:type="dxa"/>
          </w:tcPr>
          <w:p w14:paraId="2BD26D28">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c>
          <w:tcPr>
            <w:tcW w:w="2400" w:type="dxa"/>
          </w:tcPr>
          <w:p w14:paraId="26247A4D">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c>
          <w:tcPr>
            <w:tcW w:w="1097" w:type="dxa"/>
          </w:tcPr>
          <w:p w14:paraId="3FED2C17">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r>
      <w:tr w14:paraId="0D13194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08" w:type="dxa"/>
          </w:tcPr>
          <w:p w14:paraId="53EF9AB6">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c>
          <w:tcPr>
            <w:tcW w:w="1920" w:type="dxa"/>
          </w:tcPr>
          <w:p w14:paraId="40788F40">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c>
          <w:tcPr>
            <w:tcW w:w="2400" w:type="dxa"/>
          </w:tcPr>
          <w:p w14:paraId="0BA5C915">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c>
          <w:tcPr>
            <w:tcW w:w="2400" w:type="dxa"/>
          </w:tcPr>
          <w:p w14:paraId="79312106">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c>
          <w:tcPr>
            <w:tcW w:w="1097" w:type="dxa"/>
          </w:tcPr>
          <w:p w14:paraId="1711E491">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r>
      <w:tr w14:paraId="3917199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08" w:type="dxa"/>
          </w:tcPr>
          <w:p w14:paraId="15A26BBB">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c>
          <w:tcPr>
            <w:tcW w:w="1920" w:type="dxa"/>
          </w:tcPr>
          <w:p w14:paraId="3D1C895E">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c>
          <w:tcPr>
            <w:tcW w:w="2400" w:type="dxa"/>
          </w:tcPr>
          <w:p w14:paraId="2A8257CB">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c>
          <w:tcPr>
            <w:tcW w:w="2400" w:type="dxa"/>
          </w:tcPr>
          <w:p w14:paraId="63B328C1">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c>
          <w:tcPr>
            <w:tcW w:w="1097" w:type="dxa"/>
          </w:tcPr>
          <w:p w14:paraId="492DD6EF">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r>
      <w:tr w14:paraId="4C4806F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08" w:type="dxa"/>
          </w:tcPr>
          <w:p w14:paraId="405FF9AA">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c>
          <w:tcPr>
            <w:tcW w:w="1920" w:type="dxa"/>
          </w:tcPr>
          <w:p w14:paraId="25AB6EB0">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c>
          <w:tcPr>
            <w:tcW w:w="2400" w:type="dxa"/>
          </w:tcPr>
          <w:p w14:paraId="68054DD0">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c>
          <w:tcPr>
            <w:tcW w:w="2400" w:type="dxa"/>
          </w:tcPr>
          <w:p w14:paraId="0A199809">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c>
          <w:tcPr>
            <w:tcW w:w="1097" w:type="dxa"/>
          </w:tcPr>
          <w:p w14:paraId="7188082D">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r>
      <w:tr w14:paraId="16583E8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08" w:type="dxa"/>
          </w:tcPr>
          <w:p w14:paraId="7E1608CE">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c>
          <w:tcPr>
            <w:tcW w:w="1920" w:type="dxa"/>
          </w:tcPr>
          <w:p w14:paraId="682BA94A">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c>
          <w:tcPr>
            <w:tcW w:w="2400" w:type="dxa"/>
          </w:tcPr>
          <w:p w14:paraId="0B242AAC">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c>
          <w:tcPr>
            <w:tcW w:w="2400" w:type="dxa"/>
          </w:tcPr>
          <w:p w14:paraId="0FEF457B">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c>
          <w:tcPr>
            <w:tcW w:w="1097" w:type="dxa"/>
          </w:tcPr>
          <w:p w14:paraId="1B031EA0">
            <w:pPr>
              <w:spacing w:before="240" w:after="240"/>
              <w:rPr>
                <w:rFonts w:hint="eastAsia" w:asciiTheme="minorEastAsia" w:hAnsiTheme="minorEastAsia" w:eastAsiaTheme="minorEastAsia"/>
                <w:color w:val="000000" w:themeColor="text1"/>
                <w:sz w:val="24"/>
                <w:szCs w:val="24"/>
                <w14:textFill>
                  <w14:solidFill>
                    <w14:schemeClr w14:val="tx1"/>
                  </w14:solidFill>
                </w14:textFill>
              </w:rPr>
            </w:pPr>
          </w:p>
        </w:tc>
      </w:tr>
    </w:tbl>
    <w:p w14:paraId="2EA31682">
      <w:pPr>
        <w:pStyle w:val="23"/>
        <w:tabs>
          <w:tab w:val="left" w:pos="5580"/>
        </w:tabs>
        <w:spacing w:line="360" w:lineRule="auto"/>
        <w:rPr>
          <w:rFonts w:hint="eastAsia" w:asciiTheme="minorEastAsia" w:hAnsiTheme="minorEastAsia" w:eastAsiaTheme="minorEastAsia"/>
          <w:color w:val="000000" w:themeColor="text1"/>
          <w:sz w:val="24"/>
          <w14:textFill>
            <w14:solidFill>
              <w14:schemeClr w14:val="tx1"/>
            </w14:solidFill>
          </w14:textFill>
        </w:rPr>
      </w:pPr>
    </w:p>
    <w:p w14:paraId="6AC4A27E">
      <w:pPr>
        <w:pStyle w:val="23"/>
        <w:tabs>
          <w:tab w:val="left" w:pos="5580"/>
        </w:tabs>
        <w:spacing w:line="360" w:lineRule="auto"/>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供应商名称（盖章）：</w:t>
      </w:r>
    </w:p>
    <w:p w14:paraId="540CE462">
      <w:pPr>
        <w:spacing w:after="240" w:line="360" w:lineRule="auto"/>
        <w:rPr>
          <w:rFonts w:hint="eastAsia" w:asciiTheme="minorEastAsia" w:hAnsiTheme="minorEastAsia" w:eastAsiaTheme="minorEastAsia"/>
          <w:color w:val="000000" w:themeColor="text1"/>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供应商</w:t>
      </w:r>
      <w:r>
        <w:rPr>
          <w:rFonts w:hint="eastAsia" w:asciiTheme="minorEastAsia" w:hAnsiTheme="minorEastAsia" w:eastAsiaTheme="minorEastAsia"/>
          <w:color w:val="000000" w:themeColor="text1"/>
          <w:sz w:val="24"/>
          <w14:textFill>
            <w14:solidFill>
              <w14:schemeClr w14:val="tx1"/>
            </w14:solidFill>
          </w14:textFill>
        </w:rPr>
        <w:t>法定代表人（单位负责人）或</w:t>
      </w:r>
      <w:r>
        <w:rPr>
          <w:rFonts w:asciiTheme="minorEastAsia" w:hAnsiTheme="minorEastAsia" w:eastAsiaTheme="minorEastAsia"/>
          <w:color w:val="000000" w:themeColor="text1"/>
          <w:sz w:val="24"/>
          <w14:textFill>
            <w14:solidFill>
              <w14:schemeClr w14:val="tx1"/>
            </w14:solidFill>
          </w14:textFill>
        </w:rPr>
        <w:t>授权代表(签字)</w:t>
      </w:r>
      <w:r>
        <w:rPr>
          <w:rFonts w:hint="eastAsia" w:asciiTheme="minorEastAsia" w:hAnsiTheme="minorEastAsia" w:eastAsiaTheme="minorEastAsia"/>
          <w:color w:val="000000" w:themeColor="text1"/>
          <w:sz w:val="24"/>
          <w14:textFill>
            <w14:solidFill>
              <w14:schemeClr w14:val="tx1"/>
            </w14:solidFill>
          </w14:textFill>
        </w:rPr>
        <w:t>：</w:t>
      </w:r>
    </w:p>
    <w:p w14:paraId="40ECC3A0">
      <w:pPr>
        <w:pStyle w:val="23"/>
        <w:spacing w:line="360" w:lineRule="auto"/>
        <w:rPr>
          <w:rFonts w:hint="eastAsia" w:asciiTheme="minorEastAsia" w:hAnsiTheme="minorEastAsia" w:eastAsiaTheme="minorEastAsia"/>
          <w:b/>
          <w:color w:val="000000" w:themeColor="text1"/>
          <w:sz w:val="24"/>
          <w14:textFill>
            <w14:solidFill>
              <w14:schemeClr w14:val="tx1"/>
            </w14:solidFill>
          </w14:textFill>
        </w:rPr>
      </w:pPr>
      <w:r>
        <w:rPr>
          <w:rFonts w:asciiTheme="minorEastAsia" w:hAnsiTheme="minorEastAsia" w:eastAsiaTheme="minorEastAsia"/>
          <w:color w:val="000000" w:themeColor="text1"/>
          <w:kern w:val="0"/>
          <w:sz w:val="24"/>
          <w14:textFill>
            <w14:solidFill>
              <w14:schemeClr w14:val="tx1"/>
            </w14:solidFill>
          </w14:textFill>
        </w:rPr>
        <w:t> 注：供应商如果对包括</w:t>
      </w:r>
      <w:r>
        <w:rPr>
          <w:rFonts w:hint="eastAsia" w:asciiTheme="minorEastAsia" w:hAnsiTheme="minorEastAsia" w:eastAsiaTheme="minorEastAsia"/>
          <w:color w:val="000000" w:themeColor="text1"/>
          <w:kern w:val="0"/>
          <w:sz w:val="24"/>
          <w14:textFill>
            <w14:solidFill>
              <w14:schemeClr w14:val="tx1"/>
            </w14:solidFill>
          </w14:textFill>
        </w:rPr>
        <w:t>服务期限</w:t>
      </w:r>
      <w:r>
        <w:rPr>
          <w:rFonts w:asciiTheme="minorEastAsia" w:hAnsiTheme="minorEastAsia" w:eastAsiaTheme="minorEastAsia"/>
          <w:color w:val="000000" w:themeColor="text1"/>
          <w:kern w:val="0"/>
          <w:sz w:val="24"/>
          <w14:textFill>
            <w14:solidFill>
              <w14:schemeClr w14:val="tx1"/>
            </w14:solidFill>
          </w14:textFill>
        </w:rPr>
        <w:t>、付款方式/条件、合同条款在内的商务条款的响应有任何偏离，请在本表中详细填写；如对商务条款没有偏离，请注明“无偏离”。</w:t>
      </w:r>
    </w:p>
    <w:p w14:paraId="5B6C56FE">
      <w:pPr>
        <w:pStyle w:val="4"/>
        <w:spacing w:before="0" w:after="0" w:line="360" w:lineRule="auto"/>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14:textFill>
            <w14:solidFill>
              <w14:schemeClr w14:val="tx1"/>
            </w14:solidFill>
          </w14:textFill>
        </w:rPr>
        <w:br w:type="page"/>
      </w:r>
      <w:bookmarkStart w:id="275" w:name="_Toc497315169"/>
      <w:bookmarkStart w:id="276" w:name="_Toc495677521"/>
      <w:bookmarkStart w:id="277" w:name="_Toc107918038"/>
      <w:bookmarkStart w:id="278" w:name="_Toc495677508"/>
      <w:bookmarkStart w:id="279" w:name="_Toc421622110"/>
      <w:r>
        <w:rPr>
          <w:rFonts w:asciiTheme="minorEastAsia" w:hAnsiTheme="minorEastAsia" w:eastAsiaTheme="minorEastAsia"/>
          <w:color w:val="000000" w:themeColor="text1"/>
          <w:sz w:val="24"/>
          <w:szCs w:val="24"/>
          <w14:textFill>
            <w14:solidFill>
              <w14:schemeClr w14:val="tx1"/>
            </w14:solidFill>
          </w14:textFill>
        </w:rPr>
        <w:t xml:space="preserve">附件11 </w:t>
      </w:r>
      <w:r>
        <w:rPr>
          <w:rFonts w:asciiTheme="minorEastAsia" w:hAnsiTheme="minorEastAsia" w:eastAsiaTheme="minorEastAsia"/>
          <w:color w:val="000000" w:themeColor="text1"/>
          <w:sz w:val="24"/>
          <w14:textFill>
            <w14:solidFill>
              <w14:schemeClr w14:val="tx1"/>
            </w14:solidFill>
          </w14:textFill>
        </w:rPr>
        <w:t>业绩证明文件</w:t>
      </w:r>
      <w:bookmarkEnd w:id="275"/>
      <w:bookmarkEnd w:id="276"/>
      <w:bookmarkEnd w:id="277"/>
    </w:p>
    <w:p w14:paraId="264085C4">
      <w:pPr>
        <w:spacing w:line="360" w:lineRule="auto"/>
        <w:rPr>
          <w:rFonts w:hint="eastAsia" w:asciiTheme="minorEastAsia" w:hAnsiTheme="minorEastAsia" w:eastAsiaTheme="minorEastAsia"/>
          <w:b/>
          <w:color w:val="000000" w:themeColor="text1"/>
          <w:sz w:val="24"/>
          <w14:textFill>
            <w14:solidFill>
              <w14:schemeClr w14:val="tx1"/>
            </w14:solidFill>
          </w14:textFill>
        </w:rPr>
      </w:pPr>
      <w:r>
        <w:rPr>
          <w:rFonts w:asciiTheme="minorEastAsia" w:hAnsiTheme="minorEastAsia" w:eastAsiaTheme="minorEastAsia"/>
          <w:b/>
          <w:color w:val="000000" w:themeColor="text1"/>
          <w:sz w:val="24"/>
          <w14:textFill>
            <w14:solidFill>
              <w14:schemeClr w14:val="tx1"/>
            </w14:solidFill>
          </w14:textFill>
        </w:rPr>
        <w:t>（附合同复印件，须加盖供应商公章）</w:t>
      </w:r>
    </w:p>
    <w:p w14:paraId="6F5CD6B1">
      <w:pPr>
        <w:spacing w:line="360" w:lineRule="auto"/>
        <w:jc w:val="center"/>
        <w:rPr>
          <w:rFonts w:hint="eastAsia" w:asciiTheme="minorEastAsia" w:hAnsiTheme="minorEastAsia" w:eastAsiaTheme="minorEastAsia"/>
          <w:color w:val="000000" w:themeColor="text1"/>
          <w:sz w:val="24"/>
          <w14:textFill>
            <w14:solidFill>
              <w14:schemeClr w14:val="tx1"/>
            </w14:solidFill>
          </w14:textFill>
        </w:rPr>
      </w:pPr>
    </w:p>
    <w:tbl>
      <w:tblPr>
        <w:tblStyle w:val="45"/>
        <w:tblW w:w="88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4"/>
        <w:gridCol w:w="2107"/>
        <w:gridCol w:w="1396"/>
        <w:gridCol w:w="1261"/>
        <w:gridCol w:w="1366"/>
        <w:gridCol w:w="1525"/>
        <w:gridCol w:w="624"/>
      </w:tblGrid>
      <w:tr w14:paraId="5A7C6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4" w:type="dxa"/>
            <w:vAlign w:val="center"/>
          </w:tcPr>
          <w:p w14:paraId="68DAB9F1">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序号</w:t>
            </w:r>
          </w:p>
        </w:tc>
        <w:tc>
          <w:tcPr>
            <w:tcW w:w="2107" w:type="dxa"/>
            <w:vAlign w:val="center"/>
          </w:tcPr>
          <w:p w14:paraId="7F2FCF88">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项目名称（含已完成及正在实施的项目，请分别注明并做适当描述）</w:t>
            </w:r>
          </w:p>
        </w:tc>
        <w:tc>
          <w:tcPr>
            <w:tcW w:w="1396" w:type="dxa"/>
            <w:vAlign w:val="center"/>
          </w:tcPr>
          <w:p w14:paraId="49B34A5E">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合同主要内容</w:t>
            </w:r>
          </w:p>
        </w:tc>
        <w:tc>
          <w:tcPr>
            <w:tcW w:w="1261" w:type="dxa"/>
            <w:vAlign w:val="center"/>
          </w:tcPr>
          <w:p w14:paraId="0B4DC995">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合同总金额</w:t>
            </w:r>
          </w:p>
        </w:tc>
        <w:tc>
          <w:tcPr>
            <w:tcW w:w="1366" w:type="dxa"/>
            <w:vAlign w:val="center"/>
          </w:tcPr>
          <w:p w14:paraId="3517452C">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委托方联系人及电话</w:t>
            </w:r>
          </w:p>
        </w:tc>
        <w:tc>
          <w:tcPr>
            <w:tcW w:w="1525" w:type="dxa"/>
            <w:vAlign w:val="center"/>
          </w:tcPr>
          <w:p w14:paraId="0E52FFDD">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供应商</w:t>
            </w:r>
            <w:r>
              <w:rPr>
                <w:rFonts w:asciiTheme="minorEastAsia" w:hAnsiTheme="minorEastAsia" w:eastAsiaTheme="minorEastAsia"/>
                <w:color w:val="000000" w:themeColor="text1"/>
                <w:sz w:val="24"/>
                <w14:textFill>
                  <w14:solidFill>
                    <w14:schemeClr w14:val="tx1"/>
                  </w14:solidFill>
                </w14:textFill>
              </w:rPr>
              <w:t>负责人及电话</w:t>
            </w:r>
          </w:p>
        </w:tc>
        <w:tc>
          <w:tcPr>
            <w:tcW w:w="624" w:type="dxa"/>
            <w:vAlign w:val="center"/>
          </w:tcPr>
          <w:p w14:paraId="0B2B40FF">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备注</w:t>
            </w:r>
          </w:p>
        </w:tc>
      </w:tr>
      <w:tr w14:paraId="04280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4" w:type="dxa"/>
            <w:vAlign w:val="center"/>
          </w:tcPr>
          <w:p w14:paraId="3C205DE1">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p>
        </w:tc>
        <w:tc>
          <w:tcPr>
            <w:tcW w:w="2107" w:type="dxa"/>
            <w:vAlign w:val="center"/>
          </w:tcPr>
          <w:p w14:paraId="670B41F4">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p>
        </w:tc>
        <w:tc>
          <w:tcPr>
            <w:tcW w:w="1396" w:type="dxa"/>
            <w:vAlign w:val="center"/>
          </w:tcPr>
          <w:p w14:paraId="29AD4A8D">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p>
        </w:tc>
        <w:tc>
          <w:tcPr>
            <w:tcW w:w="1261" w:type="dxa"/>
            <w:vAlign w:val="center"/>
          </w:tcPr>
          <w:p w14:paraId="5F5775EF">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p>
        </w:tc>
        <w:tc>
          <w:tcPr>
            <w:tcW w:w="1366" w:type="dxa"/>
            <w:vAlign w:val="center"/>
          </w:tcPr>
          <w:p w14:paraId="247077AE">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p>
        </w:tc>
        <w:tc>
          <w:tcPr>
            <w:tcW w:w="1525" w:type="dxa"/>
            <w:vAlign w:val="center"/>
          </w:tcPr>
          <w:p w14:paraId="2CA78D7B">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p>
        </w:tc>
        <w:tc>
          <w:tcPr>
            <w:tcW w:w="624" w:type="dxa"/>
            <w:vAlign w:val="center"/>
          </w:tcPr>
          <w:p w14:paraId="3A2785AA">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p>
        </w:tc>
      </w:tr>
      <w:tr w14:paraId="117F3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4" w:type="dxa"/>
            <w:vAlign w:val="center"/>
          </w:tcPr>
          <w:p w14:paraId="4C9357B4">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p>
        </w:tc>
        <w:tc>
          <w:tcPr>
            <w:tcW w:w="2107" w:type="dxa"/>
            <w:vAlign w:val="center"/>
          </w:tcPr>
          <w:p w14:paraId="4FDC1ECB">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p>
        </w:tc>
        <w:tc>
          <w:tcPr>
            <w:tcW w:w="1396" w:type="dxa"/>
            <w:vAlign w:val="center"/>
          </w:tcPr>
          <w:p w14:paraId="739E6A8F">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p>
        </w:tc>
        <w:tc>
          <w:tcPr>
            <w:tcW w:w="1261" w:type="dxa"/>
            <w:vAlign w:val="center"/>
          </w:tcPr>
          <w:p w14:paraId="4FD714B5">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p>
        </w:tc>
        <w:tc>
          <w:tcPr>
            <w:tcW w:w="1366" w:type="dxa"/>
            <w:vAlign w:val="center"/>
          </w:tcPr>
          <w:p w14:paraId="64051837">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p>
        </w:tc>
        <w:tc>
          <w:tcPr>
            <w:tcW w:w="1525" w:type="dxa"/>
            <w:vAlign w:val="center"/>
          </w:tcPr>
          <w:p w14:paraId="11C22B19">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p>
        </w:tc>
        <w:tc>
          <w:tcPr>
            <w:tcW w:w="624" w:type="dxa"/>
            <w:vAlign w:val="center"/>
          </w:tcPr>
          <w:p w14:paraId="5F571A00">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p>
        </w:tc>
      </w:tr>
      <w:tr w14:paraId="7A734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4" w:type="dxa"/>
            <w:vAlign w:val="center"/>
          </w:tcPr>
          <w:p w14:paraId="38DD52CD">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p>
        </w:tc>
        <w:tc>
          <w:tcPr>
            <w:tcW w:w="2107" w:type="dxa"/>
            <w:vAlign w:val="center"/>
          </w:tcPr>
          <w:p w14:paraId="633EF8C0">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p>
        </w:tc>
        <w:tc>
          <w:tcPr>
            <w:tcW w:w="1396" w:type="dxa"/>
            <w:vAlign w:val="center"/>
          </w:tcPr>
          <w:p w14:paraId="44DFB2AA">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p>
        </w:tc>
        <w:tc>
          <w:tcPr>
            <w:tcW w:w="1261" w:type="dxa"/>
            <w:vAlign w:val="center"/>
          </w:tcPr>
          <w:p w14:paraId="365A7D29">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p>
        </w:tc>
        <w:tc>
          <w:tcPr>
            <w:tcW w:w="1366" w:type="dxa"/>
            <w:vAlign w:val="center"/>
          </w:tcPr>
          <w:p w14:paraId="5C1E49C2">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p>
        </w:tc>
        <w:tc>
          <w:tcPr>
            <w:tcW w:w="1525" w:type="dxa"/>
            <w:vAlign w:val="center"/>
          </w:tcPr>
          <w:p w14:paraId="19738F70">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p>
        </w:tc>
        <w:tc>
          <w:tcPr>
            <w:tcW w:w="624" w:type="dxa"/>
            <w:vAlign w:val="center"/>
          </w:tcPr>
          <w:p w14:paraId="22371D56">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p>
        </w:tc>
      </w:tr>
      <w:tr w14:paraId="06160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4" w:type="dxa"/>
            <w:vAlign w:val="center"/>
          </w:tcPr>
          <w:p w14:paraId="7C5FAC6C">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p>
        </w:tc>
        <w:tc>
          <w:tcPr>
            <w:tcW w:w="2107" w:type="dxa"/>
            <w:vAlign w:val="center"/>
          </w:tcPr>
          <w:p w14:paraId="01709832">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p>
        </w:tc>
        <w:tc>
          <w:tcPr>
            <w:tcW w:w="1396" w:type="dxa"/>
            <w:vAlign w:val="center"/>
          </w:tcPr>
          <w:p w14:paraId="5A787D88">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p>
        </w:tc>
        <w:tc>
          <w:tcPr>
            <w:tcW w:w="1261" w:type="dxa"/>
            <w:vAlign w:val="center"/>
          </w:tcPr>
          <w:p w14:paraId="1349E36A">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p>
        </w:tc>
        <w:tc>
          <w:tcPr>
            <w:tcW w:w="1366" w:type="dxa"/>
            <w:vAlign w:val="center"/>
          </w:tcPr>
          <w:p w14:paraId="0C5AF090">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p>
        </w:tc>
        <w:tc>
          <w:tcPr>
            <w:tcW w:w="1525" w:type="dxa"/>
            <w:vAlign w:val="center"/>
          </w:tcPr>
          <w:p w14:paraId="73A0D9A3">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p>
        </w:tc>
        <w:tc>
          <w:tcPr>
            <w:tcW w:w="624" w:type="dxa"/>
            <w:vAlign w:val="center"/>
          </w:tcPr>
          <w:p w14:paraId="2099A64D">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p>
        </w:tc>
      </w:tr>
      <w:tr w14:paraId="60D83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4" w:type="dxa"/>
            <w:vAlign w:val="center"/>
          </w:tcPr>
          <w:p w14:paraId="2EB415C0">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p>
        </w:tc>
        <w:tc>
          <w:tcPr>
            <w:tcW w:w="2107" w:type="dxa"/>
            <w:vAlign w:val="center"/>
          </w:tcPr>
          <w:p w14:paraId="5FD8EA8D">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p>
        </w:tc>
        <w:tc>
          <w:tcPr>
            <w:tcW w:w="1396" w:type="dxa"/>
            <w:vAlign w:val="center"/>
          </w:tcPr>
          <w:p w14:paraId="2397E519">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p>
        </w:tc>
        <w:tc>
          <w:tcPr>
            <w:tcW w:w="1261" w:type="dxa"/>
            <w:vAlign w:val="center"/>
          </w:tcPr>
          <w:p w14:paraId="2B629134">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p>
        </w:tc>
        <w:tc>
          <w:tcPr>
            <w:tcW w:w="1366" w:type="dxa"/>
            <w:vAlign w:val="center"/>
          </w:tcPr>
          <w:p w14:paraId="26036FC7">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p>
        </w:tc>
        <w:tc>
          <w:tcPr>
            <w:tcW w:w="1525" w:type="dxa"/>
            <w:vAlign w:val="center"/>
          </w:tcPr>
          <w:p w14:paraId="6481E0F8">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p>
        </w:tc>
        <w:tc>
          <w:tcPr>
            <w:tcW w:w="624" w:type="dxa"/>
            <w:vAlign w:val="center"/>
          </w:tcPr>
          <w:p w14:paraId="091D82D6">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p>
        </w:tc>
      </w:tr>
      <w:tr w14:paraId="7AC15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4" w:type="dxa"/>
            <w:vAlign w:val="center"/>
          </w:tcPr>
          <w:p w14:paraId="6CB2F307">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p>
        </w:tc>
        <w:tc>
          <w:tcPr>
            <w:tcW w:w="2107" w:type="dxa"/>
            <w:vAlign w:val="center"/>
          </w:tcPr>
          <w:p w14:paraId="2B9CD2D6">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p>
        </w:tc>
        <w:tc>
          <w:tcPr>
            <w:tcW w:w="1396" w:type="dxa"/>
            <w:vAlign w:val="center"/>
          </w:tcPr>
          <w:p w14:paraId="5FF514A2">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p>
        </w:tc>
        <w:tc>
          <w:tcPr>
            <w:tcW w:w="1261" w:type="dxa"/>
            <w:vAlign w:val="center"/>
          </w:tcPr>
          <w:p w14:paraId="7C124A4A">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p>
        </w:tc>
        <w:tc>
          <w:tcPr>
            <w:tcW w:w="1366" w:type="dxa"/>
            <w:vAlign w:val="center"/>
          </w:tcPr>
          <w:p w14:paraId="0187209B">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p>
        </w:tc>
        <w:tc>
          <w:tcPr>
            <w:tcW w:w="1525" w:type="dxa"/>
            <w:vAlign w:val="center"/>
          </w:tcPr>
          <w:p w14:paraId="1B08B27B">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p>
        </w:tc>
        <w:tc>
          <w:tcPr>
            <w:tcW w:w="624" w:type="dxa"/>
            <w:vAlign w:val="center"/>
          </w:tcPr>
          <w:p w14:paraId="75B529C2">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p>
        </w:tc>
      </w:tr>
      <w:tr w14:paraId="2FA6C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4" w:type="dxa"/>
            <w:vAlign w:val="center"/>
          </w:tcPr>
          <w:p w14:paraId="131FB3D5">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p>
        </w:tc>
        <w:tc>
          <w:tcPr>
            <w:tcW w:w="2107" w:type="dxa"/>
            <w:vAlign w:val="center"/>
          </w:tcPr>
          <w:p w14:paraId="4C040234">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p>
        </w:tc>
        <w:tc>
          <w:tcPr>
            <w:tcW w:w="1396" w:type="dxa"/>
            <w:vAlign w:val="center"/>
          </w:tcPr>
          <w:p w14:paraId="3627EAAB">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p>
        </w:tc>
        <w:tc>
          <w:tcPr>
            <w:tcW w:w="1261" w:type="dxa"/>
            <w:vAlign w:val="center"/>
          </w:tcPr>
          <w:p w14:paraId="0F8AB83D">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p>
        </w:tc>
        <w:tc>
          <w:tcPr>
            <w:tcW w:w="1366" w:type="dxa"/>
            <w:vAlign w:val="center"/>
          </w:tcPr>
          <w:p w14:paraId="08BAE649">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p>
        </w:tc>
        <w:tc>
          <w:tcPr>
            <w:tcW w:w="1525" w:type="dxa"/>
            <w:vAlign w:val="center"/>
          </w:tcPr>
          <w:p w14:paraId="640A3A79">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p>
        </w:tc>
        <w:tc>
          <w:tcPr>
            <w:tcW w:w="624" w:type="dxa"/>
            <w:vAlign w:val="center"/>
          </w:tcPr>
          <w:p w14:paraId="39E0568F">
            <w:pPr>
              <w:spacing w:before="25" w:after="25" w:line="360" w:lineRule="auto"/>
              <w:jc w:val="center"/>
              <w:rPr>
                <w:rFonts w:hint="eastAsia" w:asciiTheme="minorEastAsia" w:hAnsiTheme="minorEastAsia" w:eastAsiaTheme="minorEastAsia"/>
                <w:color w:val="000000" w:themeColor="text1"/>
                <w:sz w:val="24"/>
                <w14:textFill>
                  <w14:solidFill>
                    <w14:schemeClr w14:val="tx1"/>
                  </w14:solidFill>
                </w14:textFill>
              </w:rPr>
            </w:pPr>
          </w:p>
        </w:tc>
      </w:tr>
    </w:tbl>
    <w:p w14:paraId="1B73BD47">
      <w:pPr>
        <w:spacing w:line="360" w:lineRule="auto"/>
        <w:jc w:val="center"/>
        <w:rPr>
          <w:rFonts w:hint="eastAsia" w:asciiTheme="minorEastAsia" w:hAnsiTheme="minorEastAsia" w:eastAsiaTheme="minorEastAsia"/>
          <w:color w:val="000000" w:themeColor="text1"/>
          <w:sz w:val="24"/>
          <w14:textFill>
            <w14:solidFill>
              <w14:schemeClr w14:val="tx1"/>
            </w14:solidFill>
          </w14:textFill>
        </w:rPr>
      </w:pPr>
    </w:p>
    <w:p w14:paraId="154C3F24">
      <w:pPr>
        <w:spacing w:before="25" w:after="25" w:line="360" w:lineRule="auto"/>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供应商名称（公章）：</w:t>
      </w:r>
    </w:p>
    <w:p w14:paraId="166FB381">
      <w:pPr>
        <w:spacing w:before="25" w:after="25" w:line="360" w:lineRule="auto"/>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供应商</w:t>
      </w:r>
      <w:r>
        <w:rPr>
          <w:rFonts w:hint="eastAsia" w:asciiTheme="minorEastAsia" w:hAnsiTheme="minorEastAsia" w:eastAsiaTheme="minorEastAsia"/>
          <w:color w:val="000000" w:themeColor="text1"/>
          <w:sz w:val="24"/>
          <w14:textFill>
            <w14:solidFill>
              <w14:schemeClr w14:val="tx1"/>
            </w14:solidFill>
          </w14:textFill>
        </w:rPr>
        <w:t>法定代表人（单位负责人）或</w:t>
      </w:r>
      <w:r>
        <w:rPr>
          <w:rFonts w:asciiTheme="minorEastAsia" w:hAnsiTheme="minorEastAsia" w:eastAsiaTheme="minorEastAsia"/>
          <w:color w:val="000000" w:themeColor="text1"/>
          <w:sz w:val="24"/>
          <w14:textFill>
            <w14:solidFill>
              <w14:schemeClr w14:val="tx1"/>
            </w14:solidFill>
          </w14:textFill>
        </w:rPr>
        <w:t>授权代表签字：</w:t>
      </w:r>
    </w:p>
    <w:p w14:paraId="223B63D6">
      <w:pPr>
        <w:spacing w:line="360" w:lineRule="auto"/>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日期：</w:t>
      </w:r>
    </w:p>
    <w:p w14:paraId="37624C26">
      <w:pPr>
        <w:spacing w:line="360" w:lineRule="auto"/>
        <w:jc w:val="center"/>
        <w:rPr>
          <w:rFonts w:hint="eastAsia" w:asciiTheme="minorEastAsia" w:hAnsiTheme="minorEastAsia" w:eastAsiaTheme="minorEastAsia"/>
          <w:color w:val="000000" w:themeColor="text1"/>
          <w:sz w:val="24"/>
          <w14:textFill>
            <w14:solidFill>
              <w14:schemeClr w14:val="tx1"/>
            </w14:solidFill>
          </w14:textFill>
        </w:rPr>
      </w:pPr>
    </w:p>
    <w:p w14:paraId="0F6860FB">
      <w:pPr>
        <w:pStyle w:val="23"/>
        <w:spacing w:line="360" w:lineRule="auto"/>
        <w:rPr>
          <w:rFonts w:hint="eastAsia" w:asciiTheme="minorEastAsia" w:hAnsiTheme="minorEastAsia" w:eastAsiaTheme="minorEastAsia"/>
          <w:b/>
          <w:color w:val="000000" w:themeColor="text1"/>
          <w:sz w:val="24"/>
          <w14:textFill>
            <w14:solidFill>
              <w14:schemeClr w14:val="tx1"/>
            </w14:solidFill>
          </w14:textFill>
        </w:rPr>
      </w:pPr>
      <w:r>
        <w:rPr>
          <w:rFonts w:asciiTheme="minorEastAsia" w:hAnsiTheme="minorEastAsia" w:eastAsiaTheme="minorEastAsia"/>
          <w:b/>
          <w:color w:val="000000" w:themeColor="text1"/>
          <w:sz w:val="24"/>
          <w14:textFill>
            <w14:solidFill>
              <w14:schemeClr w14:val="tx1"/>
            </w14:solidFill>
          </w14:textFill>
        </w:rPr>
        <w:t>注：评委保留对上述资料原件审核的权利</w:t>
      </w:r>
      <w:r>
        <w:rPr>
          <w:rFonts w:hint="eastAsia" w:asciiTheme="minorEastAsia" w:hAnsiTheme="minorEastAsia" w:eastAsiaTheme="minorEastAsia"/>
          <w:b/>
          <w:color w:val="000000" w:themeColor="text1"/>
          <w:sz w:val="24"/>
          <w14:textFill>
            <w14:solidFill>
              <w14:schemeClr w14:val="tx1"/>
            </w14:solidFill>
          </w14:textFill>
        </w:rPr>
        <w:t>。</w:t>
      </w:r>
    </w:p>
    <w:p w14:paraId="3CEBB2A5">
      <w:pPr>
        <w:spacing w:line="360" w:lineRule="auto"/>
        <w:jc w:val="center"/>
        <w:rPr>
          <w:rFonts w:hint="eastAsia" w:asciiTheme="minorEastAsia" w:hAnsiTheme="minorEastAsia" w:eastAsiaTheme="minorEastAsia"/>
          <w:color w:val="000000" w:themeColor="text1"/>
          <w:sz w:val="24"/>
          <w14:textFill>
            <w14:solidFill>
              <w14:schemeClr w14:val="tx1"/>
            </w14:solidFill>
          </w14:textFill>
        </w:rPr>
      </w:pPr>
    </w:p>
    <w:p w14:paraId="553929B8">
      <w:pPr>
        <w:spacing w:line="360" w:lineRule="auto"/>
        <w:jc w:val="center"/>
        <w:rPr>
          <w:rFonts w:hint="eastAsia" w:asciiTheme="minorEastAsia" w:hAnsiTheme="minorEastAsia" w:eastAsiaTheme="minorEastAsia"/>
          <w:color w:val="000000" w:themeColor="text1"/>
          <w:sz w:val="24"/>
          <w14:textFill>
            <w14:solidFill>
              <w14:schemeClr w14:val="tx1"/>
            </w14:solidFill>
          </w14:textFill>
        </w:rPr>
      </w:pPr>
    </w:p>
    <w:p w14:paraId="2D779CE9">
      <w:pPr>
        <w:spacing w:line="360" w:lineRule="auto"/>
        <w:jc w:val="center"/>
        <w:rPr>
          <w:rFonts w:hint="eastAsia" w:asciiTheme="minorEastAsia" w:hAnsiTheme="minorEastAsia" w:eastAsiaTheme="minorEastAsia"/>
          <w:color w:val="000000" w:themeColor="text1"/>
          <w:sz w:val="24"/>
          <w14:textFill>
            <w14:solidFill>
              <w14:schemeClr w14:val="tx1"/>
            </w14:solidFill>
          </w14:textFill>
        </w:rPr>
      </w:pPr>
    </w:p>
    <w:p w14:paraId="6D26179C">
      <w:pPr>
        <w:spacing w:line="360" w:lineRule="auto"/>
        <w:jc w:val="center"/>
        <w:rPr>
          <w:rFonts w:hint="eastAsia" w:asciiTheme="minorEastAsia" w:hAnsiTheme="minorEastAsia" w:eastAsiaTheme="minorEastAsia"/>
          <w:color w:val="000000" w:themeColor="text1"/>
          <w:sz w:val="24"/>
          <w14:textFill>
            <w14:solidFill>
              <w14:schemeClr w14:val="tx1"/>
            </w14:solidFill>
          </w14:textFill>
        </w:rPr>
      </w:pPr>
    </w:p>
    <w:p w14:paraId="7AB2E4FA">
      <w:pPr>
        <w:spacing w:line="360" w:lineRule="auto"/>
        <w:jc w:val="center"/>
        <w:rPr>
          <w:rFonts w:hint="eastAsia" w:asciiTheme="minorEastAsia" w:hAnsiTheme="minorEastAsia" w:eastAsiaTheme="minorEastAsia"/>
          <w:color w:val="000000" w:themeColor="text1"/>
          <w:sz w:val="24"/>
          <w14:textFill>
            <w14:solidFill>
              <w14:schemeClr w14:val="tx1"/>
            </w14:solidFill>
          </w14:textFill>
        </w:rPr>
      </w:pPr>
    </w:p>
    <w:p w14:paraId="2FCBD98C">
      <w:pPr>
        <w:pStyle w:val="4"/>
        <w:spacing w:before="0" w:after="0" w:line="360" w:lineRule="auto"/>
        <w:rPr>
          <w:rFonts w:hint="eastAsia" w:asciiTheme="minorEastAsia" w:hAnsiTheme="minorEastAsia" w:eastAsiaTheme="minorEastAsia"/>
          <w:b w:val="0"/>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br w:type="page"/>
      </w:r>
      <w:bookmarkStart w:id="280" w:name="_Toc497315170"/>
      <w:bookmarkStart w:id="281" w:name="_Toc495677522"/>
      <w:bookmarkStart w:id="282" w:name="_Toc107918039"/>
      <w:r>
        <w:rPr>
          <w:rFonts w:asciiTheme="minorEastAsia" w:hAnsiTheme="minorEastAsia" w:eastAsiaTheme="minorEastAsia"/>
          <w:color w:val="000000" w:themeColor="text1"/>
          <w:sz w:val="24"/>
          <w:szCs w:val="24"/>
          <w14:textFill>
            <w14:solidFill>
              <w14:schemeClr w14:val="tx1"/>
            </w14:solidFill>
          </w14:textFill>
        </w:rPr>
        <w:t xml:space="preserve">附件12 </w:t>
      </w:r>
      <w:r>
        <w:rPr>
          <w:rFonts w:hint="eastAsia" w:asciiTheme="minorEastAsia" w:hAnsiTheme="minorEastAsia" w:eastAsiaTheme="minorEastAsia"/>
          <w:color w:val="000000" w:themeColor="text1"/>
          <w:sz w:val="24"/>
          <w:szCs w:val="24"/>
          <w14:textFill>
            <w14:solidFill>
              <w14:schemeClr w14:val="tx1"/>
            </w14:solidFill>
          </w14:textFill>
        </w:rPr>
        <w:t>供应商</w:t>
      </w:r>
      <w:r>
        <w:rPr>
          <w:rFonts w:asciiTheme="minorEastAsia" w:hAnsiTheme="minorEastAsia" w:eastAsiaTheme="minorEastAsia"/>
          <w:color w:val="000000" w:themeColor="text1"/>
          <w:sz w:val="24"/>
          <w:szCs w:val="24"/>
          <w14:textFill>
            <w14:solidFill>
              <w14:schemeClr w14:val="tx1"/>
            </w14:solidFill>
          </w14:textFill>
        </w:rPr>
        <w:t>基本情况表</w:t>
      </w:r>
      <w:r>
        <w:rPr>
          <w:rFonts w:hint="eastAsia" w:asciiTheme="minorEastAsia" w:hAnsiTheme="minorEastAsia" w:eastAsiaTheme="minorEastAsia"/>
          <w:color w:val="000000" w:themeColor="text1"/>
          <w:sz w:val="24"/>
          <w:szCs w:val="24"/>
          <w14:textFill>
            <w14:solidFill>
              <w14:schemeClr w14:val="tx1"/>
            </w14:solidFill>
          </w14:textFill>
        </w:rPr>
        <w:t>（格式）</w:t>
      </w:r>
      <w:bookmarkEnd w:id="280"/>
      <w:bookmarkEnd w:id="281"/>
      <w:bookmarkEnd w:id="282"/>
    </w:p>
    <w:tbl>
      <w:tblPr>
        <w:tblStyle w:val="45"/>
        <w:tblW w:w="935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0"/>
        <w:gridCol w:w="1440"/>
        <w:gridCol w:w="60"/>
        <w:gridCol w:w="253"/>
        <w:gridCol w:w="1239"/>
        <w:gridCol w:w="83"/>
        <w:gridCol w:w="379"/>
        <w:gridCol w:w="1310"/>
        <w:gridCol w:w="96"/>
        <w:gridCol w:w="704"/>
        <w:gridCol w:w="984"/>
        <w:gridCol w:w="123"/>
        <w:gridCol w:w="1234"/>
        <w:gridCol w:w="14"/>
      </w:tblGrid>
      <w:tr w14:paraId="3BDBE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4" w:type="dxa"/>
          <w:cantSplit/>
        </w:trPr>
        <w:tc>
          <w:tcPr>
            <w:tcW w:w="1440" w:type="dxa"/>
            <w:vAlign w:val="center"/>
          </w:tcPr>
          <w:p w14:paraId="1E7E8CFD">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企业名称</w:t>
            </w:r>
          </w:p>
        </w:tc>
        <w:tc>
          <w:tcPr>
            <w:tcW w:w="4764" w:type="dxa"/>
            <w:gridSpan w:val="7"/>
          </w:tcPr>
          <w:p w14:paraId="0285E311">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p>
        </w:tc>
        <w:tc>
          <w:tcPr>
            <w:tcW w:w="1784" w:type="dxa"/>
            <w:gridSpan w:val="3"/>
          </w:tcPr>
          <w:p w14:paraId="652BE909">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法定代表人</w:t>
            </w:r>
            <w:r>
              <w:rPr>
                <w:rFonts w:hint="eastAsia" w:asciiTheme="minorEastAsia" w:hAnsiTheme="minorEastAsia" w:eastAsiaTheme="minorEastAsia"/>
                <w:color w:val="000000" w:themeColor="text1"/>
                <w:sz w:val="24"/>
                <w:szCs w:val="24"/>
                <w14:textFill>
                  <w14:solidFill>
                    <w14:schemeClr w14:val="tx1"/>
                  </w14:solidFill>
                </w14:textFill>
              </w:rPr>
              <w:t>（单位负责人）</w:t>
            </w:r>
          </w:p>
        </w:tc>
        <w:tc>
          <w:tcPr>
            <w:tcW w:w="1357" w:type="dxa"/>
            <w:gridSpan w:val="2"/>
          </w:tcPr>
          <w:p w14:paraId="366C8819">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p>
        </w:tc>
      </w:tr>
      <w:tr w14:paraId="5377A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4" w:type="dxa"/>
          <w:cantSplit/>
        </w:trPr>
        <w:tc>
          <w:tcPr>
            <w:tcW w:w="1440" w:type="dxa"/>
          </w:tcPr>
          <w:p w14:paraId="58F9F7D5">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企业性质</w:t>
            </w:r>
          </w:p>
        </w:tc>
        <w:tc>
          <w:tcPr>
            <w:tcW w:w="1440" w:type="dxa"/>
          </w:tcPr>
          <w:p w14:paraId="16D455EF">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p>
        </w:tc>
        <w:tc>
          <w:tcPr>
            <w:tcW w:w="1552" w:type="dxa"/>
            <w:gridSpan w:val="3"/>
          </w:tcPr>
          <w:p w14:paraId="44EBCD5A">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主管机关</w:t>
            </w:r>
          </w:p>
        </w:tc>
        <w:tc>
          <w:tcPr>
            <w:tcW w:w="4913" w:type="dxa"/>
            <w:gridSpan w:val="8"/>
          </w:tcPr>
          <w:p w14:paraId="7EAB24E5">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p>
        </w:tc>
      </w:tr>
      <w:tr w14:paraId="4BF7D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4" w:type="dxa"/>
        </w:trPr>
        <w:tc>
          <w:tcPr>
            <w:tcW w:w="1440" w:type="dxa"/>
          </w:tcPr>
          <w:p w14:paraId="5D3E7B2B">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企业等级</w:t>
            </w:r>
          </w:p>
        </w:tc>
        <w:tc>
          <w:tcPr>
            <w:tcW w:w="1440" w:type="dxa"/>
          </w:tcPr>
          <w:p w14:paraId="38979C9E">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p>
        </w:tc>
        <w:tc>
          <w:tcPr>
            <w:tcW w:w="1552" w:type="dxa"/>
            <w:gridSpan w:val="3"/>
          </w:tcPr>
          <w:p w14:paraId="4154A5A4">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组建时间</w:t>
            </w:r>
          </w:p>
        </w:tc>
        <w:tc>
          <w:tcPr>
            <w:tcW w:w="1772" w:type="dxa"/>
            <w:gridSpan w:val="3"/>
          </w:tcPr>
          <w:p w14:paraId="7E3E91A4">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p>
        </w:tc>
        <w:tc>
          <w:tcPr>
            <w:tcW w:w="1784" w:type="dxa"/>
            <w:gridSpan w:val="3"/>
          </w:tcPr>
          <w:p w14:paraId="64A1720F">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联系人</w:t>
            </w:r>
          </w:p>
        </w:tc>
        <w:tc>
          <w:tcPr>
            <w:tcW w:w="1357" w:type="dxa"/>
            <w:gridSpan w:val="2"/>
          </w:tcPr>
          <w:p w14:paraId="07872522">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p>
        </w:tc>
      </w:tr>
      <w:tr w14:paraId="62A7B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4" w:type="dxa"/>
        </w:trPr>
        <w:tc>
          <w:tcPr>
            <w:tcW w:w="1440" w:type="dxa"/>
          </w:tcPr>
          <w:p w14:paraId="177E578E">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资质等级</w:t>
            </w:r>
          </w:p>
        </w:tc>
        <w:tc>
          <w:tcPr>
            <w:tcW w:w="1440" w:type="dxa"/>
          </w:tcPr>
          <w:p w14:paraId="25859A8B">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p>
        </w:tc>
        <w:tc>
          <w:tcPr>
            <w:tcW w:w="1552" w:type="dxa"/>
            <w:gridSpan w:val="3"/>
          </w:tcPr>
          <w:p w14:paraId="3658B142">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信用等级</w:t>
            </w:r>
          </w:p>
        </w:tc>
        <w:tc>
          <w:tcPr>
            <w:tcW w:w="1772" w:type="dxa"/>
            <w:gridSpan w:val="3"/>
          </w:tcPr>
          <w:p w14:paraId="2F601676">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p>
        </w:tc>
        <w:tc>
          <w:tcPr>
            <w:tcW w:w="1784" w:type="dxa"/>
            <w:gridSpan w:val="3"/>
          </w:tcPr>
          <w:p w14:paraId="2680D9FD">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电话</w:t>
            </w:r>
          </w:p>
        </w:tc>
        <w:tc>
          <w:tcPr>
            <w:tcW w:w="1357" w:type="dxa"/>
            <w:gridSpan w:val="2"/>
          </w:tcPr>
          <w:p w14:paraId="5C6E4909">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p>
        </w:tc>
      </w:tr>
      <w:tr w14:paraId="65E0A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4" w:type="dxa"/>
        </w:trPr>
        <w:tc>
          <w:tcPr>
            <w:tcW w:w="1440" w:type="dxa"/>
          </w:tcPr>
          <w:p w14:paraId="440A2FFB">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开户银行</w:t>
            </w:r>
          </w:p>
        </w:tc>
        <w:tc>
          <w:tcPr>
            <w:tcW w:w="1440" w:type="dxa"/>
          </w:tcPr>
          <w:p w14:paraId="49019EEB">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p>
        </w:tc>
        <w:tc>
          <w:tcPr>
            <w:tcW w:w="1552" w:type="dxa"/>
            <w:gridSpan w:val="3"/>
          </w:tcPr>
          <w:p w14:paraId="10EA3F6B">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账号</w:t>
            </w:r>
          </w:p>
        </w:tc>
        <w:tc>
          <w:tcPr>
            <w:tcW w:w="1772" w:type="dxa"/>
            <w:gridSpan w:val="3"/>
          </w:tcPr>
          <w:p w14:paraId="1225DFB5">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p>
        </w:tc>
        <w:tc>
          <w:tcPr>
            <w:tcW w:w="1784" w:type="dxa"/>
            <w:gridSpan w:val="3"/>
          </w:tcPr>
          <w:p w14:paraId="4B7956B7">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财务负责人</w:t>
            </w:r>
          </w:p>
        </w:tc>
        <w:tc>
          <w:tcPr>
            <w:tcW w:w="1357" w:type="dxa"/>
            <w:gridSpan w:val="2"/>
          </w:tcPr>
          <w:p w14:paraId="0A940E77">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p>
        </w:tc>
      </w:tr>
      <w:tr w14:paraId="2CEA2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4" w:type="dxa"/>
        </w:trPr>
        <w:tc>
          <w:tcPr>
            <w:tcW w:w="1440" w:type="dxa"/>
          </w:tcPr>
          <w:p w14:paraId="003AC877">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固定资产</w:t>
            </w:r>
          </w:p>
        </w:tc>
        <w:tc>
          <w:tcPr>
            <w:tcW w:w="1440" w:type="dxa"/>
          </w:tcPr>
          <w:p w14:paraId="267DA6CA">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p>
        </w:tc>
        <w:tc>
          <w:tcPr>
            <w:tcW w:w="1552" w:type="dxa"/>
            <w:gridSpan w:val="3"/>
          </w:tcPr>
          <w:p w14:paraId="097C3408">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自有资金</w:t>
            </w:r>
          </w:p>
        </w:tc>
        <w:tc>
          <w:tcPr>
            <w:tcW w:w="1772" w:type="dxa"/>
            <w:gridSpan w:val="3"/>
          </w:tcPr>
          <w:p w14:paraId="06F1FEEB">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p>
        </w:tc>
        <w:tc>
          <w:tcPr>
            <w:tcW w:w="1784" w:type="dxa"/>
            <w:gridSpan w:val="3"/>
          </w:tcPr>
          <w:p w14:paraId="372A0651">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电话</w:t>
            </w:r>
          </w:p>
        </w:tc>
        <w:tc>
          <w:tcPr>
            <w:tcW w:w="1357" w:type="dxa"/>
            <w:gridSpan w:val="2"/>
          </w:tcPr>
          <w:p w14:paraId="4427FAAB">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p>
        </w:tc>
      </w:tr>
      <w:tr w14:paraId="534EC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4" w:type="dxa"/>
        </w:trPr>
        <w:tc>
          <w:tcPr>
            <w:tcW w:w="1440" w:type="dxa"/>
            <w:vAlign w:val="center"/>
          </w:tcPr>
          <w:p w14:paraId="702DA797">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流动资金</w:t>
            </w:r>
          </w:p>
        </w:tc>
        <w:tc>
          <w:tcPr>
            <w:tcW w:w="1440" w:type="dxa"/>
            <w:vAlign w:val="center"/>
          </w:tcPr>
          <w:p w14:paraId="20952F48">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p>
        </w:tc>
        <w:tc>
          <w:tcPr>
            <w:tcW w:w="1552" w:type="dxa"/>
            <w:gridSpan w:val="3"/>
            <w:vAlign w:val="center"/>
          </w:tcPr>
          <w:p w14:paraId="70E80B0A">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注册资金</w:t>
            </w:r>
          </w:p>
        </w:tc>
        <w:tc>
          <w:tcPr>
            <w:tcW w:w="1772" w:type="dxa"/>
            <w:gridSpan w:val="3"/>
            <w:vAlign w:val="center"/>
          </w:tcPr>
          <w:p w14:paraId="10D137CE">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p>
        </w:tc>
        <w:tc>
          <w:tcPr>
            <w:tcW w:w="1784" w:type="dxa"/>
            <w:gridSpan w:val="3"/>
            <w:vAlign w:val="center"/>
          </w:tcPr>
          <w:p w14:paraId="2BF01036">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营业执照编号</w:t>
            </w:r>
          </w:p>
        </w:tc>
        <w:tc>
          <w:tcPr>
            <w:tcW w:w="1357" w:type="dxa"/>
            <w:gridSpan w:val="2"/>
          </w:tcPr>
          <w:p w14:paraId="35FB159A">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p>
        </w:tc>
      </w:tr>
      <w:tr w14:paraId="22293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4" w:type="dxa"/>
        </w:trPr>
        <w:tc>
          <w:tcPr>
            <w:tcW w:w="1440" w:type="dxa"/>
          </w:tcPr>
          <w:p w14:paraId="2D8224B1">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资产总额</w:t>
            </w:r>
          </w:p>
        </w:tc>
        <w:tc>
          <w:tcPr>
            <w:tcW w:w="7905" w:type="dxa"/>
            <w:gridSpan w:val="12"/>
          </w:tcPr>
          <w:p w14:paraId="070FC0CD">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p>
        </w:tc>
      </w:tr>
      <w:tr w14:paraId="224A4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4" w:type="dxa"/>
          <w:trHeight w:val="630" w:hRule="atLeast"/>
        </w:trPr>
        <w:tc>
          <w:tcPr>
            <w:tcW w:w="1440" w:type="dxa"/>
            <w:vMerge w:val="restart"/>
            <w:vAlign w:val="center"/>
          </w:tcPr>
          <w:p w14:paraId="49F78E00">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财务</w:t>
            </w:r>
          </w:p>
          <w:p w14:paraId="53B730DC">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状况</w:t>
            </w:r>
          </w:p>
        </w:tc>
        <w:tc>
          <w:tcPr>
            <w:tcW w:w="1500" w:type="dxa"/>
            <w:gridSpan w:val="2"/>
            <w:vAlign w:val="center"/>
          </w:tcPr>
          <w:p w14:paraId="17730F81">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年份</w:t>
            </w:r>
          </w:p>
        </w:tc>
        <w:tc>
          <w:tcPr>
            <w:tcW w:w="1575" w:type="dxa"/>
            <w:gridSpan w:val="3"/>
            <w:vAlign w:val="center"/>
          </w:tcPr>
          <w:p w14:paraId="710521EF">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主营收入</w:t>
            </w:r>
          </w:p>
          <w:p w14:paraId="1B04D0C3">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（万元）</w:t>
            </w:r>
          </w:p>
        </w:tc>
        <w:tc>
          <w:tcPr>
            <w:tcW w:w="1785" w:type="dxa"/>
            <w:gridSpan w:val="3"/>
            <w:vAlign w:val="center"/>
          </w:tcPr>
          <w:p w14:paraId="46409A3F">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收入总额</w:t>
            </w:r>
          </w:p>
          <w:p w14:paraId="0FEACD2E">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（万元）</w:t>
            </w:r>
          </w:p>
        </w:tc>
        <w:tc>
          <w:tcPr>
            <w:tcW w:w="1811" w:type="dxa"/>
            <w:gridSpan w:val="3"/>
            <w:vAlign w:val="center"/>
          </w:tcPr>
          <w:p w14:paraId="22ACCB3D">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利润总额</w:t>
            </w:r>
          </w:p>
          <w:p w14:paraId="5FE71700">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（万元）</w:t>
            </w:r>
          </w:p>
        </w:tc>
        <w:tc>
          <w:tcPr>
            <w:tcW w:w="1234" w:type="dxa"/>
            <w:vAlign w:val="center"/>
          </w:tcPr>
          <w:p w14:paraId="6E8F1991">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净利润</w:t>
            </w:r>
          </w:p>
          <w:p w14:paraId="168CB8B9">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（万元）</w:t>
            </w:r>
          </w:p>
        </w:tc>
      </w:tr>
      <w:tr w14:paraId="1FFC2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4" w:type="dxa"/>
          <w:trHeight w:val="510" w:hRule="atLeast"/>
        </w:trPr>
        <w:tc>
          <w:tcPr>
            <w:tcW w:w="1440" w:type="dxa"/>
            <w:vMerge w:val="continue"/>
            <w:vAlign w:val="center"/>
          </w:tcPr>
          <w:p w14:paraId="5C5E8EC1">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p>
        </w:tc>
        <w:tc>
          <w:tcPr>
            <w:tcW w:w="1500" w:type="dxa"/>
            <w:gridSpan w:val="2"/>
            <w:vAlign w:val="center"/>
          </w:tcPr>
          <w:p w14:paraId="403EDDE8">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202</w:t>
            </w:r>
            <w:r>
              <w:rPr>
                <w:rFonts w:hint="eastAsia" w:asciiTheme="minorEastAsia" w:hAnsiTheme="minorEastAsia" w:eastAsiaTheme="minorEastAsia"/>
                <w:color w:val="000000" w:themeColor="text1"/>
                <w:sz w:val="24"/>
                <w:szCs w:val="24"/>
                <w14:textFill>
                  <w14:solidFill>
                    <w14:schemeClr w14:val="tx1"/>
                  </w14:solidFill>
                </w14:textFill>
              </w:rPr>
              <w:t>2</w:t>
            </w:r>
            <w:r>
              <w:rPr>
                <w:rFonts w:asciiTheme="minorEastAsia" w:hAnsiTheme="minorEastAsia" w:eastAsiaTheme="minorEastAsia"/>
                <w:color w:val="000000" w:themeColor="text1"/>
                <w:sz w:val="24"/>
                <w:szCs w:val="24"/>
                <w14:textFill>
                  <w14:solidFill>
                    <w14:schemeClr w14:val="tx1"/>
                  </w14:solidFill>
                </w14:textFill>
              </w:rPr>
              <w:t>年</w:t>
            </w:r>
          </w:p>
        </w:tc>
        <w:tc>
          <w:tcPr>
            <w:tcW w:w="1575" w:type="dxa"/>
            <w:gridSpan w:val="3"/>
            <w:vAlign w:val="center"/>
          </w:tcPr>
          <w:p w14:paraId="79482B92">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p>
        </w:tc>
        <w:tc>
          <w:tcPr>
            <w:tcW w:w="1785" w:type="dxa"/>
            <w:gridSpan w:val="3"/>
            <w:vAlign w:val="center"/>
          </w:tcPr>
          <w:p w14:paraId="4989E472">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p>
        </w:tc>
        <w:tc>
          <w:tcPr>
            <w:tcW w:w="1811" w:type="dxa"/>
            <w:gridSpan w:val="3"/>
            <w:vAlign w:val="center"/>
          </w:tcPr>
          <w:p w14:paraId="3D6E2B25">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p>
        </w:tc>
        <w:tc>
          <w:tcPr>
            <w:tcW w:w="1234" w:type="dxa"/>
            <w:vAlign w:val="center"/>
          </w:tcPr>
          <w:p w14:paraId="6911B1DD">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p>
        </w:tc>
      </w:tr>
      <w:tr w14:paraId="7CC3F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4" w:type="dxa"/>
          <w:trHeight w:val="510" w:hRule="atLeast"/>
        </w:trPr>
        <w:tc>
          <w:tcPr>
            <w:tcW w:w="1440" w:type="dxa"/>
            <w:vMerge w:val="continue"/>
            <w:vAlign w:val="center"/>
          </w:tcPr>
          <w:p w14:paraId="4E69F29A">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p>
        </w:tc>
        <w:tc>
          <w:tcPr>
            <w:tcW w:w="1500" w:type="dxa"/>
            <w:gridSpan w:val="2"/>
            <w:vAlign w:val="center"/>
          </w:tcPr>
          <w:p w14:paraId="63127286">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202</w:t>
            </w:r>
            <w:r>
              <w:rPr>
                <w:rFonts w:hint="eastAsia" w:asciiTheme="minorEastAsia" w:hAnsiTheme="minorEastAsia" w:eastAsiaTheme="minorEastAsia"/>
                <w:color w:val="000000" w:themeColor="text1"/>
                <w:sz w:val="24"/>
                <w:szCs w:val="24"/>
                <w14:textFill>
                  <w14:solidFill>
                    <w14:schemeClr w14:val="tx1"/>
                  </w14:solidFill>
                </w14:textFill>
              </w:rPr>
              <w:t>3</w:t>
            </w:r>
            <w:r>
              <w:rPr>
                <w:rFonts w:asciiTheme="minorEastAsia" w:hAnsiTheme="minorEastAsia" w:eastAsiaTheme="minorEastAsia"/>
                <w:color w:val="000000" w:themeColor="text1"/>
                <w:sz w:val="24"/>
                <w:szCs w:val="24"/>
                <w14:textFill>
                  <w14:solidFill>
                    <w14:schemeClr w14:val="tx1"/>
                  </w14:solidFill>
                </w14:textFill>
              </w:rPr>
              <w:t>年</w:t>
            </w:r>
          </w:p>
        </w:tc>
        <w:tc>
          <w:tcPr>
            <w:tcW w:w="1575" w:type="dxa"/>
            <w:gridSpan w:val="3"/>
            <w:vAlign w:val="center"/>
          </w:tcPr>
          <w:p w14:paraId="52439A5F">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p>
        </w:tc>
        <w:tc>
          <w:tcPr>
            <w:tcW w:w="1785" w:type="dxa"/>
            <w:gridSpan w:val="3"/>
            <w:vAlign w:val="center"/>
          </w:tcPr>
          <w:p w14:paraId="5A27E2DB">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p>
        </w:tc>
        <w:tc>
          <w:tcPr>
            <w:tcW w:w="1811" w:type="dxa"/>
            <w:gridSpan w:val="3"/>
            <w:vAlign w:val="center"/>
          </w:tcPr>
          <w:p w14:paraId="6A2D429D">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p>
        </w:tc>
        <w:tc>
          <w:tcPr>
            <w:tcW w:w="1234" w:type="dxa"/>
            <w:vAlign w:val="center"/>
          </w:tcPr>
          <w:p w14:paraId="5CF399B4">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p>
        </w:tc>
      </w:tr>
      <w:tr w14:paraId="4B436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4" w:type="dxa"/>
          <w:trHeight w:val="510" w:hRule="atLeast"/>
        </w:trPr>
        <w:tc>
          <w:tcPr>
            <w:tcW w:w="1440" w:type="dxa"/>
            <w:vMerge w:val="continue"/>
            <w:vAlign w:val="center"/>
          </w:tcPr>
          <w:p w14:paraId="1586D98A">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p>
        </w:tc>
        <w:tc>
          <w:tcPr>
            <w:tcW w:w="1500" w:type="dxa"/>
            <w:gridSpan w:val="2"/>
            <w:vAlign w:val="center"/>
          </w:tcPr>
          <w:p w14:paraId="3667BBD9">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2</w:t>
            </w:r>
            <w:r>
              <w:rPr>
                <w:rFonts w:asciiTheme="minorEastAsia" w:hAnsiTheme="minorEastAsia" w:eastAsiaTheme="minorEastAsia"/>
                <w:color w:val="000000" w:themeColor="text1"/>
                <w:sz w:val="24"/>
                <w:szCs w:val="24"/>
                <w14:textFill>
                  <w14:solidFill>
                    <w14:schemeClr w14:val="tx1"/>
                  </w14:solidFill>
                </w14:textFill>
              </w:rPr>
              <w:t>02</w:t>
            </w:r>
            <w:r>
              <w:rPr>
                <w:rFonts w:hint="eastAsia" w:asciiTheme="minorEastAsia" w:hAnsiTheme="minorEastAsia" w:eastAsiaTheme="minorEastAsia"/>
                <w:color w:val="000000" w:themeColor="text1"/>
                <w:sz w:val="24"/>
                <w:szCs w:val="24"/>
                <w14:textFill>
                  <w14:solidFill>
                    <w14:schemeClr w14:val="tx1"/>
                  </w14:solidFill>
                </w14:textFill>
              </w:rPr>
              <w:t>4年</w:t>
            </w:r>
          </w:p>
        </w:tc>
        <w:tc>
          <w:tcPr>
            <w:tcW w:w="1575" w:type="dxa"/>
            <w:gridSpan w:val="3"/>
            <w:vAlign w:val="center"/>
          </w:tcPr>
          <w:p w14:paraId="30B881D4">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p>
        </w:tc>
        <w:tc>
          <w:tcPr>
            <w:tcW w:w="1785" w:type="dxa"/>
            <w:gridSpan w:val="3"/>
            <w:vAlign w:val="center"/>
          </w:tcPr>
          <w:p w14:paraId="1194263B">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p>
        </w:tc>
        <w:tc>
          <w:tcPr>
            <w:tcW w:w="1811" w:type="dxa"/>
            <w:gridSpan w:val="3"/>
            <w:vAlign w:val="center"/>
          </w:tcPr>
          <w:p w14:paraId="72661E93">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p>
        </w:tc>
        <w:tc>
          <w:tcPr>
            <w:tcW w:w="1234" w:type="dxa"/>
            <w:vAlign w:val="center"/>
          </w:tcPr>
          <w:p w14:paraId="61AAA79B">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p>
        </w:tc>
      </w:tr>
      <w:tr w14:paraId="3A4BA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4" w:type="dxa"/>
          <w:cantSplit/>
        </w:trPr>
        <w:tc>
          <w:tcPr>
            <w:tcW w:w="1440" w:type="dxa"/>
          </w:tcPr>
          <w:p w14:paraId="4348CD7B">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经营范围</w:t>
            </w:r>
          </w:p>
        </w:tc>
        <w:tc>
          <w:tcPr>
            <w:tcW w:w="7905" w:type="dxa"/>
            <w:gridSpan w:val="12"/>
          </w:tcPr>
          <w:p w14:paraId="544B0A0E">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p>
        </w:tc>
      </w:tr>
      <w:tr w14:paraId="44052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40" w:type="dxa"/>
            <w:vMerge w:val="restart"/>
            <w:vAlign w:val="center"/>
          </w:tcPr>
          <w:p w14:paraId="39AE957B">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企业员工</w:t>
            </w:r>
          </w:p>
          <w:p w14:paraId="08A257DB">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情况</w:t>
            </w:r>
          </w:p>
        </w:tc>
        <w:tc>
          <w:tcPr>
            <w:tcW w:w="1753" w:type="dxa"/>
            <w:gridSpan w:val="3"/>
            <w:vAlign w:val="center"/>
          </w:tcPr>
          <w:p w14:paraId="2EF34412">
            <w:pPr>
              <w:spacing w:line="360" w:lineRule="auto"/>
              <w:jc w:val="center"/>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总人数</w:t>
            </w:r>
          </w:p>
          <w:p w14:paraId="7B011A20">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（从业人员）</w:t>
            </w:r>
          </w:p>
        </w:tc>
        <w:tc>
          <w:tcPr>
            <w:tcW w:w="1701" w:type="dxa"/>
            <w:gridSpan w:val="3"/>
            <w:vAlign w:val="center"/>
          </w:tcPr>
          <w:p w14:paraId="3B6997B0">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p>
        </w:tc>
        <w:tc>
          <w:tcPr>
            <w:tcW w:w="2110" w:type="dxa"/>
            <w:gridSpan w:val="3"/>
            <w:vAlign w:val="center"/>
          </w:tcPr>
          <w:p w14:paraId="04667AC5">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管理人员</w:t>
            </w:r>
          </w:p>
        </w:tc>
        <w:tc>
          <w:tcPr>
            <w:tcW w:w="2355" w:type="dxa"/>
            <w:gridSpan w:val="4"/>
          </w:tcPr>
          <w:p w14:paraId="774E5776">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p>
        </w:tc>
      </w:tr>
      <w:tr w14:paraId="2AE65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2" w:hRule="atLeast"/>
        </w:trPr>
        <w:tc>
          <w:tcPr>
            <w:tcW w:w="1440" w:type="dxa"/>
            <w:vMerge w:val="continue"/>
            <w:vAlign w:val="center"/>
          </w:tcPr>
          <w:p w14:paraId="09740EAE">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p>
        </w:tc>
        <w:tc>
          <w:tcPr>
            <w:tcW w:w="1753" w:type="dxa"/>
            <w:gridSpan w:val="3"/>
            <w:vAlign w:val="center"/>
          </w:tcPr>
          <w:p w14:paraId="1D60EAFD">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高级职称人员</w:t>
            </w:r>
          </w:p>
        </w:tc>
        <w:tc>
          <w:tcPr>
            <w:tcW w:w="1701" w:type="dxa"/>
            <w:gridSpan w:val="3"/>
            <w:vAlign w:val="center"/>
          </w:tcPr>
          <w:p w14:paraId="745E3544">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p>
        </w:tc>
        <w:tc>
          <w:tcPr>
            <w:tcW w:w="2110" w:type="dxa"/>
            <w:gridSpan w:val="3"/>
            <w:vAlign w:val="center"/>
          </w:tcPr>
          <w:p w14:paraId="71701D44">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中初级职称人员</w:t>
            </w:r>
          </w:p>
        </w:tc>
        <w:tc>
          <w:tcPr>
            <w:tcW w:w="2355" w:type="dxa"/>
            <w:gridSpan w:val="4"/>
          </w:tcPr>
          <w:p w14:paraId="741B29FF">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p>
        </w:tc>
      </w:tr>
      <w:tr w14:paraId="03D34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19" w:hRule="atLeast"/>
        </w:trPr>
        <w:tc>
          <w:tcPr>
            <w:tcW w:w="1440" w:type="dxa"/>
            <w:vAlign w:val="center"/>
          </w:tcPr>
          <w:p w14:paraId="1516A1C8">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企业</w:t>
            </w:r>
          </w:p>
          <w:p w14:paraId="666EE7FD">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组织机构</w:t>
            </w:r>
          </w:p>
        </w:tc>
        <w:tc>
          <w:tcPr>
            <w:tcW w:w="7919" w:type="dxa"/>
            <w:gridSpan w:val="13"/>
            <w:vAlign w:val="center"/>
          </w:tcPr>
          <w:p w14:paraId="09816432">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可附图</w:t>
            </w:r>
          </w:p>
        </w:tc>
      </w:tr>
      <w:tr w14:paraId="4FF6A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28" w:hRule="atLeast"/>
        </w:trPr>
        <w:tc>
          <w:tcPr>
            <w:tcW w:w="1440" w:type="dxa"/>
            <w:vAlign w:val="center"/>
          </w:tcPr>
          <w:p w14:paraId="4E1B31D2">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下属</w:t>
            </w:r>
          </w:p>
          <w:p w14:paraId="19C35991">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部门情况</w:t>
            </w:r>
          </w:p>
        </w:tc>
        <w:tc>
          <w:tcPr>
            <w:tcW w:w="7919" w:type="dxa"/>
            <w:gridSpan w:val="13"/>
            <w:vAlign w:val="center"/>
          </w:tcPr>
          <w:p w14:paraId="13B2243C">
            <w:pPr>
              <w:spacing w:line="360" w:lineRule="auto"/>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可附表</w:t>
            </w:r>
          </w:p>
        </w:tc>
      </w:tr>
    </w:tbl>
    <w:p w14:paraId="6E25FEC0">
      <w:pPr>
        <w:spacing w:before="25" w:after="25" w:line="360" w:lineRule="auto"/>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供应商名称（公章）：</w:t>
      </w:r>
    </w:p>
    <w:p w14:paraId="4F4DA184">
      <w:pPr>
        <w:spacing w:before="25" w:after="25" w:line="360" w:lineRule="auto"/>
        <w:rPr>
          <w:rFonts w:hint="eastAsia"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供应商</w:t>
      </w:r>
      <w:r>
        <w:rPr>
          <w:rFonts w:hint="eastAsia" w:asciiTheme="minorEastAsia" w:hAnsiTheme="minorEastAsia" w:eastAsiaTheme="minorEastAsia"/>
          <w:color w:val="000000" w:themeColor="text1"/>
          <w:sz w:val="24"/>
          <w14:textFill>
            <w14:solidFill>
              <w14:schemeClr w14:val="tx1"/>
            </w14:solidFill>
          </w14:textFill>
        </w:rPr>
        <w:t>法定代表人（单位负责人）或</w:t>
      </w:r>
      <w:r>
        <w:rPr>
          <w:rFonts w:asciiTheme="minorEastAsia" w:hAnsiTheme="minorEastAsia" w:eastAsiaTheme="minorEastAsia"/>
          <w:color w:val="000000" w:themeColor="text1"/>
          <w:sz w:val="24"/>
          <w14:textFill>
            <w14:solidFill>
              <w14:schemeClr w14:val="tx1"/>
            </w14:solidFill>
          </w14:textFill>
        </w:rPr>
        <w:t>授权代表签字：</w:t>
      </w:r>
    </w:p>
    <w:p w14:paraId="52710520">
      <w:pPr>
        <w:spacing w:line="360" w:lineRule="auto"/>
        <w:rPr>
          <w:rFonts w:hint="eastAsia" w:asciiTheme="minorEastAsia" w:hAnsiTheme="minorEastAsia" w:eastAsiaTheme="minorEastAsia"/>
          <w:b/>
          <w:bCs/>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日期：</w:t>
      </w:r>
      <w:bookmarkStart w:id="283" w:name="_Toc471898876"/>
      <w:bookmarkStart w:id="284" w:name="_Toc495677525"/>
      <w:bookmarkStart w:id="285" w:name="_Toc497315174"/>
      <w:r>
        <w:rPr>
          <w:rFonts w:asciiTheme="minorEastAsia" w:hAnsiTheme="minorEastAsia" w:eastAsiaTheme="minorEastAsia"/>
          <w:color w:val="000000" w:themeColor="text1"/>
          <w:sz w:val="24"/>
          <w:szCs w:val="24"/>
          <w14:textFill>
            <w14:solidFill>
              <w14:schemeClr w14:val="tx1"/>
            </w14:solidFill>
          </w14:textFill>
        </w:rPr>
        <w:br w:type="page"/>
      </w:r>
    </w:p>
    <w:p w14:paraId="0A3E5A22">
      <w:pPr>
        <w:pStyle w:val="4"/>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bookmarkStart w:id="286" w:name="_Toc107918040"/>
      <w:r>
        <w:rPr>
          <w:rFonts w:hint="eastAsia" w:asciiTheme="minorEastAsia" w:hAnsiTheme="minorEastAsia" w:eastAsiaTheme="minorEastAsia"/>
          <w:color w:val="000000" w:themeColor="text1"/>
          <w:sz w:val="24"/>
          <w:szCs w:val="24"/>
          <w14:textFill>
            <w14:solidFill>
              <w14:schemeClr w14:val="tx1"/>
            </w14:solidFill>
          </w14:textFill>
        </w:rPr>
        <w:t>附件</w:t>
      </w:r>
      <w:r>
        <w:rPr>
          <w:rFonts w:asciiTheme="minorEastAsia" w:hAnsiTheme="minorEastAsia" w:eastAsiaTheme="minorEastAsia"/>
          <w:color w:val="000000" w:themeColor="text1"/>
          <w:sz w:val="24"/>
          <w:szCs w:val="24"/>
          <w14:textFill>
            <w14:solidFill>
              <w14:schemeClr w14:val="tx1"/>
            </w14:solidFill>
          </w14:textFill>
        </w:rPr>
        <w:t xml:space="preserve">13 </w:t>
      </w:r>
      <w:r>
        <w:rPr>
          <w:rFonts w:hint="eastAsia" w:asciiTheme="minorEastAsia" w:hAnsiTheme="minorEastAsia" w:eastAsiaTheme="minorEastAsia"/>
          <w:color w:val="000000" w:themeColor="text1"/>
          <w:sz w:val="24"/>
          <w:szCs w:val="24"/>
          <w14:textFill>
            <w14:solidFill>
              <w14:schemeClr w14:val="tx1"/>
            </w14:solidFill>
          </w14:textFill>
        </w:rPr>
        <w:t>北京市公安局供应商不良行为记录告知书（请按格式填写）</w:t>
      </w:r>
      <w:bookmarkEnd w:id="286"/>
    </w:p>
    <w:p w14:paraId="50722326">
      <w:pPr>
        <w:spacing w:after="240"/>
        <w:jc w:val="center"/>
        <w:rPr>
          <w:rFonts w:hint="eastAsia" w:asciiTheme="minorEastAsia" w:hAnsiTheme="minorEastAsia" w:eastAsiaTheme="minorEastAsia"/>
          <w:b/>
          <w:color w:val="000000" w:themeColor="text1"/>
          <w:sz w:val="24"/>
          <w:szCs w:val="24"/>
          <w14:textFill>
            <w14:solidFill>
              <w14:schemeClr w14:val="tx1"/>
            </w14:solidFill>
          </w14:textFill>
        </w:rPr>
      </w:pPr>
      <w:r>
        <w:rPr>
          <w:rFonts w:asciiTheme="minorEastAsia" w:hAnsiTheme="minorEastAsia" w:eastAsiaTheme="minorEastAsia"/>
          <w:b/>
          <w:color w:val="000000" w:themeColor="text1"/>
          <w:sz w:val="24"/>
          <w:szCs w:val="24"/>
          <w14:textFill>
            <w14:solidFill>
              <w14:schemeClr w14:val="tx1"/>
            </w14:solidFill>
          </w14:textFill>
        </w:rPr>
        <w:t>北京市公安局供应商不良行为记录告知书</w:t>
      </w:r>
    </w:p>
    <w:p w14:paraId="2BC214EF">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项目名称：</w:t>
      </w:r>
    </w:p>
    <w:p w14:paraId="583B1149">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供应商名称：</w:t>
      </w:r>
    </w:p>
    <w:p w14:paraId="758935D0">
      <w:pPr>
        <w:spacing w:line="360" w:lineRule="auto"/>
        <w:ind w:firstLine="480" w:firstLineChars="200"/>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为加强我局项目建设，规范供应商与我局合作行为，现就我局供应商不良行为记录管理相关肉容进行告知。</w:t>
      </w:r>
    </w:p>
    <w:p w14:paraId="5D49392D">
      <w:pPr>
        <w:spacing w:line="360" w:lineRule="auto"/>
        <w:ind w:firstLine="480" w:firstLineChars="200"/>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与我局合作的供应商有下列情形之一的，其具体行为将被列入我局供应商不良行为记录：</w:t>
      </w:r>
    </w:p>
    <w:p w14:paraId="7C5546BA">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(一）依据《中华人民共和国政府采购法》 第七十七条有以下情形之一的：</w:t>
      </w:r>
    </w:p>
    <w:p w14:paraId="41DF2F75">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1. 提供虚假材料谋取中标、成交的；</w:t>
      </w:r>
    </w:p>
    <w:p w14:paraId="4B5F2935">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2. 采取不正当手段诋毁、排挤其他供应商的；</w:t>
      </w:r>
    </w:p>
    <w:p w14:paraId="5BA70DC7">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3. 与采购人、其他供应商或者采购代理机构恶意串通的;</w:t>
      </w:r>
    </w:p>
    <w:p w14:paraId="1B56E005">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4. 向采购人、采购代理机构行贿或者提供其他不正当利益的；</w:t>
      </w:r>
    </w:p>
    <w:p w14:paraId="1905F4AD">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5. 在招标采购过程中与采购人进行协商谈判的；</w:t>
      </w:r>
    </w:p>
    <w:p w14:paraId="659A1F46">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6. 拒绝有关部门监督检查或者提供虚假情况的。</w:t>
      </w:r>
    </w:p>
    <w:p w14:paraId="3BC3C657">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(二）依据《中华人民共和国政府采购法实施条例》第七十二条有以下情形之一的：</w:t>
      </w:r>
    </w:p>
    <w:p w14:paraId="3CE0586F">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1. 向评标委员会、竞争性谈判小组或者询价小组成员行贿或者提供其他不正当利益；</w:t>
      </w:r>
    </w:p>
    <w:p w14:paraId="62A46822">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2. 中标或者成交后无正当理由据不与采购人签订政府采购合同：</w:t>
      </w:r>
    </w:p>
    <w:p w14:paraId="68929C0A">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3. 未按照采购文件确定的事项签订政府采购合同；</w:t>
      </w:r>
    </w:p>
    <w:p w14:paraId="78AC7ECD">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4. 将政府采购合同转包；</w:t>
      </w:r>
    </w:p>
    <w:p w14:paraId="60813EDD">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5. 提供假冒伪劣产品；</w:t>
      </w:r>
    </w:p>
    <w:p w14:paraId="747A9E6A">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6. 擅自变更、中止或终止政府采购合同。</w:t>
      </w:r>
    </w:p>
    <w:p w14:paraId="4813DE84">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(三）依据《中华人民共和国政府采购法实施条例》 第七十三条，捏造事实、提供虚假材料或者以非法手段取得证明材料进行投诉的。</w:t>
      </w:r>
    </w:p>
    <w:p w14:paraId="1E2B8808">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(四）依据《中华人民共和国政府采购法实施条例》 第七十四条有以下情形之一的：</w:t>
      </w:r>
    </w:p>
    <w:p w14:paraId="4686EC29">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1.供应商直接或者间接从采购人或者采购代理机构处获得其他供应商的相关情况并修改其投标文件或者响应文件；</w:t>
      </w:r>
    </w:p>
    <w:p w14:paraId="3B6BC7BF">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2供应商按照采购人或者采购代理机构的授意撤换、修改投标文件或者响应文件：</w:t>
      </w:r>
    </w:p>
    <w:p w14:paraId="0C7FF215">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3.供应商之间协商报价、技术方案等投标文件或者响应文件的实质性内容；</w:t>
      </w:r>
    </w:p>
    <w:p w14:paraId="4918CE4E">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4.属于同一集团、协会、商会等组织成员的供应商按照该组织要求协同参加政府采购活动；</w:t>
      </w:r>
    </w:p>
    <w:p w14:paraId="673634BF">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5. 供应商之间事先约定由某一特定供应商中标、成交；</w:t>
      </w:r>
    </w:p>
    <w:p w14:paraId="62DE0C44">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6.供应商之问商定部分供应商放弃参加政府采购活动或者放弃中标、成交；</w:t>
      </w:r>
    </w:p>
    <w:p w14:paraId="275D421C">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了.供应商与采购人或者采购代理机构之间、供应商相互之问，为谋求特定供应商中标、成交或者排斥其他供应商的其他串通行为。</w:t>
      </w:r>
    </w:p>
    <w:p w14:paraId="04741AE6">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(五）依据《公务员法》《中国共产觉纪律处分条例》《关于规范公务员辞去公职后从业行为的意见》等法律、法规，录用我局辞职人员、被开除公职人员且为其提供与原工作业务直接相关岗位的；</w:t>
      </w:r>
    </w:p>
    <w:p w14:paraId="2AC9579D">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(六）在与我局合作过程中，发生失泄密问题、履约能力差、配合工作不力、服务不到位、完成效果不佳等，被终止入围资格、框架协议、履约合同，造成我局利益损失的；</w:t>
      </w:r>
    </w:p>
    <w:p w14:paraId="58F552FF">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(七）有其他损害我局利益的，或造成不良影响的。</w:t>
      </w:r>
    </w:p>
    <w:p w14:paraId="429DBF41">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我单位己知悉上述内容，并自愿承担相关责任。</w:t>
      </w:r>
    </w:p>
    <w:p w14:paraId="4B5FFE3B">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p>
    <w:p w14:paraId="26163D2B">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p>
    <w:p w14:paraId="21B7413C">
      <w:pPr>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p>
    <w:p w14:paraId="4DE63C4C">
      <w:pPr>
        <w:spacing w:line="360" w:lineRule="auto"/>
        <w:ind w:right="960" w:firstLine="3000" w:firstLineChars="1250"/>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 xml:space="preserve">                   企业名称：（盖章）</w:t>
      </w:r>
    </w:p>
    <w:p w14:paraId="1E48B3CC">
      <w:pPr>
        <w:spacing w:line="360" w:lineRule="auto"/>
        <w:ind w:right="960" w:firstLine="3000" w:firstLineChars="1250"/>
        <w:jc w:val="center"/>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 xml:space="preserve">  法定代表人（或单位负责人）：（签字）</w:t>
      </w:r>
    </w:p>
    <w:p w14:paraId="5BB38FD7">
      <w:pPr>
        <w:spacing w:line="360" w:lineRule="auto"/>
        <w:ind w:right="960" w:firstLine="3480" w:firstLineChars="1450"/>
        <w:jc w:val="right"/>
        <w:rPr>
          <w:rFonts w:hint="eastAsia"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 xml:space="preserve">年    月   日 </w:t>
      </w:r>
      <w:r>
        <w:rPr>
          <w:rFonts w:asciiTheme="minorEastAsia" w:hAnsiTheme="minorEastAsia" w:eastAsiaTheme="minorEastAsia"/>
          <w:color w:val="000000" w:themeColor="text1"/>
          <w:sz w:val="24"/>
          <w:szCs w:val="24"/>
          <w14:textFill>
            <w14:solidFill>
              <w14:schemeClr w14:val="tx1"/>
            </w14:solidFill>
          </w14:textFill>
        </w:rPr>
        <w:t xml:space="preserve"> </w:t>
      </w:r>
    </w:p>
    <w:p w14:paraId="3ADFF3C4">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2B17A38B">
      <w:pPr>
        <w:pStyle w:val="4"/>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bookmarkStart w:id="287" w:name="_Toc107918041"/>
      <w:r>
        <w:rPr>
          <w:rFonts w:asciiTheme="minorEastAsia" w:hAnsiTheme="minorEastAsia" w:eastAsiaTheme="minorEastAsia"/>
          <w:color w:val="000000" w:themeColor="text1"/>
          <w:sz w:val="24"/>
          <w:szCs w:val="24"/>
          <w14:textFill>
            <w14:solidFill>
              <w14:schemeClr w14:val="tx1"/>
            </w14:solidFill>
          </w14:textFill>
        </w:rPr>
        <w:t>附件</w:t>
      </w:r>
      <w:bookmarkEnd w:id="283"/>
      <w:r>
        <w:rPr>
          <w:rFonts w:asciiTheme="minorEastAsia" w:hAnsiTheme="minorEastAsia" w:eastAsiaTheme="minorEastAsia"/>
          <w:color w:val="000000" w:themeColor="text1"/>
          <w:sz w:val="24"/>
          <w:szCs w:val="24"/>
          <w14:textFill>
            <w14:solidFill>
              <w14:schemeClr w14:val="tx1"/>
            </w14:solidFill>
          </w14:textFill>
        </w:rPr>
        <w:t xml:space="preserve">14 </w:t>
      </w:r>
      <w:r>
        <w:rPr>
          <w:rFonts w:hint="eastAsia" w:asciiTheme="minorEastAsia" w:hAnsiTheme="minorEastAsia" w:eastAsiaTheme="minorEastAsia"/>
          <w:color w:val="000000" w:themeColor="text1"/>
          <w:sz w:val="24"/>
          <w:szCs w:val="24"/>
          <w14:textFill>
            <w14:solidFill>
              <w14:schemeClr w14:val="tx1"/>
            </w14:solidFill>
          </w14:textFill>
        </w:rPr>
        <w:t>项目方案（自拟）</w:t>
      </w:r>
      <w:bookmarkEnd w:id="287"/>
    </w:p>
    <w:p w14:paraId="6240BDCE">
      <w:pPr>
        <w:spacing w:before="25" w:after="25" w:line="360" w:lineRule="auto"/>
        <w:ind w:firstLine="480" w:firstLineChars="200"/>
        <w:rPr>
          <w:rFonts w:hint="eastAsia" w:asciiTheme="minorEastAsia" w:hAnsiTheme="minorEastAsia" w:eastAsiaTheme="minorEastAsia"/>
          <w:color w:val="000000" w:themeColor="text1"/>
          <w:sz w:val="24"/>
          <w14:textFill>
            <w14:solidFill>
              <w14:schemeClr w14:val="tx1"/>
            </w14:solidFill>
          </w14:textFill>
        </w:rPr>
      </w:pPr>
    </w:p>
    <w:p w14:paraId="4F7C1452">
      <w:pPr>
        <w:spacing w:before="25" w:after="25" w:line="360" w:lineRule="auto"/>
        <w:rPr>
          <w:rFonts w:hint="eastAsia" w:asciiTheme="minorEastAsia" w:hAnsiTheme="minorEastAsia" w:eastAsiaTheme="minorEastAsia"/>
          <w:color w:val="000000" w:themeColor="text1"/>
          <w:sz w:val="24"/>
          <w14:textFill>
            <w14:solidFill>
              <w14:schemeClr w14:val="tx1"/>
            </w14:solidFill>
          </w14:textFill>
        </w:rPr>
      </w:pPr>
    </w:p>
    <w:p w14:paraId="0DF36E9C">
      <w:pPr>
        <w:spacing w:before="25" w:after="25" w:line="360" w:lineRule="auto"/>
        <w:rPr>
          <w:rFonts w:hint="eastAsia" w:asciiTheme="minorEastAsia" w:hAnsiTheme="minorEastAsia" w:eastAsiaTheme="minorEastAsia"/>
          <w:color w:val="000000" w:themeColor="text1"/>
          <w:sz w:val="24"/>
          <w14:textFill>
            <w14:solidFill>
              <w14:schemeClr w14:val="tx1"/>
            </w14:solidFill>
          </w14:textFill>
        </w:rPr>
      </w:pPr>
    </w:p>
    <w:p w14:paraId="7E953226">
      <w:pPr>
        <w:spacing w:before="25" w:after="25" w:line="360" w:lineRule="auto"/>
        <w:rPr>
          <w:rFonts w:hint="eastAsia" w:asciiTheme="minorEastAsia" w:hAnsiTheme="minorEastAsia" w:eastAsiaTheme="minorEastAsia"/>
          <w:color w:val="000000" w:themeColor="text1"/>
          <w:sz w:val="24"/>
          <w14:textFill>
            <w14:solidFill>
              <w14:schemeClr w14:val="tx1"/>
            </w14:solidFill>
          </w14:textFill>
        </w:rPr>
      </w:pPr>
    </w:p>
    <w:p w14:paraId="7A23DEDE">
      <w:pPr>
        <w:spacing w:before="25" w:after="25" w:line="360" w:lineRule="auto"/>
        <w:rPr>
          <w:rFonts w:hint="eastAsia" w:asciiTheme="minorEastAsia" w:hAnsiTheme="minorEastAsia" w:eastAsiaTheme="minorEastAsia"/>
          <w:color w:val="000000" w:themeColor="text1"/>
          <w:sz w:val="24"/>
          <w14:textFill>
            <w14:solidFill>
              <w14:schemeClr w14:val="tx1"/>
            </w14:solidFill>
          </w14:textFill>
        </w:rPr>
      </w:pPr>
    </w:p>
    <w:p w14:paraId="288627C4">
      <w:pPr>
        <w:spacing w:before="25" w:after="25" w:line="360" w:lineRule="auto"/>
        <w:rPr>
          <w:rFonts w:hint="eastAsia" w:asciiTheme="minorEastAsia" w:hAnsiTheme="minorEastAsia" w:eastAsiaTheme="minorEastAsia"/>
          <w:color w:val="000000" w:themeColor="text1"/>
          <w:sz w:val="24"/>
          <w14:textFill>
            <w14:solidFill>
              <w14:schemeClr w14:val="tx1"/>
            </w14:solidFill>
          </w14:textFill>
        </w:rPr>
      </w:pPr>
    </w:p>
    <w:p w14:paraId="06790F9D">
      <w:pPr>
        <w:spacing w:before="25" w:after="25" w:line="360" w:lineRule="auto"/>
        <w:rPr>
          <w:rFonts w:hint="eastAsia" w:asciiTheme="minorEastAsia" w:hAnsiTheme="minorEastAsia" w:eastAsiaTheme="minorEastAsia"/>
          <w:color w:val="000000" w:themeColor="text1"/>
          <w:sz w:val="24"/>
          <w14:textFill>
            <w14:solidFill>
              <w14:schemeClr w14:val="tx1"/>
            </w14:solidFill>
          </w14:textFill>
        </w:rPr>
      </w:pPr>
    </w:p>
    <w:p w14:paraId="72BB712D">
      <w:pPr>
        <w:widowControl/>
        <w:jc w:val="left"/>
        <w:rPr>
          <w:rFonts w:hint="eastAsia" w:asciiTheme="minorEastAsia" w:hAnsiTheme="minorEastAsia" w:eastAsiaTheme="minorEastAsia"/>
          <w:color w:val="000000" w:themeColor="text1"/>
          <w:sz w:val="24"/>
          <w14:textFill>
            <w14:solidFill>
              <w14:schemeClr w14:val="tx1"/>
            </w14:solidFill>
          </w14:textFill>
        </w:rPr>
      </w:pPr>
      <w:bookmarkStart w:id="288" w:name="_Toc471898877"/>
    </w:p>
    <w:p w14:paraId="2E5C450B">
      <w:pPr>
        <w:widowControl/>
        <w:jc w:val="left"/>
        <w:rPr>
          <w:rFonts w:hint="eastAsia" w:asciiTheme="minorEastAsia" w:hAnsiTheme="minorEastAsia" w:eastAsiaTheme="minorEastAsia"/>
          <w:color w:val="000000" w:themeColor="text1"/>
          <w:sz w:val="24"/>
          <w14:textFill>
            <w14:solidFill>
              <w14:schemeClr w14:val="tx1"/>
            </w14:solidFill>
          </w14:textFill>
        </w:rPr>
      </w:pPr>
    </w:p>
    <w:p w14:paraId="5D830595">
      <w:pPr>
        <w:widowControl/>
        <w:jc w:val="left"/>
        <w:rPr>
          <w:rFonts w:hint="eastAsia" w:asciiTheme="minorEastAsia" w:hAnsiTheme="minorEastAsia" w:eastAsiaTheme="minorEastAsia"/>
          <w:color w:val="000000" w:themeColor="text1"/>
          <w:sz w:val="24"/>
          <w14:textFill>
            <w14:solidFill>
              <w14:schemeClr w14:val="tx1"/>
            </w14:solidFill>
          </w14:textFill>
        </w:rPr>
      </w:pPr>
    </w:p>
    <w:p w14:paraId="06E7AD76">
      <w:pPr>
        <w:widowControl/>
        <w:jc w:val="left"/>
        <w:rPr>
          <w:rFonts w:hint="eastAsia" w:asciiTheme="minorEastAsia" w:hAnsiTheme="minorEastAsia" w:eastAsiaTheme="minorEastAsia"/>
          <w:color w:val="000000" w:themeColor="text1"/>
          <w:sz w:val="24"/>
          <w14:textFill>
            <w14:solidFill>
              <w14:schemeClr w14:val="tx1"/>
            </w14:solidFill>
          </w14:textFill>
        </w:rPr>
      </w:pPr>
    </w:p>
    <w:p w14:paraId="67DB7FC7">
      <w:pPr>
        <w:widowControl/>
        <w:jc w:val="left"/>
        <w:rPr>
          <w:rFonts w:hint="eastAsia" w:asciiTheme="minorEastAsia" w:hAnsiTheme="minorEastAsia" w:eastAsiaTheme="minorEastAsia"/>
          <w:color w:val="000000" w:themeColor="text1"/>
          <w:sz w:val="24"/>
          <w14:textFill>
            <w14:solidFill>
              <w14:schemeClr w14:val="tx1"/>
            </w14:solidFill>
          </w14:textFill>
        </w:rPr>
      </w:pPr>
    </w:p>
    <w:p w14:paraId="15DC3776">
      <w:pPr>
        <w:widowControl/>
        <w:jc w:val="left"/>
        <w:rPr>
          <w:rFonts w:hint="eastAsia" w:asciiTheme="minorEastAsia" w:hAnsiTheme="minorEastAsia" w:eastAsiaTheme="minorEastAsia"/>
          <w:color w:val="000000" w:themeColor="text1"/>
          <w:sz w:val="24"/>
          <w:szCs w:val="24"/>
          <w14:textFill>
            <w14:solidFill>
              <w14:schemeClr w14:val="tx1"/>
            </w14:solidFill>
          </w14:textFill>
        </w:rPr>
      </w:pPr>
    </w:p>
    <w:p w14:paraId="5BCBD3BB">
      <w:pPr>
        <w:widowControl/>
        <w:jc w:val="left"/>
        <w:rPr>
          <w:rFonts w:hint="eastAsia" w:asciiTheme="minorEastAsia" w:hAnsiTheme="minorEastAsia" w:eastAsiaTheme="minorEastAsia"/>
          <w:color w:val="000000" w:themeColor="text1"/>
          <w:sz w:val="24"/>
          <w:szCs w:val="24"/>
          <w14:textFill>
            <w14:solidFill>
              <w14:schemeClr w14:val="tx1"/>
            </w14:solidFill>
          </w14:textFill>
        </w:rPr>
      </w:pPr>
    </w:p>
    <w:p w14:paraId="33A79C73">
      <w:pPr>
        <w:widowControl/>
        <w:jc w:val="left"/>
        <w:rPr>
          <w:rFonts w:hint="eastAsia" w:asciiTheme="minorEastAsia" w:hAnsiTheme="minorEastAsia" w:eastAsiaTheme="minorEastAsia"/>
          <w:color w:val="000000" w:themeColor="text1"/>
          <w:sz w:val="24"/>
          <w:szCs w:val="24"/>
          <w14:textFill>
            <w14:solidFill>
              <w14:schemeClr w14:val="tx1"/>
            </w14:solidFill>
          </w14:textFill>
        </w:rPr>
      </w:pPr>
    </w:p>
    <w:p w14:paraId="519AF53D">
      <w:pPr>
        <w:widowControl/>
        <w:jc w:val="left"/>
        <w:rPr>
          <w:rFonts w:hint="eastAsia" w:asciiTheme="minorEastAsia" w:hAnsiTheme="minorEastAsia" w:eastAsiaTheme="minorEastAsia"/>
          <w:color w:val="000000" w:themeColor="text1"/>
          <w:sz w:val="24"/>
          <w:szCs w:val="24"/>
          <w14:textFill>
            <w14:solidFill>
              <w14:schemeClr w14:val="tx1"/>
            </w14:solidFill>
          </w14:textFill>
        </w:rPr>
      </w:pPr>
    </w:p>
    <w:p w14:paraId="561E296E">
      <w:pPr>
        <w:widowControl/>
        <w:jc w:val="left"/>
        <w:rPr>
          <w:rFonts w:hint="eastAsia" w:asciiTheme="minorEastAsia" w:hAnsiTheme="minorEastAsia" w:eastAsiaTheme="minorEastAsia"/>
          <w:color w:val="000000" w:themeColor="text1"/>
          <w:sz w:val="24"/>
          <w:szCs w:val="24"/>
          <w14:textFill>
            <w14:solidFill>
              <w14:schemeClr w14:val="tx1"/>
            </w14:solidFill>
          </w14:textFill>
        </w:rPr>
      </w:pPr>
    </w:p>
    <w:p w14:paraId="0D705066">
      <w:pPr>
        <w:widowControl/>
        <w:jc w:val="left"/>
        <w:rPr>
          <w:rFonts w:hint="eastAsia" w:asciiTheme="minorEastAsia" w:hAnsiTheme="minorEastAsia" w:eastAsiaTheme="minorEastAsia"/>
          <w:color w:val="000000" w:themeColor="text1"/>
          <w:sz w:val="24"/>
          <w:szCs w:val="24"/>
          <w14:textFill>
            <w14:solidFill>
              <w14:schemeClr w14:val="tx1"/>
            </w14:solidFill>
          </w14:textFill>
        </w:rPr>
      </w:pPr>
    </w:p>
    <w:p w14:paraId="10C1BE7F">
      <w:pPr>
        <w:widowControl/>
        <w:jc w:val="left"/>
        <w:rPr>
          <w:rFonts w:hint="eastAsia" w:asciiTheme="minorEastAsia" w:hAnsiTheme="minorEastAsia" w:eastAsiaTheme="minorEastAsia"/>
          <w:color w:val="000000" w:themeColor="text1"/>
          <w:sz w:val="24"/>
          <w:szCs w:val="24"/>
          <w14:textFill>
            <w14:solidFill>
              <w14:schemeClr w14:val="tx1"/>
            </w14:solidFill>
          </w14:textFill>
        </w:rPr>
      </w:pPr>
    </w:p>
    <w:p w14:paraId="7781EF2E">
      <w:pPr>
        <w:widowControl/>
        <w:jc w:val="left"/>
        <w:rPr>
          <w:rFonts w:hint="eastAsia" w:asciiTheme="minorEastAsia" w:hAnsiTheme="minorEastAsia" w:eastAsiaTheme="minorEastAsia"/>
          <w:color w:val="000000" w:themeColor="text1"/>
          <w:sz w:val="24"/>
          <w:szCs w:val="24"/>
          <w14:textFill>
            <w14:solidFill>
              <w14:schemeClr w14:val="tx1"/>
            </w14:solidFill>
          </w14:textFill>
        </w:rPr>
      </w:pPr>
    </w:p>
    <w:p w14:paraId="7E7DF72B">
      <w:pPr>
        <w:widowControl/>
        <w:jc w:val="left"/>
        <w:rPr>
          <w:rFonts w:hint="eastAsia" w:asciiTheme="minorEastAsia" w:hAnsiTheme="minorEastAsia" w:eastAsiaTheme="minorEastAsia"/>
          <w:color w:val="000000" w:themeColor="text1"/>
          <w:sz w:val="24"/>
          <w:szCs w:val="24"/>
          <w14:textFill>
            <w14:solidFill>
              <w14:schemeClr w14:val="tx1"/>
            </w14:solidFill>
          </w14:textFill>
        </w:rPr>
      </w:pPr>
    </w:p>
    <w:p w14:paraId="2342347B">
      <w:pPr>
        <w:widowControl/>
        <w:jc w:val="left"/>
        <w:rPr>
          <w:rFonts w:hint="eastAsia" w:asciiTheme="minorEastAsia" w:hAnsiTheme="minorEastAsia" w:eastAsiaTheme="minorEastAsia"/>
          <w:color w:val="000000" w:themeColor="text1"/>
          <w:sz w:val="24"/>
          <w:szCs w:val="24"/>
          <w14:textFill>
            <w14:solidFill>
              <w14:schemeClr w14:val="tx1"/>
            </w14:solidFill>
          </w14:textFill>
        </w:rPr>
      </w:pPr>
    </w:p>
    <w:p w14:paraId="456C8E4C">
      <w:pPr>
        <w:widowControl/>
        <w:jc w:val="left"/>
        <w:rPr>
          <w:rFonts w:hint="eastAsia" w:asciiTheme="minorEastAsia" w:hAnsiTheme="minorEastAsia" w:eastAsiaTheme="minorEastAsia"/>
          <w:color w:val="000000" w:themeColor="text1"/>
          <w:sz w:val="24"/>
          <w:szCs w:val="24"/>
          <w14:textFill>
            <w14:solidFill>
              <w14:schemeClr w14:val="tx1"/>
            </w14:solidFill>
          </w14:textFill>
        </w:rPr>
      </w:pPr>
    </w:p>
    <w:p w14:paraId="6D3A2579">
      <w:pPr>
        <w:widowControl/>
        <w:jc w:val="left"/>
        <w:rPr>
          <w:rFonts w:hint="eastAsia" w:asciiTheme="minorEastAsia" w:hAnsiTheme="minorEastAsia" w:eastAsiaTheme="minorEastAsia"/>
          <w:color w:val="000000" w:themeColor="text1"/>
          <w:sz w:val="24"/>
          <w:szCs w:val="24"/>
          <w14:textFill>
            <w14:solidFill>
              <w14:schemeClr w14:val="tx1"/>
            </w14:solidFill>
          </w14:textFill>
        </w:rPr>
      </w:pPr>
    </w:p>
    <w:p w14:paraId="5D95037C">
      <w:pPr>
        <w:widowControl/>
        <w:jc w:val="left"/>
        <w:rPr>
          <w:rFonts w:hint="eastAsia" w:asciiTheme="minorEastAsia" w:hAnsiTheme="minorEastAsia" w:eastAsiaTheme="minorEastAsia"/>
          <w:color w:val="000000" w:themeColor="text1"/>
          <w:sz w:val="24"/>
          <w:szCs w:val="24"/>
          <w14:textFill>
            <w14:solidFill>
              <w14:schemeClr w14:val="tx1"/>
            </w14:solidFill>
          </w14:textFill>
        </w:rPr>
      </w:pPr>
    </w:p>
    <w:p w14:paraId="47949595">
      <w:pPr>
        <w:widowControl/>
        <w:jc w:val="left"/>
        <w:rPr>
          <w:rFonts w:hint="eastAsia" w:asciiTheme="minorEastAsia" w:hAnsiTheme="minorEastAsia" w:eastAsiaTheme="minorEastAsia"/>
          <w:color w:val="000000" w:themeColor="text1"/>
          <w:sz w:val="24"/>
          <w:szCs w:val="24"/>
          <w14:textFill>
            <w14:solidFill>
              <w14:schemeClr w14:val="tx1"/>
            </w14:solidFill>
          </w14:textFill>
        </w:rPr>
      </w:pPr>
    </w:p>
    <w:p w14:paraId="6359298A">
      <w:pPr>
        <w:pStyle w:val="4"/>
        <w:spacing w:line="360" w:lineRule="auto"/>
        <w:rPr>
          <w:rFonts w:hint="eastAsia" w:asciiTheme="minorEastAsia" w:hAnsiTheme="minorEastAsia" w:eastAsiaTheme="minorEastAsia"/>
          <w:color w:val="000000" w:themeColor="text1"/>
          <w:sz w:val="24"/>
          <w:szCs w:val="24"/>
          <w14:textFill>
            <w14:solidFill>
              <w14:schemeClr w14:val="tx1"/>
            </w14:solidFill>
          </w14:textFill>
        </w:rPr>
      </w:pPr>
      <w:bookmarkStart w:id="289" w:name="_Toc107918042"/>
      <w:r>
        <w:rPr>
          <w:rFonts w:asciiTheme="minorEastAsia" w:hAnsiTheme="minorEastAsia" w:eastAsiaTheme="minorEastAsia"/>
          <w:color w:val="000000" w:themeColor="text1"/>
          <w:sz w:val="24"/>
          <w:szCs w:val="24"/>
          <w14:textFill>
            <w14:solidFill>
              <w14:schemeClr w14:val="tx1"/>
            </w14:solidFill>
          </w14:textFill>
        </w:rPr>
        <w:t xml:space="preserve">附件15 </w:t>
      </w:r>
      <w:bookmarkEnd w:id="278"/>
      <w:bookmarkEnd w:id="279"/>
      <w:bookmarkEnd w:id="284"/>
      <w:bookmarkEnd w:id="285"/>
      <w:bookmarkEnd w:id="288"/>
      <w:bookmarkEnd w:id="289"/>
      <w:r>
        <w:rPr>
          <w:rFonts w:hint="eastAsia" w:asciiTheme="minorEastAsia" w:hAnsiTheme="minorEastAsia" w:eastAsiaTheme="minorEastAsia"/>
          <w:color w:val="000000" w:themeColor="text1"/>
          <w:sz w:val="24"/>
          <w:szCs w:val="24"/>
          <w14:textFill>
            <w14:solidFill>
              <w14:schemeClr w14:val="tx1"/>
            </w14:solidFill>
          </w14:textFill>
        </w:rPr>
        <w:t>供应商认为其他需要说明或提供的材料</w:t>
      </w:r>
    </w:p>
    <w:p w14:paraId="7FD6FB19">
      <w:pPr>
        <w:rPr>
          <w:color w:val="000000" w:themeColor="text1"/>
          <w14:textFill>
            <w14:solidFill>
              <w14:schemeClr w14:val="tx1"/>
            </w14:solidFill>
          </w14:textFill>
        </w:rPr>
      </w:pPr>
    </w:p>
    <w:p w14:paraId="3D7584F0">
      <w:pPr>
        <w:rPr>
          <w:color w:val="000000" w:themeColor="text1"/>
          <w14:textFill>
            <w14:solidFill>
              <w14:schemeClr w14:val="tx1"/>
            </w14:solidFill>
          </w14:textFill>
        </w:rPr>
      </w:pPr>
    </w:p>
    <w:sectPr>
      <w:headerReference r:id="rId16" w:type="default"/>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bwtc" w:date="2025-10-21T16:41:00Z" w:initials="bwtc">
    <w:p w14:paraId="13D7E5DF">
      <w:pPr>
        <w:pStyle w:val="15"/>
      </w:pPr>
      <w:r>
        <w:rPr>
          <w:rFonts w:hint="eastAsia"/>
        </w:rPr>
        <w:t>请确认并填写座机号码</w:t>
      </w:r>
    </w:p>
  </w:comment>
  <w:comment w:id="1" w:author="bwtc" w:date="2025-10-21T16:41:00Z" w:initials="bwtc">
    <w:p w14:paraId="31B993BB">
      <w:pPr>
        <w:pStyle w:val="15"/>
      </w:pPr>
      <w:r>
        <w:rPr>
          <w:rFonts w:hint="eastAsia"/>
        </w:rPr>
        <w:t>请确认</w:t>
      </w:r>
    </w:p>
  </w:comment>
  <w:comment w:id="2" w:author="bwtc" w:date="2025-10-21T16:42:00Z" w:initials="bwtc">
    <w:p w14:paraId="66C31818">
      <w:pPr>
        <w:pStyle w:val="15"/>
      </w:pPr>
      <w:r>
        <w:rPr>
          <w:rFonts w:hint="eastAsia"/>
        </w:rPr>
        <w:t>请确认</w:t>
      </w:r>
    </w:p>
  </w:comment>
  <w:comment w:id="3" w:author="bwtc" w:date="2025-10-21T16:42:00Z" w:initials="bwtc">
    <w:p w14:paraId="5631F1FF">
      <w:pPr>
        <w:pStyle w:val="15"/>
      </w:pPr>
      <w:r>
        <w:rPr>
          <w:rFonts w:hint="eastAsia"/>
        </w:rPr>
        <w:t>请确认</w:t>
      </w:r>
    </w:p>
  </w:comment>
  <w:comment w:id="4" w:author="楠楠楠楠楠" w:date="2025-11-24T13:51:11Z" w:initials="">
    <w:p w14:paraId="586222CE">
      <w:pPr>
        <w:pStyle w:val="15"/>
      </w:pPr>
      <w:r>
        <w:rPr>
          <w:rFonts w:hint="eastAsia"/>
          <w:lang w:val="en-US" w:eastAsia="zh-CN"/>
        </w:rPr>
        <w:t>没问题</w:t>
      </w:r>
    </w:p>
  </w:comment>
  <w:comment w:id="5" w:author="bwtc" w:date="2025-10-21T16:44:00Z" w:initials="bwtc">
    <w:p w14:paraId="61EC624B">
      <w:pPr>
        <w:pStyle w:val="15"/>
      </w:pPr>
      <w:r>
        <w:rPr>
          <w:rFonts w:hint="eastAsia"/>
        </w:rPr>
        <w:t>请确认</w:t>
      </w:r>
    </w:p>
  </w:comment>
  <w:comment w:id="6" w:author="楠楠楠楠楠" w:date="2025-11-24T13:50:13Z" w:initials="">
    <w:p w14:paraId="4748ABED">
      <w:pPr>
        <w:pStyle w:val="15"/>
        <w:rPr>
          <w:rFonts w:hint="default" w:eastAsia="宋体"/>
          <w:lang w:val="en-US" w:eastAsia="zh-CN"/>
        </w:rPr>
      </w:pPr>
      <w:r>
        <w:rPr>
          <w:rFonts w:hint="eastAsia"/>
          <w:lang w:val="en-US" w:eastAsia="zh-CN"/>
        </w:rPr>
        <w:t>没问题</w:t>
      </w:r>
    </w:p>
  </w:comment>
  <w:comment w:id="7" w:author="bwtc" w:date="2025-10-21T16:44:00Z" w:initials="bwtc">
    <w:p w14:paraId="2AA851FD">
      <w:pPr>
        <w:pStyle w:val="15"/>
      </w:pPr>
      <w:r>
        <w:rPr>
          <w:rFonts w:hint="eastAsia"/>
        </w:rPr>
        <w:t>请确认，设备参数中不得有倾向性及指向性，市场上要有三种及以上品牌满足要求，参数中不得有品牌型号限定，请核实。</w:t>
      </w:r>
    </w:p>
  </w:comment>
  <w:comment w:id="8" w:author="XX X" w:date="2025-10-29T23:08:00Z" w:initials="XX">
    <w:p w14:paraId="38156BB2">
      <w:pPr>
        <w:pStyle w:val="15"/>
      </w:pPr>
      <w:r>
        <w:rPr>
          <w:rFonts w:hint="eastAsia"/>
        </w:rPr>
        <w:t>谁具备？</w:t>
      </w:r>
    </w:p>
  </w:comment>
  <w:comment w:id="9" w:author="XX X" w:date="2025-10-29T23:11:00Z" w:initials="XX">
    <w:p w14:paraId="1E5BC03F">
      <w:pPr>
        <w:pStyle w:val="15"/>
      </w:pPr>
      <w:r>
        <w:rPr>
          <w:rFonts w:hint="eastAsia"/>
        </w:rPr>
        <w:t>指向特定产品</w:t>
      </w:r>
    </w:p>
  </w:comment>
  <w:comment w:id="10" w:author="bwtc" w:date="2025-10-21T17:13:00Z" w:initials="bwtc">
    <w:p w14:paraId="08A9DFE1">
      <w:pPr>
        <w:pStyle w:val="15"/>
      </w:pPr>
      <w:r>
        <w:rPr>
          <w:rFonts w:hint="eastAsia"/>
        </w:rPr>
        <w:t>请确认</w:t>
      </w:r>
    </w:p>
  </w:comment>
  <w:comment w:id="11" w:author="bwtc" w:date="2025-10-21T17:19:00Z" w:initials="bwtc">
    <w:p w14:paraId="248F8FC6">
      <w:pPr>
        <w:pStyle w:val="15"/>
      </w:pPr>
      <w:r>
        <w:rPr>
          <w:rFonts w:hint="eastAsia"/>
        </w:rPr>
        <w:t>请确认</w:t>
      </w:r>
    </w:p>
  </w:comment>
  <w:comment w:id="12" w:author="bwtc" w:date="2025-10-28T15:26:00Z" w:initials="bwtc">
    <w:p w14:paraId="6DB3DA9A">
      <w:pPr>
        <w:pStyle w:val="15"/>
      </w:pPr>
      <w:r>
        <w:rPr>
          <w:rFonts w:hint="eastAsia"/>
        </w:rPr>
        <w:t>需明确支付方式并填写支付时间及比例要求</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3D7E5DF" w15:done="0"/>
  <w15:commentEx w15:paraId="31B993BB" w15:done="0"/>
  <w15:commentEx w15:paraId="66C31818" w15:done="0"/>
  <w15:commentEx w15:paraId="5631F1FF" w15:done="0"/>
  <w15:commentEx w15:paraId="586222CE" w15:done="0" w15:paraIdParent="5631F1FF"/>
  <w15:commentEx w15:paraId="61EC624B" w15:done="0"/>
  <w15:commentEx w15:paraId="4748ABED" w15:done="0" w15:paraIdParent="61EC624B"/>
  <w15:commentEx w15:paraId="2AA851FD" w15:done="0"/>
  <w15:commentEx w15:paraId="38156BB2" w15:done="0"/>
  <w15:commentEx w15:paraId="1E5BC03F" w15:done="0"/>
  <w15:commentEx w15:paraId="08A9DFE1" w15:done="0"/>
  <w15:commentEx w15:paraId="248F8FC6" w15:done="0"/>
  <w15:commentEx w15:paraId="6DB3DA9A"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swiss"/>
    <w:pitch w:val="default"/>
    <w:sig w:usb0="800002BF" w:usb1="38CF7CFA" w:usb2="00000016" w:usb3="00000000" w:csb0="00040001" w:csb1="00000000"/>
  </w:font>
  <w:font w:name="仿宋_GB2312">
    <w:altName w:val="仿宋"/>
    <w:panose1 w:val="02010609030101010101"/>
    <w:charset w:val="86"/>
    <w:family w:val="swiss"/>
    <w:pitch w:val="default"/>
    <w:sig w:usb0="00000000" w:usb1="00000000" w:usb2="00000000" w:usb3="00000000" w:csb0="00040000" w:csb1="00000000"/>
  </w:font>
  <w:font w:name="Tahoma">
    <w:panose1 w:val="020B0604030504040204"/>
    <w:charset w:val="00"/>
    <w:family w:val="decorative"/>
    <w:pitch w:val="default"/>
    <w:sig w:usb0="E1002EFF" w:usb1="C000605B" w:usb2="00000029" w:usb3="00000000" w:csb0="200101FF" w:csb1="20280000"/>
  </w:font>
  <w:font w:name="Arial Unicode MS">
    <w:altName w:val="宋体"/>
    <w:panose1 w:val="020B0604020202020204"/>
    <w:charset w:val="86"/>
    <w:family w:val="swiss"/>
    <w:pitch w:val="default"/>
    <w:sig w:usb0="00000000" w:usb1="00000000" w:usb2="0000007F" w:usb3="00000000" w:csb0="203F01FF" w:csb1="DFFF0000"/>
  </w:font>
  <w:font w:name="Century Gothic">
    <w:panose1 w:val="020B0502020202020204"/>
    <w:charset w:val="00"/>
    <w:family w:val="decorative"/>
    <w:pitch w:val="default"/>
    <w:sig w:usb0="00000287" w:usb1="00000000" w:usb2="00000000" w:usb3="00000000" w:csb0="2000009F" w:csb1="DFD70000"/>
  </w:font>
  <w:font w:name="Helvetica-Black">
    <w:altName w:val="Gabriola"/>
    <w:panose1 w:val="00000000000000000000"/>
    <w:charset w:val="00"/>
    <w:family w:val="roman"/>
    <w:pitch w:val="default"/>
    <w:sig w:usb0="00000000" w:usb1="00000000" w:usb2="00000000" w:usb3="00000000" w:csb0="00000001" w:csb1="00000000"/>
  </w:font>
  <w:font w:name="Gabriola">
    <w:panose1 w:val="04040605051002020D02"/>
    <w:charset w:val="00"/>
    <w:family w:val="auto"/>
    <w:pitch w:val="default"/>
    <w:sig w:usb0="E00002EF" w:usb1="5000204B" w:usb2="00000000" w:usb3="00000000" w:csb0="2000009F" w:csb1="00000000"/>
  </w:font>
  <w:font w:name="Verdana">
    <w:panose1 w:val="020B0604030504040204"/>
    <w:charset w:val="00"/>
    <w:family w:val="decorative"/>
    <w:pitch w:val="default"/>
    <w:sig w:usb0="A00006FF" w:usb1="4000205B" w:usb2="00000010" w:usb3="00000000" w:csb0="2000019F" w:csb1="00000000"/>
  </w:font>
  <w:font w:name="Frutiger 55 Roman">
    <w:altName w:val="Times New Roman"/>
    <w:panose1 w:val="00000000000000000000"/>
    <w:charset w:val="00"/>
    <w:family w:val="auto"/>
    <w:pitch w:val="default"/>
    <w:sig w:usb0="00000000" w:usb1="00000000" w:usb2="00000000" w:usb3="00000000" w:csb0="00000001" w:csb1="00000000"/>
  </w:font>
  <w:font w:name="Cambria">
    <w:panose1 w:val="02040503050406030204"/>
    <w:charset w:val="00"/>
    <w:family w:val="moder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decorative"/>
    <w:pitch w:val="default"/>
    <w:sig w:usb0="80000287" w:usb1="2ACF3C50" w:usb2="00000016" w:usb3="00000000" w:csb0="0004001F" w:csb1="00000000"/>
  </w:font>
  <w:font w:name="仿宋">
    <w:panose1 w:val="02010609060101010101"/>
    <w:charset w:val="86"/>
    <w:family w:val="swiss"/>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77EB5A">
    <w:pPr>
      <w:pStyle w:val="28"/>
      <w:ind w:right="360"/>
      <w:jc w:val="right"/>
      <w:rPr>
        <w:rStyle w:val="49"/>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7EC6BD">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14:paraId="147EC6BD">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v:shape>
          </w:pict>
        </mc:Fallback>
      </mc:AlternateContent>
    </w:r>
  </w:p>
  <w:p w14:paraId="72CA188C">
    <w:pPr>
      <w:pStyle w:val="28"/>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18358">
    <w:pPr>
      <w:pStyle w:val="28"/>
      <w:framePr w:wrap="around" w:vAnchor="text" w:hAnchor="margin" w:xAlign="center" w:y="1"/>
      <w:rPr>
        <w:rStyle w:val="49"/>
      </w:rPr>
    </w:pPr>
    <w:r>
      <w:rPr>
        <w:rStyle w:val="49"/>
      </w:rPr>
      <w:fldChar w:fldCharType="begin"/>
    </w:r>
    <w:r>
      <w:rPr>
        <w:rStyle w:val="49"/>
      </w:rPr>
      <w:instrText xml:space="preserve">PAGE  </w:instrText>
    </w:r>
    <w:r>
      <w:rPr>
        <w:rStyle w:val="49"/>
      </w:rPr>
      <w:fldChar w:fldCharType="end"/>
    </w:r>
  </w:p>
  <w:p w14:paraId="48A17907">
    <w:pPr>
      <w:pStyle w:val="28"/>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C7E89E">
    <w:pPr>
      <w:pStyle w:val="28"/>
      <w:jc w:val="right"/>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D6479F">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bVWnMqAgAAV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CbVWnMqAgAAVQQAAA4AAAAAAAAAAQAgAAAAHwEAAGRycy9lMm9Eb2MueG1sUEsFBgAAAAAGAAYA&#10;WQEAALsFAAAAAA==&#10;">
              <v:fill on="f" focussize="0,0"/>
              <v:stroke on="f" weight="0.5pt"/>
              <v:imagedata o:title=""/>
              <o:lock v:ext="edit" aspectratio="f"/>
              <v:textbox inset="0mm,0mm,0mm,0mm" style="mso-fit-shape-to-text:t;">
                <w:txbxContent>
                  <w:p w14:paraId="2FD6479F">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533BD5">
    <w:pPr>
      <w:pStyle w:val="28"/>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A8CC2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2</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06A8CC2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2</w:t>
                    </w:r>
                    <w:r>
                      <w:rPr>
                        <w:rFonts w:hint="eastAsia"/>
                        <w:sz w:val="18"/>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49"/>
      </w:rPr>
      <w:id w:val="1875193097"/>
    </w:sdtPr>
    <w:sdtEndPr>
      <w:rPr>
        <w:rStyle w:val="49"/>
      </w:rPr>
    </w:sdtEndPr>
    <w:sdtContent>
      <w:p w14:paraId="08941FA2">
        <w:pPr>
          <w:pStyle w:val="28"/>
          <w:framePr w:wrap="around" w:vAnchor="text" w:hAnchor="margin" w:xAlign="center" w:y="1"/>
          <w:rPr>
            <w:rStyle w:val="49"/>
          </w:rPr>
        </w:pPr>
        <w:r>
          <w:rPr>
            <w:rStyle w:val="49"/>
          </w:rPr>
          <w:fldChar w:fldCharType="begin"/>
        </w:r>
        <w:r>
          <w:rPr>
            <w:rStyle w:val="49"/>
          </w:rPr>
          <w:instrText xml:space="preserve"> PAGE </w:instrText>
        </w:r>
        <w:r>
          <w:rPr>
            <w:rStyle w:val="49"/>
          </w:rPr>
          <w:fldChar w:fldCharType="separate"/>
        </w:r>
        <w:r>
          <w:rPr>
            <w:rStyle w:val="49"/>
          </w:rPr>
          <w:t>2</w:t>
        </w:r>
        <w:r>
          <w:rPr>
            <w:rStyle w:val="49"/>
          </w:rPr>
          <w:fldChar w:fldCharType="end"/>
        </w:r>
      </w:p>
    </w:sdtContent>
  </w:sdt>
  <w:p w14:paraId="6E3BCAC4">
    <w:pPr>
      <w:pStyle w:val="28"/>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A17B2">
    <w:pPr>
      <w:spacing w:line="169" w:lineRule="auto"/>
      <w:rPr>
        <w:rFonts w:ascii="Calibri" w:hAnsi="Calibri" w:eastAsia="Calibri" w:cs="Calibri"/>
        <w:sz w:val="18"/>
        <w:szCs w:val="18"/>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3D2F81">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36</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o+UsAgAAV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r+j5SwCAABVBAAADgAAAAAAAAABACAAAAAfAQAAZHJzL2Uyb0RvYy54bWxQSwUGAAAAAAYA&#10;BgBZAQAAvQUAAAAA&#10;">
              <v:fill on="f" focussize="0,0"/>
              <v:stroke on="f" weight="0.5pt"/>
              <v:imagedata o:title=""/>
              <o:lock v:ext="edit" aspectratio="f"/>
              <v:textbox inset="0mm,0mm,0mm,0mm" style="mso-fit-shape-to-text:t;">
                <w:txbxContent>
                  <w:p w14:paraId="743D2F81">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36</w:t>
                    </w:r>
                    <w:r>
                      <w:rPr>
                        <w:rFonts w:hint="eastAsia"/>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01390">
    <w:pPr>
      <w:pStyle w:val="39"/>
      <w:shd w:val="clear" w:color="auto" w:fill="FFFFFF"/>
      <w:spacing w:line="281" w:lineRule="atLeast"/>
      <w:ind w:left="2160" w:hanging="2160" w:hangingChars="1200"/>
      <w:jc w:val="both"/>
      <w:rPr>
        <w:rFonts w:hint="eastAsia"/>
        <w:b/>
        <w:bCs/>
        <w:i/>
        <w:iCs/>
        <w:sz w:val="18"/>
        <w:szCs w:val="20"/>
      </w:rPr>
    </w:pPr>
    <w:r>
      <w:rPr>
        <w:rFonts w:hint="eastAsia" w:ascii="Times New Roman" w:hAnsi="Times New Roman" w:eastAsia="仿宋_GB2312" w:cs="Times New Roman"/>
        <w:sz w:val="18"/>
        <w:szCs w:val="20"/>
      </w:rPr>
      <w:t xml:space="preserve">                                                                                                          </w:t>
    </w:r>
  </w:p>
  <w:p w14:paraId="008F82A0">
    <w:pPr>
      <w:pStyle w:val="30"/>
      <w:pBdr>
        <w:bottom w:val="none" w:color="auto" w:sz="0" w:space="1"/>
      </w:pBdr>
      <w:jc w:val="right"/>
      <w:rPr>
        <w:rFonts w:eastAsia="仿宋_GB2312"/>
      </w:rPr>
    </w:pPr>
  </w:p>
  <w:p w14:paraId="65675681">
    <w:pPr>
      <w:pStyle w:val="30"/>
      <w:pBdr>
        <w:bottom w:val="none" w:color="auto" w:sz="0" w:space="1"/>
      </w:pBdr>
      <w:jc w:val="right"/>
    </w:pPr>
    <w:r>
      <w:rPr>
        <w:rFonts w:eastAsia="仿宋_GB2312"/>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213BA2">
    <w:pPr>
      <w:pStyle w:val="30"/>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E8FA8">
    <w:pPr>
      <w:spacing w:line="14" w:lineRule="auto"/>
      <w:rPr>
        <w:rFonts w:ascii="Arial"/>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C4007F">
    <w:pPr>
      <w:pStyle w:val="30"/>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6D228C"/>
    <w:multiLevelType w:val="singleLevel"/>
    <w:tmpl w:val="886D228C"/>
    <w:lvl w:ilvl="0" w:tentative="0">
      <w:start w:val="1"/>
      <w:numFmt w:val="decimal"/>
      <w:suff w:val="space"/>
      <w:lvlText w:val="%1."/>
      <w:lvlJc w:val="left"/>
      <w:rPr>
        <w:rFonts w:hint="default" w:ascii="宋体" w:hAnsi="宋体" w:eastAsia="宋体" w:cstheme="minorEastAsia"/>
        <w:b/>
        <w:bCs/>
        <w:sz w:val="24"/>
        <w:szCs w:val="24"/>
      </w:rPr>
    </w:lvl>
  </w:abstractNum>
  <w:abstractNum w:abstractNumId="1">
    <w:nsid w:val="92A19141"/>
    <w:multiLevelType w:val="singleLevel"/>
    <w:tmpl w:val="92A19141"/>
    <w:lvl w:ilvl="0" w:tentative="0">
      <w:start w:val="1"/>
      <w:numFmt w:val="decimal"/>
      <w:suff w:val="space"/>
      <w:lvlText w:val="%1."/>
      <w:lvlJc w:val="left"/>
    </w:lvl>
  </w:abstractNum>
  <w:abstractNum w:abstractNumId="2">
    <w:nsid w:val="95415A6F"/>
    <w:multiLevelType w:val="singleLevel"/>
    <w:tmpl w:val="95415A6F"/>
    <w:lvl w:ilvl="0" w:tentative="0">
      <w:start w:val="1"/>
      <w:numFmt w:val="decimal"/>
      <w:suff w:val="space"/>
      <w:lvlText w:val="%1."/>
      <w:lvlJc w:val="left"/>
    </w:lvl>
  </w:abstractNum>
  <w:abstractNum w:abstractNumId="3">
    <w:nsid w:val="C163EB5C"/>
    <w:multiLevelType w:val="singleLevel"/>
    <w:tmpl w:val="C163EB5C"/>
    <w:lvl w:ilvl="0" w:tentative="0">
      <w:start w:val="1"/>
      <w:numFmt w:val="decimal"/>
      <w:suff w:val="space"/>
      <w:lvlText w:val="%1."/>
      <w:lvlJc w:val="left"/>
    </w:lvl>
  </w:abstractNum>
  <w:abstractNum w:abstractNumId="4">
    <w:nsid w:val="05A820D8"/>
    <w:multiLevelType w:val="multilevel"/>
    <w:tmpl w:val="05A820D8"/>
    <w:lvl w:ilvl="0" w:tentative="0">
      <w:start w:val="17"/>
      <w:numFmt w:val="decimal"/>
      <w:lvlText w:val="%1"/>
      <w:lvlJc w:val="left"/>
      <w:pPr>
        <w:tabs>
          <w:tab w:val="left" w:pos="480"/>
        </w:tabs>
        <w:ind w:left="480" w:hanging="480"/>
      </w:pPr>
      <w:rPr>
        <w:rFonts w:hint="eastAsia"/>
      </w:rPr>
    </w:lvl>
    <w:lvl w:ilvl="1" w:tentative="0">
      <w:start w:val="2"/>
      <w:numFmt w:val="decimal"/>
      <w:lvlText w:val="%1.%2"/>
      <w:lvlJc w:val="left"/>
      <w:pPr>
        <w:tabs>
          <w:tab w:val="left" w:pos="480"/>
        </w:tabs>
        <w:ind w:left="480" w:hanging="480"/>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1080"/>
        </w:tabs>
        <w:ind w:left="1080" w:hanging="1080"/>
      </w:pPr>
      <w:rPr>
        <w:rFonts w:hint="eastAsia"/>
      </w:rPr>
    </w:lvl>
    <w:lvl w:ilvl="4" w:tentative="0">
      <w:start w:val="1"/>
      <w:numFmt w:val="decimal"/>
      <w:lvlText w:val="%1.%2.%3.%4.%5"/>
      <w:lvlJc w:val="left"/>
      <w:pPr>
        <w:tabs>
          <w:tab w:val="left" w:pos="1080"/>
        </w:tabs>
        <w:ind w:left="1080" w:hanging="1080"/>
      </w:pPr>
      <w:rPr>
        <w:rFonts w:hint="eastAsia"/>
      </w:rPr>
    </w:lvl>
    <w:lvl w:ilvl="5" w:tentative="0">
      <w:start w:val="1"/>
      <w:numFmt w:val="decimal"/>
      <w:lvlText w:val="%1.%2.%3.%4.%5.%6"/>
      <w:lvlJc w:val="left"/>
      <w:pPr>
        <w:tabs>
          <w:tab w:val="left" w:pos="1440"/>
        </w:tabs>
        <w:ind w:left="1440" w:hanging="1440"/>
      </w:pPr>
      <w:rPr>
        <w:rFonts w:hint="eastAsia"/>
      </w:rPr>
    </w:lvl>
    <w:lvl w:ilvl="6" w:tentative="0">
      <w:start w:val="1"/>
      <w:numFmt w:val="decimal"/>
      <w:lvlText w:val="%1.%2.%3.%4.%5.%6.%7"/>
      <w:lvlJc w:val="left"/>
      <w:pPr>
        <w:tabs>
          <w:tab w:val="left" w:pos="1800"/>
        </w:tabs>
        <w:ind w:left="1800" w:hanging="1800"/>
      </w:pPr>
      <w:rPr>
        <w:rFonts w:hint="eastAsia"/>
      </w:rPr>
    </w:lvl>
    <w:lvl w:ilvl="7" w:tentative="0">
      <w:start w:val="1"/>
      <w:numFmt w:val="decimal"/>
      <w:lvlText w:val="%1.%2.%3.%4.%5.%6.%7.%8"/>
      <w:lvlJc w:val="left"/>
      <w:pPr>
        <w:tabs>
          <w:tab w:val="left" w:pos="1800"/>
        </w:tabs>
        <w:ind w:left="1800" w:hanging="1800"/>
      </w:pPr>
      <w:rPr>
        <w:rFonts w:hint="eastAsia"/>
      </w:rPr>
    </w:lvl>
    <w:lvl w:ilvl="8" w:tentative="0">
      <w:start w:val="1"/>
      <w:numFmt w:val="decimal"/>
      <w:lvlText w:val="%1.%2.%3.%4.%5.%6.%7.%8.%9"/>
      <w:lvlJc w:val="left"/>
      <w:pPr>
        <w:tabs>
          <w:tab w:val="left" w:pos="2160"/>
        </w:tabs>
        <w:ind w:left="2160" w:hanging="2160"/>
      </w:pPr>
      <w:rPr>
        <w:rFonts w:hint="eastAsia"/>
      </w:rPr>
    </w:lvl>
  </w:abstractNum>
  <w:abstractNum w:abstractNumId="5">
    <w:nsid w:val="0FFE4791"/>
    <w:multiLevelType w:val="singleLevel"/>
    <w:tmpl w:val="0FFE4791"/>
    <w:lvl w:ilvl="0" w:tentative="0">
      <w:start w:val="1"/>
      <w:numFmt w:val="decimal"/>
      <w:lvlText w:val="%1)"/>
      <w:lvlJc w:val="left"/>
      <w:pPr>
        <w:tabs>
          <w:tab w:val="left" w:pos="397"/>
        </w:tabs>
        <w:ind w:left="397" w:hanging="397"/>
      </w:pPr>
      <w:rPr>
        <w:rFonts w:hint="eastAsia"/>
      </w:rPr>
    </w:lvl>
  </w:abstractNum>
  <w:abstractNum w:abstractNumId="6">
    <w:nsid w:val="1291D283"/>
    <w:multiLevelType w:val="multilevel"/>
    <w:tmpl w:val="1291D283"/>
    <w:lvl w:ilvl="0" w:tentative="0">
      <w:start w:val="1"/>
      <w:numFmt w:val="chineseCounting"/>
      <w:suff w:val="nothing"/>
      <w:lvlText w:val="%1、"/>
      <w:lvlJc w:val="left"/>
      <w:pPr>
        <w:ind w:left="0" w:firstLine="420"/>
      </w:pPr>
      <w:rPr>
        <w:rFonts w:hint="eastAsia" w:ascii="宋体" w:hAnsi="宋体" w:eastAsia="宋体" w:cs="宋体"/>
        <w:b/>
        <w:bCs/>
        <w:sz w:val="24"/>
        <w:szCs w:val="24"/>
      </w:rPr>
    </w:lvl>
    <w:lvl w:ilvl="1" w:tentative="0">
      <w:start w:val="1"/>
      <w:numFmt w:val="decimal"/>
      <w:lvlText w:val="%2."/>
      <w:lvlJc w:val="left"/>
      <w:pPr>
        <w:tabs>
          <w:tab w:val="left" w:pos="1440"/>
        </w:tabs>
        <w:ind w:left="1230" w:hanging="360"/>
      </w:pPr>
      <w:rPr>
        <w:rFonts w:hint="default" w:ascii="Times New Roman" w:hAnsi="Times New Roman" w:cs="Times New Roman"/>
      </w:rPr>
    </w:lvl>
    <w:lvl w:ilvl="2" w:tentative="0">
      <w:start w:val="1"/>
      <w:numFmt w:val="decimal"/>
      <w:lvlText w:val="%3."/>
      <w:lvlJc w:val="left"/>
      <w:pPr>
        <w:tabs>
          <w:tab w:val="left" w:pos="2160"/>
        </w:tabs>
        <w:ind w:left="1950" w:hanging="360"/>
      </w:pPr>
      <w:rPr>
        <w:rFonts w:hint="default" w:ascii="Times New Roman" w:hAnsi="Times New Roman" w:cs="Times New Roman"/>
      </w:rPr>
    </w:lvl>
    <w:lvl w:ilvl="3" w:tentative="0">
      <w:start w:val="1"/>
      <w:numFmt w:val="decimal"/>
      <w:lvlText w:val="%4."/>
      <w:lvlJc w:val="left"/>
      <w:pPr>
        <w:tabs>
          <w:tab w:val="left" w:pos="2880"/>
        </w:tabs>
        <w:ind w:left="2670" w:hanging="360"/>
      </w:pPr>
      <w:rPr>
        <w:rFonts w:hint="default" w:ascii="Times New Roman" w:hAnsi="Times New Roman" w:cs="Times New Roman"/>
      </w:rPr>
    </w:lvl>
    <w:lvl w:ilvl="4" w:tentative="0">
      <w:start w:val="1"/>
      <w:numFmt w:val="decimal"/>
      <w:lvlText w:val="%5."/>
      <w:lvlJc w:val="left"/>
      <w:pPr>
        <w:tabs>
          <w:tab w:val="left" w:pos="3600"/>
        </w:tabs>
        <w:ind w:left="3390" w:hanging="360"/>
      </w:pPr>
      <w:rPr>
        <w:rFonts w:hint="default" w:ascii="Times New Roman" w:hAnsi="Times New Roman" w:cs="Times New Roman"/>
      </w:rPr>
    </w:lvl>
    <w:lvl w:ilvl="5" w:tentative="0">
      <w:start w:val="1"/>
      <w:numFmt w:val="decimal"/>
      <w:lvlText w:val="%6."/>
      <w:lvlJc w:val="left"/>
      <w:pPr>
        <w:tabs>
          <w:tab w:val="left" w:pos="4320"/>
        </w:tabs>
        <w:ind w:left="4110" w:hanging="360"/>
      </w:pPr>
      <w:rPr>
        <w:rFonts w:hint="default" w:ascii="Times New Roman" w:hAnsi="Times New Roman" w:cs="Times New Roman"/>
      </w:rPr>
    </w:lvl>
    <w:lvl w:ilvl="6" w:tentative="0">
      <w:start w:val="1"/>
      <w:numFmt w:val="decimal"/>
      <w:lvlText w:val="%7."/>
      <w:lvlJc w:val="left"/>
      <w:pPr>
        <w:tabs>
          <w:tab w:val="left" w:pos="5040"/>
        </w:tabs>
        <w:ind w:left="4830" w:hanging="360"/>
      </w:pPr>
      <w:rPr>
        <w:rFonts w:hint="default" w:ascii="Times New Roman" w:hAnsi="Times New Roman" w:cs="Times New Roman"/>
      </w:rPr>
    </w:lvl>
    <w:lvl w:ilvl="7" w:tentative="0">
      <w:start w:val="1"/>
      <w:numFmt w:val="decimal"/>
      <w:lvlText w:val="%8."/>
      <w:lvlJc w:val="left"/>
      <w:pPr>
        <w:tabs>
          <w:tab w:val="left" w:pos="5760"/>
        </w:tabs>
        <w:ind w:left="5550" w:hanging="360"/>
      </w:pPr>
      <w:rPr>
        <w:rFonts w:hint="default" w:ascii="Times New Roman" w:hAnsi="Times New Roman" w:cs="Times New Roman"/>
      </w:rPr>
    </w:lvl>
    <w:lvl w:ilvl="8" w:tentative="0">
      <w:start w:val="1"/>
      <w:numFmt w:val="decimal"/>
      <w:lvlText w:val="%9."/>
      <w:lvlJc w:val="left"/>
      <w:pPr>
        <w:tabs>
          <w:tab w:val="left" w:pos="6480"/>
        </w:tabs>
        <w:ind w:left="6270" w:hanging="360"/>
      </w:pPr>
      <w:rPr>
        <w:rFonts w:hint="default" w:ascii="Times New Roman" w:hAnsi="Times New Roman" w:cs="Times New Roman"/>
      </w:rPr>
    </w:lvl>
  </w:abstractNum>
  <w:abstractNum w:abstractNumId="7">
    <w:nsid w:val="19BFADFE"/>
    <w:multiLevelType w:val="singleLevel"/>
    <w:tmpl w:val="19BFADFE"/>
    <w:lvl w:ilvl="0" w:tentative="0">
      <w:start w:val="3"/>
      <w:numFmt w:val="chineseCounting"/>
      <w:suff w:val="nothing"/>
      <w:lvlText w:val="%1、"/>
      <w:lvlJc w:val="left"/>
      <w:rPr>
        <w:rFonts w:hint="eastAsia"/>
        <w:lang w:val="en-US"/>
      </w:rPr>
    </w:lvl>
  </w:abstractNum>
  <w:abstractNum w:abstractNumId="8">
    <w:nsid w:val="1A0145B8"/>
    <w:multiLevelType w:val="multilevel"/>
    <w:tmpl w:val="1A0145B8"/>
    <w:lvl w:ilvl="0" w:tentative="0">
      <w:start w:val="1"/>
      <w:numFmt w:val="bullet"/>
      <w:pStyle w:val="127"/>
      <w:lvlText w:val=""/>
      <w:lvlJc w:val="left"/>
      <w:pPr>
        <w:tabs>
          <w:tab w:val="left" w:pos="420"/>
        </w:tabs>
        <w:ind w:left="420" w:hanging="420"/>
      </w:pPr>
      <w:rPr>
        <w:rFonts w:hint="default" w:ascii="Wingdings" w:hAnsi="Wingdings"/>
        <w:color w:val="000080"/>
        <w:sz w:val="15"/>
        <w:szCs w:val="15"/>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9">
    <w:nsid w:val="1C40001D"/>
    <w:multiLevelType w:val="multilevel"/>
    <w:tmpl w:val="1C40001D"/>
    <w:lvl w:ilvl="0" w:tentative="0">
      <w:start w:val="1"/>
      <w:numFmt w:val="decimal"/>
      <w:lvlText w:val="（%1）"/>
      <w:lvlJc w:val="left"/>
      <w:pPr>
        <w:ind w:left="1553" w:hanging="420"/>
      </w:pPr>
      <w:rPr>
        <w:rFonts w:hint="eastAsia"/>
      </w:rPr>
    </w:lvl>
    <w:lvl w:ilvl="1" w:tentative="0">
      <w:start w:val="1"/>
      <w:numFmt w:val="lowerLetter"/>
      <w:lvlText w:val="%2)"/>
      <w:lvlJc w:val="left"/>
      <w:pPr>
        <w:ind w:left="1973" w:hanging="420"/>
      </w:pPr>
    </w:lvl>
    <w:lvl w:ilvl="2" w:tentative="0">
      <w:start w:val="1"/>
      <w:numFmt w:val="lowerRoman"/>
      <w:lvlText w:val="%3."/>
      <w:lvlJc w:val="right"/>
      <w:pPr>
        <w:ind w:left="2393" w:hanging="420"/>
      </w:pPr>
    </w:lvl>
    <w:lvl w:ilvl="3" w:tentative="0">
      <w:start w:val="1"/>
      <w:numFmt w:val="decimal"/>
      <w:lvlText w:val="%4."/>
      <w:lvlJc w:val="left"/>
      <w:pPr>
        <w:ind w:left="2813" w:hanging="420"/>
      </w:pPr>
    </w:lvl>
    <w:lvl w:ilvl="4" w:tentative="0">
      <w:start w:val="1"/>
      <w:numFmt w:val="lowerLetter"/>
      <w:lvlText w:val="%5)"/>
      <w:lvlJc w:val="left"/>
      <w:pPr>
        <w:ind w:left="3233" w:hanging="420"/>
      </w:pPr>
    </w:lvl>
    <w:lvl w:ilvl="5" w:tentative="0">
      <w:start w:val="1"/>
      <w:numFmt w:val="lowerRoman"/>
      <w:lvlText w:val="%6."/>
      <w:lvlJc w:val="right"/>
      <w:pPr>
        <w:ind w:left="3653" w:hanging="420"/>
      </w:pPr>
    </w:lvl>
    <w:lvl w:ilvl="6" w:tentative="0">
      <w:start w:val="1"/>
      <w:numFmt w:val="decimal"/>
      <w:lvlText w:val="%7."/>
      <w:lvlJc w:val="left"/>
      <w:pPr>
        <w:ind w:left="4073" w:hanging="420"/>
      </w:pPr>
    </w:lvl>
    <w:lvl w:ilvl="7" w:tentative="0">
      <w:start w:val="1"/>
      <w:numFmt w:val="lowerLetter"/>
      <w:lvlText w:val="%8)"/>
      <w:lvlJc w:val="left"/>
      <w:pPr>
        <w:ind w:left="4493" w:hanging="420"/>
      </w:pPr>
    </w:lvl>
    <w:lvl w:ilvl="8" w:tentative="0">
      <w:start w:val="1"/>
      <w:numFmt w:val="lowerRoman"/>
      <w:lvlText w:val="%9."/>
      <w:lvlJc w:val="right"/>
      <w:pPr>
        <w:ind w:left="4913" w:hanging="420"/>
      </w:pPr>
    </w:lvl>
  </w:abstractNum>
  <w:abstractNum w:abstractNumId="10">
    <w:nsid w:val="302065E1"/>
    <w:multiLevelType w:val="multilevel"/>
    <w:tmpl w:val="302065E1"/>
    <w:lvl w:ilvl="0" w:tentative="0">
      <w:start w:val="1"/>
      <w:numFmt w:val="japaneseCounting"/>
      <w:lvlText w:val="（%1）"/>
      <w:lvlJc w:val="left"/>
      <w:pPr>
        <w:ind w:left="1560" w:hanging="72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1">
    <w:nsid w:val="394E2FAE"/>
    <w:multiLevelType w:val="singleLevel"/>
    <w:tmpl w:val="394E2FAE"/>
    <w:lvl w:ilvl="0" w:tentative="0">
      <w:start w:val="1"/>
      <w:numFmt w:val="decimal"/>
      <w:suff w:val="space"/>
      <w:lvlText w:val="%1."/>
      <w:lvlJc w:val="left"/>
    </w:lvl>
  </w:abstractNum>
  <w:abstractNum w:abstractNumId="12">
    <w:nsid w:val="3AFF1159"/>
    <w:multiLevelType w:val="multilevel"/>
    <w:tmpl w:val="3AFF115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3">
    <w:nsid w:val="60C8AD6B"/>
    <w:multiLevelType w:val="singleLevel"/>
    <w:tmpl w:val="60C8AD6B"/>
    <w:lvl w:ilvl="0" w:tentative="0">
      <w:start w:val="1"/>
      <w:numFmt w:val="decimal"/>
      <w:suff w:val="nothing"/>
      <w:lvlText w:val="（%1）"/>
      <w:lvlJc w:val="left"/>
    </w:lvl>
  </w:abstractNum>
  <w:abstractNum w:abstractNumId="14">
    <w:nsid w:val="669F3B01"/>
    <w:multiLevelType w:val="singleLevel"/>
    <w:tmpl w:val="669F3B01"/>
    <w:lvl w:ilvl="0" w:tentative="0">
      <w:start w:val="1"/>
      <w:numFmt w:val="decimal"/>
      <w:suff w:val="space"/>
      <w:lvlText w:val="%1."/>
      <w:lvlJc w:val="left"/>
    </w:lvl>
  </w:abstractNum>
  <w:abstractNum w:abstractNumId="15">
    <w:nsid w:val="7175544B"/>
    <w:multiLevelType w:val="singleLevel"/>
    <w:tmpl w:val="7175544B"/>
    <w:lvl w:ilvl="0" w:tentative="0">
      <w:start w:val="1"/>
      <w:numFmt w:val="bullet"/>
      <w:pStyle w:val="17"/>
      <w:lvlText w:val=""/>
      <w:lvlJc w:val="left"/>
      <w:pPr>
        <w:tabs>
          <w:tab w:val="left" w:pos="454"/>
        </w:tabs>
        <w:ind w:left="454" w:hanging="454"/>
      </w:pPr>
      <w:rPr>
        <w:rFonts w:hint="default" w:ascii="Wingdings" w:hAnsi="Wingdings"/>
      </w:rPr>
    </w:lvl>
  </w:abstractNum>
  <w:num w:numId="1">
    <w:abstractNumId w:val="15"/>
  </w:num>
  <w:num w:numId="2">
    <w:abstractNumId w:val="8"/>
  </w:num>
  <w:num w:numId="3">
    <w:abstractNumId w:val="13"/>
  </w:num>
  <w:num w:numId="4">
    <w:abstractNumId w:val="4"/>
  </w:num>
  <w:num w:numId="5">
    <w:abstractNumId w:val="9"/>
  </w:num>
  <w:num w:numId="6">
    <w:abstractNumId w:val="6"/>
  </w:num>
  <w:num w:numId="7">
    <w:abstractNumId w:val="3"/>
  </w:num>
  <w:num w:numId="8">
    <w:abstractNumId w:val="0"/>
  </w:num>
  <w:num w:numId="9">
    <w:abstractNumId w:val="1"/>
  </w:num>
  <w:num w:numId="10">
    <w:abstractNumId w:val="7"/>
  </w:num>
  <w:num w:numId="11">
    <w:abstractNumId w:val="14"/>
  </w:num>
  <w:num w:numId="12">
    <w:abstractNumId w:val="11"/>
  </w:num>
  <w:num w:numId="13">
    <w:abstractNumId w:val="2"/>
  </w:num>
  <w:num w:numId="14">
    <w:abstractNumId w:val="5"/>
  </w:num>
  <w:num w:numId="15">
    <w:abstractNumId w:val="12"/>
  </w:num>
  <w:num w:numId="16">
    <w:abstractNumId w:val="1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bwtc">
    <w15:presenceInfo w15:providerId="None" w15:userId="bwtc"/>
  </w15:person>
  <w15:person w15:author="楠楠楠楠楠">
    <w15:presenceInfo w15:providerId="WPS Office" w15:userId="4231813996"/>
  </w15:person>
  <w15:person w15:author="XX X">
    <w15:presenceInfo w15:providerId="None" w15:userId="XX X"/>
  </w15:person>
  <w15:person w15:author="Mikl ">
    <w15:presenceInfo w15:providerId="WPS Office" w15:userId="20211479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isplayBackgroundShape w:val="1"/>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VkZWFkZDU2ZDY5ZjAwNDQ3ZTdhOWVlODkyY2UyMDMifQ=="/>
  </w:docVars>
  <w:rsids>
    <w:rsidRoot w:val="004D74FB"/>
    <w:rsid w:val="0000067E"/>
    <w:rsid w:val="00000BA6"/>
    <w:rsid w:val="00000CC2"/>
    <w:rsid w:val="00001692"/>
    <w:rsid w:val="00002669"/>
    <w:rsid w:val="00002CDD"/>
    <w:rsid w:val="000046B3"/>
    <w:rsid w:val="00004B4C"/>
    <w:rsid w:val="00004CD8"/>
    <w:rsid w:val="0000580F"/>
    <w:rsid w:val="000058AF"/>
    <w:rsid w:val="00005D15"/>
    <w:rsid w:val="00006163"/>
    <w:rsid w:val="00006348"/>
    <w:rsid w:val="0000642F"/>
    <w:rsid w:val="00007282"/>
    <w:rsid w:val="00011DC9"/>
    <w:rsid w:val="00012EA5"/>
    <w:rsid w:val="0001503A"/>
    <w:rsid w:val="00016DA0"/>
    <w:rsid w:val="0001708B"/>
    <w:rsid w:val="000171E9"/>
    <w:rsid w:val="00017496"/>
    <w:rsid w:val="00017549"/>
    <w:rsid w:val="00017BD2"/>
    <w:rsid w:val="000206F6"/>
    <w:rsid w:val="00022146"/>
    <w:rsid w:val="00022314"/>
    <w:rsid w:val="00023450"/>
    <w:rsid w:val="00025154"/>
    <w:rsid w:val="0002569A"/>
    <w:rsid w:val="00025911"/>
    <w:rsid w:val="00026159"/>
    <w:rsid w:val="00026D6F"/>
    <w:rsid w:val="00026F90"/>
    <w:rsid w:val="000304AC"/>
    <w:rsid w:val="00032DB2"/>
    <w:rsid w:val="000346DD"/>
    <w:rsid w:val="00034F72"/>
    <w:rsid w:val="00036C05"/>
    <w:rsid w:val="000371AD"/>
    <w:rsid w:val="00040000"/>
    <w:rsid w:val="000402EE"/>
    <w:rsid w:val="00040ACE"/>
    <w:rsid w:val="0004127B"/>
    <w:rsid w:val="0004148E"/>
    <w:rsid w:val="00041585"/>
    <w:rsid w:val="00041B7E"/>
    <w:rsid w:val="00043ABA"/>
    <w:rsid w:val="00043ADA"/>
    <w:rsid w:val="00044C1E"/>
    <w:rsid w:val="00044F8B"/>
    <w:rsid w:val="000456AD"/>
    <w:rsid w:val="00045C1B"/>
    <w:rsid w:val="00045EED"/>
    <w:rsid w:val="0005006B"/>
    <w:rsid w:val="00050AAE"/>
    <w:rsid w:val="00051E0E"/>
    <w:rsid w:val="0005331D"/>
    <w:rsid w:val="000537D6"/>
    <w:rsid w:val="000540D4"/>
    <w:rsid w:val="00054347"/>
    <w:rsid w:val="00054A5C"/>
    <w:rsid w:val="00054F16"/>
    <w:rsid w:val="00055C3B"/>
    <w:rsid w:val="00055CC7"/>
    <w:rsid w:val="00055FF2"/>
    <w:rsid w:val="0005723E"/>
    <w:rsid w:val="000600F2"/>
    <w:rsid w:val="00061911"/>
    <w:rsid w:val="00061A7F"/>
    <w:rsid w:val="00061F6F"/>
    <w:rsid w:val="00062280"/>
    <w:rsid w:val="00062F92"/>
    <w:rsid w:val="00064B78"/>
    <w:rsid w:val="00066A0E"/>
    <w:rsid w:val="00066B8C"/>
    <w:rsid w:val="00066D11"/>
    <w:rsid w:val="00067229"/>
    <w:rsid w:val="0007093F"/>
    <w:rsid w:val="00070D72"/>
    <w:rsid w:val="0007121E"/>
    <w:rsid w:val="00071C4E"/>
    <w:rsid w:val="00071E30"/>
    <w:rsid w:val="00071F48"/>
    <w:rsid w:val="00072D36"/>
    <w:rsid w:val="00072F70"/>
    <w:rsid w:val="00073CAB"/>
    <w:rsid w:val="000757E5"/>
    <w:rsid w:val="00076081"/>
    <w:rsid w:val="0007670A"/>
    <w:rsid w:val="00076AEF"/>
    <w:rsid w:val="00076EF2"/>
    <w:rsid w:val="00077670"/>
    <w:rsid w:val="00080681"/>
    <w:rsid w:val="00080E78"/>
    <w:rsid w:val="00080F98"/>
    <w:rsid w:val="00082338"/>
    <w:rsid w:val="00082D36"/>
    <w:rsid w:val="00083914"/>
    <w:rsid w:val="00083FCF"/>
    <w:rsid w:val="000846BD"/>
    <w:rsid w:val="0008516C"/>
    <w:rsid w:val="000857AA"/>
    <w:rsid w:val="0008585E"/>
    <w:rsid w:val="00085E80"/>
    <w:rsid w:val="000862F2"/>
    <w:rsid w:val="00087359"/>
    <w:rsid w:val="00087CBA"/>
    <w:rsid w:val="00090106"/>
    <w:rsid w:val="00090630"/>
    <w:rsid w:val="00090B02"/>
    <w:rsid w:val="00090C97"/>
    <w:rsid w:val="00090C9D"/>
    <w:rsid w:val="000922D8"/>
    <w:rsid w:val="000928C3"/>
    <w:rsid w:val="00093311"/>
    <w:rsid w:val="000934E0"/>
    <w:rsid w:val="000935C9"/>
    <w:rsid w:val="000935DA"/>
    <w:rsid w:val="00093746"/>
    <w:rsid w:val="00095F4E"/>
    <w:rsid w:val="0009616E"/>
    <w:rsid w:val="0009762B"/>
    <w:rsid w:val="000A01FC"/>
    <w:rsid w:val="000A0851"/>
    <w:rsid w:val="000A2879"/>
    <w:rsid w:val="000A29C0"/>
    <w:rsid w:val="000A4E71"/>
    <w:rsid w:val="000A5594"/>
    <w:rsid w:val="000A56C1"/>
    <w:rsid w:val="000A5F41"/>
    <w:rsid w:val="000A6971"/>
    <w:rsid w:val="000A727B"/>
    <w:rsid w:val="000B01F4"/>
    <w:rsid w:val="000B1581"/>
    <w:rsid w:val="000B15F9"/>
    <w:rsid w:val="000B256C"/>
    <w:rsid w:val="000B261F"/>
    <w:rsid w:val="000B2928"/>
    <w:rsid w:val="000B453A"/>
    <w:rsid w:val="000B472C"/>
    <w:rsid w:val="000B5AEC"/>
    <w:rsid w:val="000B7384"/>
    <w:rsid w:val="000B7625"/>
    <w:rsid w:val="000C1B8F"/>
    <w:rsid w:val="000C1D4A"/>
    <w:rsid w:val="000C296C"/>
    <w:rsid w:val="000C36BF"/>
    <w:rsid w:val="000C3D52"/>
    <w:rsid w:val="000C3DB7"/>
    <w:rsid w:val="000C62FE"/>
    <w:rsid w:val="000C6B13"/>
    <w:rsid w:val="000C7A43"/>
    <w:rsid w:val="000D0A10"/>
    <w:rsid w:val="000D17D2"/>
    <w:rsid w:val="000D3288"/>
    <w:rsid w:val="000D3528"/>
    <w:rsid w:val="000D4655"/>
    <w:rsid w:val="000D5FCC"/>
    <w:rsid w:val="000D62D0"/>
    <w:rsid w:val="000D6E01"/>
    <w:rsid w:val="000D7623"/>
    <w:rsid w:val="000D7665"/>
    <w:rsid w:val="000D7F59"/>
    <w:rsid w:val="000E1D37"/>
    <w:rsid w:val="000E29E7"/>
    <w:rsid w:val="000E3A87"/>
    <w:rsid w:val="000E3E4A"/>
    <w:rsid w:val="000E5A34"/>
    <w:rsid w:val="000E606B"/>
    <w:rsid w:val="000E6A8B"/>
    <w:rsid w:val="000E6C54"/>
    <w:rsid w:val="000E6FD1"/>
    <w:rsid w:val="000E79BF"/>
    <w:rsid w:val="000F0873"/>
    <w:rsid w:val="000F0B85"/>
    <w:rsid w:val="000F171B"/>
    <w:rsid w:val="000F1BA2"/>
    <w:rsid w:val="000F233E"/>
    <w:rsid w:val="000F2C8B"/>
    <w:rsid w:val="000F5805"/>
    <w:rsid w:val="000F5DE5"/>
    <w:rsid w:val="000F6921"/>
    <w:rsid w:val="000F6CD0"/>
    <w:rsid w:val="00100220"/>
    <w:rsid w:val="001007C6"/>
    <w:rsid w:val="001012B9"/>
    <w:rsid w:val="00101482"/>
    <w:rsid w:val="0010172F"/>
    <w:rsid w:val="0010191E"/>
    <w:rsid w:val="00101C24"/>
    <w:rsid w:val="00102A52"/>
    <w:rsid w:val="001068F9"/>
    <w:rsid w:val="00106C4A"/>
    <w:rsid w:val="001077B1"/>
    <w:rsid w:val="00107AC2"/>
    <w:rsid w:val="001109B5"/>
    <w:rsid w:val="00114069"/>
    <w:rsid w:val="00115391"/>
    <w:rsid w:val="00116BDC"/>
    <w:rsid w:val="00117D49"/>
    <w:rsid w:val="00121A4A"/>
    <w:rsid w:val="00122B46"/>
    <w:rsid w:val="001232FF"/>
    <w:rsid w:val="0012479C"/>
    <w:rsid w:val="00125156"/>
    <w:rsid w:val="001254C6"/>
    <w:rsid w:val="00126294"/>
    <w:rsid w:val="001263CF"/>
    <w:rsid w:val="00126649"/>
    <w:rsid w:val="00127ABE"/>
    <w:rsid w:val="00130849"/>
    <w:rsid w:val="001309DE"/>
    <w:rsid w:val="0013142D"/>
    <w:rsid w:val="0013183E"/>
    <w:rsid w:val="0013196B"/>
    <w:rsid w:val="00132CAF"/>
    <w:rsid w:val="00133567"/>
    <w:rsid w:val="00133B87"/>
    <w:rsid w:val="001358A8"/>
    <w:rsid w:val="00135BFE"/>
    <w:rsid w:val="00135DA8"/>
    <w:rsid w:val="001365C1"/>
    <w:rsid w:val="00136B78"/>
    <w:rsid w:val="00136C70"/>
    <w:rsid w:val="00137B43"/>
    <w:rsid w:val="00140540"/>
    <w:rsid w:val="00140D8D"/>
    <w:rsid w:val="001417C7"/>
    <w:rsid w:val="00142E6E"/>
    <w:rsid w:val="001443BC"/>
    <w:rsid w:val="00144EF6"/>
    <w:rsid w:val="001458C2"/>
    <w:rsid w:val="00145902"/>
    <w:rsid w:val="00146544"/>
    <w:rsid w:val="00146F87"/>
    <w:rsid w:val="00147026"/>
    <w:rsid w:val="00147446"/>
    <w:rsid w:val="00147CED"/>
    <w:rsid w:val="00147E27"/>
    <w:rsid w:val="00151B10"/>
    <w:rsid w:val="00151B14"/>
    <w:rsid w:val="001525DA"/>
    <w:rsid w:val="00154231"/>
    <w:rsid w:val="00154C1D"/>
    <w:rsid w:val="00154CE6"/>
    <w:rsid w:val="00155355"/>
    <w:rsid w:val="00155548"/>
    <w:rsid w:val="00155663"/>
    <w:rsid w:val="00156490"/>
    <w:rsid w:val="00156901"/>
    <w:rsid w:val="001579FB"/>
    <w:rsid w:val="00157B76"/>
    <w:rsid w:val="00160158"/>
    <w:rsid w:val="00160584"/>
    <w:rsid w:val="00160711"/>
    <w:rsid w:val="00160AA1"/>
    <w:rsid w:val="00160BD4"/>
    <w:rsid w:val="001620E3"/>
    <w:rsid w:val="001622F1"/>
    <w:rsid w:val="001626EF"/>
    <w:rsid w:val="001627F9"/>
    <w:rsid w:val="001631BB"/>
    <w:rsid w:val="001632F2"/>
    <w:rsid w:val="00163A3C"/>
    <w:rsid w:val="00164C18"/>
    <w:rsid w:val="00164EDB"/>
    <w:rsid w:val="001678E2"/>
    <w:rsid w:val="00170D87"/>
    <w:rsid w:val="00170E36"/>
    <w:rsid w:val="0017231A"/>
    <w:rsid w:val="00172955"/>
    <w:rsid w:val="0017369E"/>
    <w:rsid w:val="001757F9"/>
    <w:rsid w:val="00177B47"/>
    <w:rsid w:val="00177F32"/>
    <w:rsid w:val="0018021C"/>
    <w:rsid w:val="0018077B"/>
    <w:rsid w:val="00181CDF"/>
    <w:rsid w:val="00182156"/>
    <w:rsid w:val="00182879"/>
    <w:rsid w:val="0018321C"/>
    <w:rsid w:val="00184268"/>
    <w:rsid w:val="00184613"/>
    <w:rsid w:val="001848DB"/>
    <w:rsid w:val="001850A5"/>
    <w:rsid w:val="00185229"/>
    <w:rsid w:val="00185906"/>
    <w:rsid w:val="0018590B"/>
    <w:rsid w:val="00187468"/>
    <w:rsid w:val="00187DCC"/>
    <w:rsid w:val="00190E06"/>
    <w:rsid w:val="00191522"/>
    <w:rsid w:val="00193421"/>
    <w:rsid w:val="00193FFB"/>
    <w:rsid w:val="00197EE8"/>
    <w:rsid w:val="001A087C"/>
    <w:rsid w:val="001A0DB8"/>
    <w:rsid w:val="001A39AA"/>
    <w:rsid w:val="001A4014"/>
    <w:rsid w:val="001A49BA"/>
    <w:rsid w:val="001A4B06"/>
    <w:rsid w:val="001A4B99"/>
    <w:rsid w:val="001A4FD9"/>
    <w:rsid w:val="001A4FE0"/>
    <w:rsid w:val="001B02B6"/>
    <w:rsid w:val="001B06B0"/>
    <w:rsid w:val="001B115E"/>
    <w:rsid w:val="001B1C3D"/>
    <w:rsid w:val="001B24FC"/>
    <w:rsid w:val="001B2FAF"/>
    <w:rsid w:val="001B3945"/>
    <w:rsid w:val="001B4513"/>
    <w:rsid w:val="001B48D1"/>
    <w:rsid w:val="001B4A39"/>
    <w:rsid w:val="001B5D67"/>
    <w:rsid w:val="001B6847"/>
    <w:rsid w:val="001B708F"/>
    <w:rsid w:val="001B7209"/>
    <w:rsid w:val="001B72AA"/>
    <w:rsid w:val="001B7C57"/>
    <w:rsid w:val="001C00AF"/>
    <w:rsid w:val="001C0A9C"/>
    <w:rsid w:val="001C0F5E"/>
    <w:rsid w:val="001C1D7B"/>
    <w:rsid w:val="001C20D8"/>
    <w:rsid w:val="001C27FF"/>
    <w:rsid w:val="001C352C"/>
    <w:rsid w:val="001C3CB0"/>
    <w:rsid w:val="001C5368"/>
    <w:rsid w:val="001C565C"/>
    <w:rsid w:val="001C796F"/>
    <w:rsid w:val="001C7F72"/>
    <w:rsid w:val="001D022B"/>
    <w:rsid w:val="001D0584"/>
    <w:rsid w:val="001D1004"/>
    <w:rsid w:val="001D24CA"/>
    <w:rsid w:val="001D2EC4"/>
    <w:rsid w:val="001D3217"/>
    <w:rsid w:val="001D359F"/>
    <w:rsid w:val="001D368F"/>
    <w:rsid w:val="001D3B47"/>
    <w:rsid w:val="001D4756"/>
    <w:rsid w:val="001D58D2"/>
    <w:rsid w:val="001D688E"/>
    <w:rsid w:val="001D7549"/>
    <w:rsid w:val="001E0EC2"/>
    <w:rsid w:val="001E1355"/>
    <w:rsid w:val="001E1BEE"/>
    <w:rsid w:val="001E3518"/>
    <w:rsid w:val="001E3C99"/>
    <w:rsid w:val="001E441B"/>
    <w:rsid w:val="001E523A"/>
    <w:rsid w:val="001E568D"/>
    <w:rsid w:val="001E6331"/>
    <w:rsid w:val="001E7057"/>
    <w:rsid w:val="001E7861"/>
    <w:rsid w:val="001F06A6"/>
    <w:rsid w:val="001F0F55"/>
    <w:rsid w:val="001F237C"/>
    <w:rsid w:val="001F441A"/>
    <w:rsid w:val="001F46C1"/>
    <w:rsid w:val="001F4ABB"/>
    <w:rsid w:val="001F559D"/>
    <w:rsid w:val="001F59D6"/>
    <w:rsid w:val="001F5B65"/>
    <w:rsid w:val="001F5B79"/>
    <w:rsid w:val="001F6603"/>
    <w:rsid w:val="001F765E"/>
    <w:rsid w:val="00200061"/>
    <w:rsid w:val="002000A5"/>
    <w:rsid w:val="0020091D"/>
    <w:rsid w:val="00200AC0"/>
    <w:rsid w:val="00201B2B"/>
    <w:rsid w:val="002031CD"/>
    <w:rsid w:val="0020553D"/>
    <w:rsid w:val="00205542"/>
    <w:rsid w:val="00205BCA"/>
    <w:rsid w:val="00206506"/>
    <w:rsid w:val="002069D2"/>
    <w:rsid w:val="002075E8"/>
    <w:rsid w:val="0021035C"/>
    <w:rsid w:val="00210F5E"/>
    <w:rsid w:val="002112C8"/>
    <w:rsid w:val="00211953"/>
    <w:rsid w:val="00212F19"/>
    <w:rsid w:val="00213029"/>
    <w:rsid w:val="00213B36"/>
    <w:rsid w:val="00215C4A"/>
    <w:rsid w:val="0021790F"/>
    <w:rsid w:val="00217D1C"/>
    <w:rsid w:val="002213A5"/>
    <w:rsid w:val="00221A6D"/>
    <w:rsid w:val="00221B67"/>
    <w:rsid w:val="00221F8A"/>
    <w:rsid w:val="00223D45"/>
    <w:rsid w:val="002242B3"/>
    <w:rsid w:val="002249DA"/>
    <w:rsid w:val="00226053"/>
    <w:rsid w:val="00226134"/>
    <w:rsid w:val="0022701A"/>
    <w:rsid w:val="002303AA"/>
    <w:rsid w:val="00230743"/>
    <w:rsid w:val="0023084D"/>
    <w:rsid w:val="00230F59"/>
    <w:rsid w:val="002327A1"/>
    <w:rsid w:val="00232D08"/>
    <w:rsid w:val="0023359E"/>
    <w:rsid w:val="00236E56"/>
    <w:rsid w:val="00240522"/>
    <w:rsid w:val="002408A6"/>
    <w:rsid w:val="002408AA"/>
    <w:rsid w:val="00241237"/>
    <w:rsid w:val="00244662"/>
    <w:rsid w:val="00244B6A"/>
    <w:rsid w:val="00245E3C"/>
    <w:rsid w:val="0024632B"/>
    <w:rsid w:val="00246338"/>
    <w:rsid w:val="00246C09"/>
    <w:rsid w:val="00247847"/>
    <w:rsid w:val="00247C7F"/>
    <w:rsid w:val="0025114F"/>
    <w:rsid w:val="002520BE"/>
    <w:rsid w:val="0025247C"/>
    <w:rsid w:val="0025284B"/>
    <w:rsid w:val="00252F8C"/>
    <w:rsid w:val="00253B2C"/>
    <w:rsid w:val="00254A95"/>
    <w:rsid w:val="00255C40"/>
    <w:rsid w:val="00256502"/>
    <w:rsid w:val="00256BC9"/>
    <w:rsid w:val="00256C84"/>
    <w:rsid w:val="00256D13"/>
    <w:rsid w:val="00256DA7"/>
    <w:rsid w:val="00261395"/>
    <w:rsid w:val="002652A2"/>
    <w:rsid w:val="00265B7B"/>
    <w:rsid w:val="0026621B"/>
    <w:rsid w:val="002667E3"/>
    <w:rsid w:val="0026714F"/>
    <w:rsid w:val="00267365"/>
    <w:rsid w:val="00270268"/>
    <w:rsid w:val="00270589"/>
    <w:rsid w:val="002705D6"/>
    <w:rsid w:val="002707E9"/>
    <w:rsid w:val="002717B3"/>
    <w:rsid w:val="00272467"/>
    <w:rsid w:val="002728DC"/>
    <w:rsid w:val="00272EAE"/>
    <w:rsid w:val="00272FAD"/>
    <w:rsid w:val="00273F11"/>
    <w:rsid w:val="00274BF4"/>
    <w:rsid w:val="002806F5"/>
    <w:rsid w:val="0028213F"/>
    <w:rsid w:val="00283413"/>
    <w:rsid w:val="00283DEC"/>
    <w:rsid w:val="00283E24"/>
    <w:rsid w:val="002859A6"/>
    <w:rsid w:val="00286377"/>
    <w:rsid w:val="002868CB"/>
    <w:rsid w:val="00290A92"/>
    <w:rsid w:val="00291C80"/>
    <w:rsid w:val="0029291B"/>
    <w:rsid w:val="00293B65"/>
    <w:rsid w:val="00294194"/>
    <w:rsid w:val="002941BB"/>
    <w:rsid w:val="00294D37"/>
    <w:rsid w:val="00294E99"/>
    <w:rsid w:val="0029511B"/>
    <w:rsid w:val="002955E5"/>
    <w:rsid w:val="002967CA"/>
    <w:rsid w:val="00296D3E"/>
    <w:rsid w:val="00296E87"/>
    <w:rsid w:val="002978A3"/>
    <w:rsid w:val="00297972"/>
    <w:rsid w:val="002A000F"/>
    <w:rsid w:val="002A3391"/>
    <w:rsid w:val="002A4EC9"/>
    <w:rsid w:val="002A538A"/>
    <w:rsid w:val="002A5C0F"/>
    <w:rsid w:val="002A5CEA"/>
    <w:rsid w:val="002A736B"/>
    <w:rsid w:val="002B08BC"/>
    <w:rsid w:val="002B2162"/>
    <w:rsid w:val="002B21C8"/>
    <w:rsid w:val="002B2310"/>
    <w:rsid w:val="002B3BDC"/>
    <w:rsid w:val="002B41B5"/>
    <w:rsid w:val="002B4673"/>
    <w:rsid w:val="002B4743"/>
    <w:rsid w:val="002B521E"/>
    <w:rsid w:val="002B6623"/>
    <w:rsid w:val="002C06D9"/>
    <w:rsid w:val="002C08AC"/>
    <w:rsid w:val="002C0CDB"/>
    <w:rsid w:val="002C1451"/>
    <w:rsid w:val="002C4048"/>
    <w:rsid w:val="002C652E"/>
    <w:rsid w:val="002C7BA9"/>
    <w:rsid w:val="002D1DEF"/>
    <w:rsid w:val="002D2B3A"/>
    <w:rsid w:val="002D3166"/>
    <w:rsid w:val="002D317F"/>
    <w:rsid w:val="002D3938"/>
    <w:rsid w:val="002D3F6A"/>
    <w:rsid w:val="002D4E69"/>
    <w:rsid w:val="002D585C"/>
    <w:rsid w:val="002D5F3D"/>
    <w:rsid w:val="002D6145"/>
    <w:rsid w:val="002E0B7B"/>
    <w:rsid w:val="002E1575"/>
    <w:rsid w:val="002E18D4"/>
    <w:rsid w:val="002E284C"/>
    <w:rsid w:val="002E3E4D"/>
    <w:rsid w:val="002E4FE3"/>
    <w:rsid w:val="002E578F"/>
    <w:rsid w:val="002E5F52"/>
    <w:rsid w:val="002E603F"/>
    <w:rsid w:val="002E68C3"/>
    <w:rsid w:val="002E6CB4"/>
    <w:rsid w:val="002E7053"/>
    <w:rsid w:val="002E7451"/>
    <w:rsid w:val="002E79E0"/>
    <w:rsid w:val="002F028A"/>
    <w:rsid w:val="002F0DCF"/>
    <w:rsid w:val="002F1163"/>
    <w:rsid w:val="002F220A"/>
    <w:rsid w:val="002F25FE"/>
    <w:rsid w:val="002F375C"/>
    <w:rsid w:val="002F3898"/>
    <w:rsid w:val="002F3E8B"/>
    <w:rsid w:val="002F4795"/>
    <w:rsid w:val="002F47E2"/>
    <w:rsid w:val="002F6B5D"/>
    <w:rsid w:val="002F6C34"/>
    <w:rsid w:val="003006A6"/>
    <w:rsid w:val="00301318"/>
    <w:rsid w:val="00302167"/>
    <w:rsid w:val="00302516"/>
    <w:rsid w:val="0030278F"/>
    <w:rsid w:val="00302920"/>
    <w:rsid w:val="0030301C"/>
    <w:rsid w:val="003031DC"/>
    <w:rsid w:val="0030339C"/>
    <w:rsid w:val="00304E48"/>
    <w:rsid w:val="00305858"/>
    <w:rsid w:val="00306C22"/>
    <w:rsid w:val="003078B2"/>
    <w:rsid w:val="00307CBB"/>
    <w:rsid w:val="003112A4"/>
    <w:rsid w:val="00311B0A"/>
    <w:rsid w:val="003125BD"/>
    <w:rsid w:val="00312809"/>
    <w:rsid w:val="00312AA3"/>
    <w:rsid w:val="003131A2"/>
    <w:rsid w:val="003141CB"/>
    <w:rsid w:val="003155BE"/>
    <w:rsid w:val="00315638"/>
    <w:rsid w:val="003205EA"/>
    <w:rsid w:val="00320673"/>
    <w:rsid w:val="0032136F"/>
    <w:rsid w:val="00324DD9"/>
    <w:rsid w:val="00325E1E"/>
    <w:rsid w:val="00326EC2"/>
    <w:rsid w:val="00327645"/>
    <w:rsid w:val="00327AA0"/>
    <w:rsid w:val="00327BB8"/>
    <w:rsid w:val="0033136F"/>
    <w:rsid w:val="00331A22"/>
    <w:rsid w:val="00331C31"/>
    <w:rsid w:val="00333043"/>
    <w:rsid w:val="00333C41"/>
    <w:rsid w:val="003344EA"/>
    <w:rsid w:val="00334786"/>
    <w:rsid w:val="003347B7"/>
    <w:rsid w:val="003352E5"/>
    <w:rsid w:val="003356E1"/>
    <w:rsid w:val="0033594B"/>
    <w:rsid w:val="00335EC9"/>
    <w:rsid w:val="00336106"/>
    <w:rsid w:val="003365CF"/>
    <w:rsid w:val="003374BC"/>
    <w:rsid w:val="00337A93"/>
    <w:rsid w:val="00340E39"/>
    <w:rsid w:val="00340F6E"/>
    <w:rsid w:val="00341260"/>
    <w:rsid w:val="00341880"/>
    <w:rsid w:val="00342761"/>
    <w:rsid w:val="00342A2B"/>
    <w:rsid w:val="00342AFC"/>
    <w:rsid w:val="00343C48"/>
    <w:rsid w:val="00344F68"/>
    <w:rsid w:val="0034581A"/>
    <w:rsid w:val="00345E2C"/>
    <w:rsid w:val="0034689E"/>
    <w:rsid w:val="00350391"/>
    <w:rsid w:val="00350CF8"/>
    <w:rsid w:val="00352551"/>
    <w:rsid w:val="00352857"/>
    <w:rsid w:val="00352D26"/>
    <w:rsid w:val="00352E9C"/>
    <w:rsid w:val="0035332D"/>
    <w:rsid w:val="00353C24"/>
    <w:rsid w:val="0035525A"/>
    <w:rsid w:val="00356DBC"/>
    <w:rsid w:val="003604E0"/>
    <w:rsid w:val="00360898"/>
    <w:rsid w:val="00361109"/>
    <w:rsid w:val="00361326"/>
    <w:rsid w:val="00362127"/>
    <w:rsid w:val="003621B3"/>
    <w:rsid w:val="0036366D"/>
    <w:rsid w:val="003636E8"/>
    <w:rsid w:val="003644D4"/>
    <w:rsid w:val="00364781"/>
    <w:rsid w:val="00364FBC"/>
    <w:rsid w:val="00366E60"/>
    <w:rsid w:val="00366F62"/>
    <w:rsid w:val="00367A7B"/>
    <w:rsid w:val="0037183C"/>
    <w:rsid w:val="0037255C"/>
    <w:rsid w:val="00373745"/>
    <w:rsid w:val="0037477C"/>
    <w:rsid w:val="0037518D"/>
    <w:rsid w:val="0037545A"/>
    <w:rsid w:val="00375C12"/>
    <w:rsid w:val="00376CA5"/>
    <w:rsid w:val="00377497"/>
    <w:rsid w:val="003779EE"/>
    <w:rsid w:val="00380D17"/>
    <w:rsid w:val="00381356"/>
    <w:rsid w:val="00381C96"/>
    <w:rsid w:val="00382443"/>
    <w:rsid w:val="0038251C"/>
    <w:rsid w:val="00382D76"/>
    <w:rsid w:val="00382E19"/>
    <w:rsid w:val="00382FF5"/>
    <w:rsid w:val="00383D94"/>
    <w:rsid w:val="00385AD7"/>
    <w:rsid w:val="00385FE2"/>
    <w:rsid w:val="0038650C"/>
    <w:rsid w:val="00387DCB"/>
    <w:rsid w:val="003904FC"/>
    <w:rsid w:val="003908B8"/>
    <w:rsid w:val="00391369"/>
    <w:rsid w:val="00391E31"/>
    <w:rsid w:val="003932FE"/>
    <w:rsid w:val="0039390E"/>
    <w:rsid w:val="00394513"/>
    <w:rsid w:val="00394DE8"/>
    <w:rsid w:val="00394EF1"/>
    <w:rsid w:val="003952BF"/>
    <w:rsid w:val="003956D5"/>
    <w:rsid w:val="00395A2F"/>
    <w:rsid w:val="003968D1"/>
    <w:rsid w:val="00396F35"/>
    <w:rsid w:val="00397FE4"/>
    <w:rsid w:val="003A0801"/>
    <w:rsid w:val="003A13F6"/>
    <w:rsid w:val="003A14CF"/>
    <w:rsid w:val="003A1689"/>
    <w:rsid w:val="003A1BB4"/>
    <w:rsid w:val="003A2025"/>
    <w:rsid w:val="003A2337"/>
    <w:rsid w:val="003A33C4"/>
    <w:rsid w:val="003A41DF"/>
    <w:rsid w:val="003A4F4C"/>
    <w:rsid w:val="003A5275"/>
    <w:rsid w:val="003A547B"/>
    <w:rsid w:val="003A6CF6"/>
    <w:rsid w:val="003A78C4"/>
    <w:rsid w:val="003A7D92"/>
    <w:rsid w:val="003B0C21"/>
    <w:rsid w:val="003B1946"/>
    <w:rsid w:val="003B1E67"/>
    <w:rsid w:val="003B3D53"/>
    <w:rsid w:val="003B3DBD"/>
    <w:rsid w:val="003B428C"/>
    <w:rsid w:val="003B4728"/>
    <w:rsid w:val="003B553A"/>
    <w:rsid w:val="003B5C65"/>
    <w:rsid w:val="003B5D4C"/>
    <w:rsid w:val="003C0953"/>
    <w:rsid w:val="003C0A50"/>
    <w:rsid w:val="003C0C48"/>
    <w:rsid w:val="003C1C79"/>
    <w:rsid w:val="003C27D4"/>
    <w:rsid w:val="003C2A10"/>
    <w:rsid w:val="003C3657"/>
    <w:rsid w:val="003C3C01"/>
    <w:rsid w:val="003C5502"/>
    <w:rsid w:val="003C61AA"/>
    <w:rsid w:val="003D0508"/>
    <w:rsid w:val="003D10FF"/>
    <w:rsid w:val="003D387A"/>
    <w:rsid w:val="003D3EFC"/>
    <w:rsid w:val="003D53AE"/>
    <w:rsid w:val="003D58D6"/>
    <w:rsid w:val="003D599B"/>
    <w:rsid w:val="003D62D1"/>
    <w:rsid w:val="003D6CBF"/>
    <w:rsid w:val="003D7225"/>
    <w:rsid w:val="003E024D"/>
    <w:rsid w:val="003E0982"/>
    <w:rsid w:val="003E2802"/>
    <w:rsid w:val="003E3F39"/>
    <w:rsid w:val="003E5D72"/>
    <w:rsid w:val="003E6417"/>
    <w:rsid w:val="003E65ED"/>
    <w:rsid w:val="003E70EE"/>
    <w:rsid w:val="003E795E"/>
    <w:rsid w:val="003E7C28"/>
    <w:rsid w:val="003E7D25"/>
    <w:rsid w:val="003F0310"/>
    <w:rsid w:val="003F03D2"/>
    <w:rsid w:val="003F189C"/>
    <w:rsid w:val="003F3D16"/>
    <w:rsid w:val="003F508E"/>
    <w:rsid w:val="003F59AA"/>
    <w:rsid w:val="003F6376"/>
    <w:rsid w:val="003F7CFF"/>
    <w:rsid w:val="00400326"/>
    <w:rsid w:val="00400744"/>
    <w:rsid w:val="00401221"/>
    <w:rsid w:val="00402591"/>
    <w:rsid w:val="00402B8B"/>
    <w:rsid w:val="00403068"/>
    <w:rsid w:val="004036E9"/>
    <w:rsid w:val="00404541"/>
    <w:rsid w:val="0040477E"/>
    <w:rsid w:val="00404A9F"/>
    <w:rsid w:val="00405131"/>
    <w:rsid w:val="004060D4"/>
    <w:rsid w:val="00406118"/>
    <w:rsid w:val="00406FC1"/>
    <w:rsid w:val="0040711A"/>
    <w:rsid w:val="004079E1"/>
    <w:rsid w:val="004113F4"/>
    <w:rsid w:val="0041197F"/>
    <w:rsid w:val="004120E9"/>
    <w:rsid w:val="004123E8"/>
    <w:rsid w:val="004146EF"/>
    <w:rsid w:val="00415062"/>
    <w:rsid w:val="00417A96"/>
    <w:rsid w:val="004210E0"/>
    <w:rsid w:val="00421571"/>
    <w:rsid w:val="00423C2A"/>
    <w:rsid w:val="00423F6E"/>
    <w:rsid w:val="0042565A"/>
    <w:rsid w:val="00425ED6"/>
    <w:rsid w:val="00425FA8"/>
    <w:rsid w:val="0042662B"/>
    <w:rsid w:val="00430ABE"/>
    <w:rsid w:val="00431332"/>
    <w:rsid w:val="004329BF"/>
    <w:rsid w:val="00432EC9"/>
    <w:rsid w:val="004333DC"/>
    <w:rsid w:val="00434B74"/>
    <w:rsid w:val="00435EED"/>
    <w:rsid w:val="00435F1E"/>
    <w:rsid w:val="00437638"/>
    <w:rsid w:val="0043766E"/>
    <w:rsid w:val="00437762"/>
    <w:rsid w:val="00437BDE"/>
    <w:rsid w:val="00437EBC"/>
    <w:rsid w:val="0044039D"/>
    <w:rsid w:val="00440D66"/>
    <w:rsid w:val="00441492"/>
    <w:rsid w:val="004423B0"/>
    <w:rsid w:val="00442CCA"/>
    <w:rsid w:val="00442F06"/>
    <w:rsid w:val="00443367"/>
    <w:rsid w:val="00443E5E"/>
    <w:rsid w:val="004457BE"/>
    <w:rsid w:val="00445D2E"/>
    <w:rsid w:val="0044651E"/>
    <w:rsid w:val="00446D66"/>
    <w:rsid w:val="00450D98"/>
    <w:rsid w:val="00451378"/>
    <w:rsid w:val="004529EA"/>
    <w:rsid w:val="004536B1"/>
    <w:rsid w:val="00453C86"/>
    <w:rsid w:val="004541F5"/>
    <w:rsid w:val="0045427D"/>
    <w:rsid w:val="00454B3C"/>
    <w:rsid w:val="00460DF8"/>
    <w:rsid w:val="00460E5D"/>
    <w:rsid w:val="004617ED"/>
    <w:rsid w:val="00461E27"/>
    <w:rsid w:val="00461F88"/>
    <w:rsid w:val="004621FD"/>
    <w:rsid w:val="0046241D"/>
    <w:rsid w:val="00463E16"/>
    <w:rsid w:val="004640BD"/>
    <w:rsid w:val="00464355"/>
    <w:rsid w:val="004658D0"/>
    <w:rsid w:val="004659A6"/>
    <w:rsid w:val="00465F8A"/>
    <w:rsid w:val="00466A12"/>
    <w:rsid w:val="00466E23"/>
    <w:rsid w:val="00467006"/>
    <w:rsid w:val="00467B62"/>
    <w:rsid w:val="00467E4A"/>
    <w:rsid w:val="00470319"/>
    <w:rsid w:val="00470E3A"/>
    <w:rsid w:val="004711AB"/>
    <w:rsid w:val="004716E5"/>
    <w:rsid w:val="004720BC"/>
    <w:rsid w:val="004721F3"/>
    <w:rsid w:val="00472846"/>
    <w:rsid w:val="00472C1B"/>
    <w:rsid w:val="00473F65"/>
    <w:rsid w:val="004745EA"/>
    <w:rsid w:val="00474E69"/>
    <w:rsid w:val="00475C25"/>
    <w:rsid w:val="00480E3B"/>
    <w:rsid w:val="00481E3E"/>
    <w:rsid w:val="00482495"/>
    <w:rsid w:val="00482B77"/>
    <w:rsid w:val="00482C2E"/>
    <w:rsid w:val="004833E1"/>
    <w:rsid w:val="00483F89"/>
    <w:rsid w:val="00484E93"/>
    <w:rsid w:val="00485962"/>
    <w:rsid w:val="00487D59"/>
    <w:rsid w:val="00490500"/>
    <w:rsid w:val="00490BB1"/>
    <w:rsid w:val="00490C7A"/>
    <w:rsid w:val="00490D97"/>
    <w:rsid w:val="004912BE"/>
    <w:rsid w:val="00491ACE"/>
    <w:rsid w:val="00491F0B"/>
    <w:rsid w:val="00492565"/>
    <w:rsid w:val="00493C98"/>
    <w:rsid w:val="004942B7"/>
    <w:rsid w:val="00494EAB"/>
    <w:rsid w:val="00494EDA"/>
    <w:rsid w:val="004950CC"/>
    <w:rsid w:val="00495B4D"/>
    <w:rsid w:val="00495C0F"/>
    <w:rsid w:val="0049679A"/>
    <w:rsid w:val="00497E86"/>
    <w:rsid w:val="004A206C"/>
    <w:rsid w:val="004A2575"/>
    <w:rsid w:val="004A2663"/>
    <w:rsid w:val="004A2C0D"/>
    <w:rsid w:val="004A3634"/>
    <w:rsid w:val="004A3D0A"/>
    <w:rsid w:val="004A3F22"/>
    <w:rsid w:val="004A3F48"/>
    <w:rsid w:val="004A4063"/>
    <w:rsid w:val="004A6087"/>
    <w:rsid w:val="004A6142"/>
    <w:rsid w:val="004A6FEB"/>
    <w:rsid w:val="004A73F0"/>
    <w:rsid w:val="004B0765"/>
    <w:rsid w:val="004B23CF"/>
    <w:rsid w:val="004B319D"/>
    <w:rsid w:val="004B3786"/>
    <w:rsid w:val="004B410A"/>
    <w:rsid w:val="004B52A0"/>
    <w:rsid w:val="004B5B4B"/>
    <w:rsid w:val="004B5FF5"/>
    <w:rsid w:val="004B65F8"/>
    <w:rsid w:val="004B6E67"/>
    <w:rsid w:val="004B6F56"/>
    <w:rsid w:val="004B73E3"/>
    <w:rsid w:val="004B74DB"/>
    <w:rsid w:val="004C0230"/>
    <w:rsid w:val="004C0B11"/>
    <w:rsid w:val="004C144E"/>
    <w:rsid w:val="004C162E"/>
    <w:rsid w:val="004C1967"/>
    <w:rsid w:val="004C1D04"/>
    <w:rsid w:val="004C2B03"/>
    <w:rsid w:val="004C2DFE"/>
    <w:rsid w:val="004C352B"/>
    <w:rsid w:val="004C3C7E"/>
    <w:rsid w:val="004C611C"/>
    <w:rsid w:val="004C6340"/>
    <w:rsid w:val="004C6AAA"/>
    <w:rsid w:val="004C70A5"/>
    <w:rsid w:val="004C71E8"/>
    <w:rsid w:val="004D0925"/>
    <w:rsid w:val="004D09C6"/>
    <w:rsid w:val="004D0EE8"/>
    <w:rsid w:val="004D1080"/>
    <w:rsid w:val="004D1175"/>
    <w:rsid w:val="004D12C1"/>
    <w:rsid w:val="004D1532"/>
    <w:rsid w:val="004D1994"/>
    <w:rsid w:val="004D57E5"/>
    <w:rsid w:val="004D6B17"/>
    <w:rsid w:val="004D6FC9"/>
    <w:rsid w:val="004D74FB"/>
    <w:rsid w:val="004D7F70"/>
    <w:rsid w:val="004E082D"/>
    <w:rsid w:val="004E0A1A"/>
    <w:rsid w:val="004E1493"/>
    <w:rsid w:val="004E1806"/>
    <w:rsid w:val="004E1C39"/>
    <w:rsid w:val="004E34AA"/>
    <w:rsid w:val="004E3898"/>
    <w:rsid w:val="004E4E03"/>
    <w:rsid w:val="004E5320"/>
    <w:rsid w:val="004E60C2"/>
    <w:rsid w:val="004E65A5"/>
    <w:rsid w:val="004E6739"/>
    <w:rsid w:val="004E6D2E"/>
    <w:rsid w:val="004E7AD4"/>
    <w:rsid w:val="004F0512"/>
    <w:rsid w:val="004F0ACF"/>
    <w:rsid w:val="004F0DD4"/>
    <w:rsid w:val="004F3982"/>
    <w:rsid w:val="004F3C6F"/>
    <w:rsid w:val="004F4700"/>
    <w:rsid w:val="004F4D2F"/>
    <w:rsid w:val="004F6F3B"/>
    <w:rsid w:val="00500654"/>
    <w:rsid w:val="0050150D"/>
    <w:rsid w:val="00502CF4"/>
    <w:rsid w:val="0050303F"/>
    <w:rsid w:val="0050466C"/>
    <w:rsid w:val="0050483B"/>
    <w:rsid w:val="00507C86"/>
    <w:rsid w:val="00507F9A"/>
    <w:rsid w:val="00510EA4"/>
    <w:rsid w:val="0051318B"/>
    <w:rsid w:val="005138A4"/>
    <w:rsid w:val="005138C5"/>
    <w:rsid w:val="00514143"/>
    <w:rsid w:val="00514378"/>
    <w:rsid w:val="00515BF1"/>
    <w:rsid w:val="00515CFA"/>
    <w:rsid w:val="00516873"/>
    <w:rsid w:val="00516AB7"/>
    <w:rsid w:val="00516B63"/>
    <w:rsid w:val="00516FE4"/>
    <w:rsid w:val="005171B5"/>
    <w:rsid w:val="00517E3F"/>
    <w:rsid w:val="00520477"/>
    <w:rsid w:val="00521018"/>
    <w:rsid w:val="0052119B"/>
    <w:rsid w:val="00522559"/>
    <w:rsid w:val="00522CC2"/>
    <w:rsid w:val="00524810"/>
    <w:rsid w:val="00524C95"/>
    <w:rsid w:val="005275F4"/>
    <w:rsid w:val="005279C9"/>
    <w:rsid w:val="00530C39"/>
    <w:rsid w:val="0053160D"/>
    <w:rsid w:val="00531F64"/>
    <w:rsid w:val="00532B47"/>
    <w:rsid w:val="00532C1A"/>
    <w:rsid w:val="005333EF"/>
    <w:rsid w:val="00534DA9"/>
    <w:rsid w:val="00535BE4"/>
    <w:rsid w:val="00535EFB"/>
    <w:rsid w:val="00536412"/>
    <w:rsid w:val="0053656B"/>
    <w:rsid w:val="00536633"/>
    <w:rsid w:val="0053675B"/>
    <w:rsid w:val="0053696E"/>
    <w:rsid w:val="00536BBA"/>
    <w:rsid w:val="005412AA"/>
    <w:rsid w:val="005428A1"/>
    <w:rsid w:val="00542F6D"/>
    <w:rsid w:val="00544092"/>
    <w:rsid w:val="005442C3"/>
    <w:rsid w:val="00545D27"/>
    <w:rsid w:val="0054743C"/>
    <w:rsid w:val="00552271"/>
    <w:rsid w:val="00552821"/>
    <w:rsid w:val="00552C38"/>
    <w:rsid w:val="0055365E"/>
    <w:rsid w:val="00553933"/>
    <w:rsid w:val="005539ED"/>
    <w:rsid w:val="00554096"/>
    <w:rsid w:val="005545B5"/>
    <w:rsid w:val="00554B07"/>
    <w:rsid w:val="005568DA"/>
    <w:rsid w:val="0055743A"/>
    <w:rsid w:val="00557A41"/>
    <w:rsid w:val="005602F6"/>
    <w:rsid w:val="00560E8B"/>
    <w:rsid w:val="0056142B"/>
    <w:rsid w:val="00561A03"/>
    <w:rsid w:val="0056325B"/>
    <w:rsid w:val="00563631"/>
    <w:rsid w:val="00563EBA"/>
    <w:rsid w:val="005640A2"/>
    <w:rsid w:val="00565AC1"/>
    <w:rsid w:val="0056624E"/>
    <w:rsid w:val="00566683"/>
    <w:rsid w:val="00566960"/>
    <w:rsid w:val="00566B25"/>
    <w:rsid w:val="00567ADC"/>
    <w:rsid w:val="005705A0"/>
    <w:rsid w:val="0057181F"/>
    <w:rsid w:val="005720E3"/>
    <w:rsid w:val="005721CD"/>
    <w:rsid w:val="0057510C"/>
    <w:rsid w:val="0057630B"/>
    <w:rsid w:val="00577E3B"/>
    <w:rsid w:val="00577F9D"/>
    <w:rsid w:val="0058006E"/>
    <w:rsid w:val="00580C1D"/>
    <w:rsid w:val="00580F96"/>
    <w:rsid w:val="005827E9"/>
    <w:rsid w:val="00584197"/>
    <w:rsid w:val="0058514C"/>
    <w:rsid w:val="005862F1"/>
    <w:rsid w:val="00586528"/>
    <w:rsid w:val="00586836"/>
    <w:rsid w:val="00587887"/>
    <w:rsid w:val="0059126D"/>
    <w:rsid w:val="0059197B"/>
    <w:rsid w:val="00591BCC"/>
    <w:rsid w:val="0059250F"/>
    <w:rsid w:val="005948B4"/>
    <w:rsid w:val="00596129"/>
    <w:rsid w:val="005969DE"/>
    <w:rsid w:val="00596A5E"/>
    <w:rsid w:val="00597458"/>
    <w:rsid w:val="005A0445"/>
    <w:rsid w:val="005A1FE5"/>
    <w:rsid w:val="005A2F6A"/>
    <w:rsid w:val="005A3C20"/>
    <w:rsid w:val="005A3D7F"/>
    <w:rsid w:val="005A4351"/>
    <w:rsid w:val="005A47AB"/>
    <w:rsid w:val="005A4A87"/>
    <w:rsid w:val="005A51D5"/>
    <w:rsid w:val="005B0395"/>
    <w:rsid w:val="005B04CE"/>
    <w:rsid w:val="005B0B43"/>
    <w:rsid w:val="005B1AE9"/>
    <w:rsid w:val="005B1CE5"/>
    <w:rsid w:val="005B29AE"/>
    <w:rsid w:val="005B3DCE"/>
    <w:rsid w:val="005B5053"/>
    <w:rsid w:val="005B53F7"/>
    <w:rsid w:val="005B64B6"/>
    <w:rsid w:val="005B6C6E"/>
    <w:rsid w:val="005C0AA6"/>
    <w:rsid w:val="005C113A"/>
    <w:rsid w:val="005C13A5"/>
    <w:rsid w:val="005C14CF"/>
    <w:rsid w:val="005C1E5E"/>
    <w:rsid w:val="005C3F26"/>
    <w:rsid w:val="005C6EF6"/>
    <w:rsid w:val="005C7E0D"/>
    <w:rsid w:val="005D01AF"/>
    <w:rsid w:val="005D0447"/>
    <w:rsid w:val="005D2184"/>
    <w:rsid w:val="005D312B"/>
    <w:rsid w:val="005D526E"/>
    <w:rsid w:val="005D5E5E"/>
    <w:rsid w:val="005D6F31"/>
    <w:rsid w:val="005E0CF9"/>
    <w:rsid w:val="005E0EBF"/>
    <w:rsid w:val="005E32B4"/>
    <w:rsid w:val="005E3718"/>
    <w:rsid w:val="005E457A"/>
    <w:rsid w:val="005E45C7"/>
    <w:rsid w:val="005E4EFB"/>
    <w:rsid w:val="005E5402"/>
    <w:rsid w:val="005E5537"/>
    <w:rsid w:val="005E5602"/>
    <w:rsid w:val="005E593A"/>
    <w:rsid w:val="005F0CD5"/>
    <w:rsid w:val="005F1C6F"/>
    <w:rsid w:val="005F2101"/>
    <w:rsid w:val="005F3189"/>
    <w:rsid w:val="005F3FEA"/>
    <w:rsid w:val="005F566F"/>
    <w:rsid w:val="005F62C9"/>
    <w:rsid w:val="005F689F"/>
    <w:rsid w:val="005F6F07"/>
    <w:rsid w:val="00600B6D"/>
    <w:rsid w:val="00601AC2"/>
    <w:rsid w:val="00603018"/>
    <w:rsid w:val="006049F2"/>
    <w:rsid w:val="00604BE8"/>
    <w:rsid w:val="00604FA0"/>
    <w:rsid w:val="00605135"/>
    <w:rsid w:val="0060515D"/>
    <w:rsid w:val="0060529A"/>
    <w:rsid w:val="00606C87"/>
    <w:rsid w:val="006074FB"/>
    <w:rsid w:val="006102B1"/>
    <w:rsid w:val="0061034E"/>
    <w:rsid w:val="0061047B"/>
    <w:rsid w:val="006107E5"/>
    <w:rsid w:val="0061115E"/>
    <w:rsid w:val="00611A08"/>
    <w:rsid w:val="00612183"/>
    <w:rsid w:val="006122E7"/>
    <w:rsid w:val="00612B9A"/>
    <w:rsid w:val="00612E90"/>
    <w:rsid w:val="006148A8"/>
    <w:rsid w:val="00614E12"/>
    <w:rsid w:val="0061509A"/>
    <w:rsid w:val="006150B6"/>
    <w:rsid w:val="00615563"/>
    <w:rsid w:val="006156DE"/>
    <w:rsid w:val="006159D1"/>
    <w:rsid w:val="00622098"/>
    <w:rsid w:val="00622944"/>
    <w:rsid w:val="00622947"/>
    <w:rsid w:val="0062383B"/>
    <w:rsid w:val="00624FE7"/>
    <w:rsid w:val="0062595E"/>
    <w:rsid w:val="006260FF"/>
    <w:rsid w:val="00627C8E"/>
    <w:rsid w:val="00627FB3"/>
    <w:rsid w:val="006305B8"/>
    <w:rsid w:val="00630955"/>
    <w:rsid w:val="006314F7"/>
    <w:rsid w:val="0063170F"/>
    <w:rsid w:val="006317F1"/>
    <w:rsid w:val="00631C71"/>
    <w:rsid w:val="00631E1D"/>
    <w:rsid w:val="00632C7D"/>
    <w:rsid w:val="00632CCF"/>
    <w:rsid w:val="0063382B"/>
    <w:rsid w:val="00633845"/>
    <w:rsid w:val="00634694"/>
    <w:rsid w:val="00634F4E"/>
    <w:rsid w:val="006351FE"/>
    <w:rsid w:val="00635B36"/>
    <w:rsid w:val="00635E74"/>
    <w:rsid w:val="006361B4"/>
    <w:rsid w:val="00642897"/>
    <w:rsid w:val="00643009"/>
    <w:rsid w:val="006430DC"/>
    <w:rsid w:val="006446D2"/>
    <w:rsid w:val="006454B6"/>
    <w:rsid w:val="00646A47"/>
    <w:rsid w:val="006474A0"/>
    <w:rsid w:val="0065039C"/>
    <w:rsid w:val="006503ED"/>
    <w:rsid w:val="006509B4"/>
    <w:rsid w:val="0065103E"/>
    <w:rsid w:val="006514A7"/>
    <w:rsid w:val="006516DB"/>
    <w:rsid w:val="006528AE"/>
    <w:rsid w:val="00652A7F"/>
    <w:rsid w:val="00652D3D"/>
    <w:rsid w:val="00653351"/>
    <w:rsid w:val="00654338"/>
    <w:rsid w:val="00654784"/>
    <w:rsid w:val="006564E1"/>
    <w:rsid w:val="00656D7A"/>
    <w:rsid w:val="00656FE7"/>
    <w:rsid w:val="0065735D"/>
    <w:rsid w:val="00657C18"/>
    <w:rsid w:val="0066192F"/>
    <w:rsid w:val="00661E61"/>
    <w:rsid w:val="00662E4F"/>
    <w:rsid w:val="00663C5C"/>
    <w:rsid w:val="00665BA2"/>
    <w:rsid w:val="0066620B"/>
    <w:rsid w:val="006675F8"/>
    <w:rsid w:val="00670B4E"/>
    <w:rsid w:val="00670D36"/>
    <w:rsid w:val="00671397"/>
    <w:rsid w:val="006718D6"/>
    <w:rsid w:val="00672397"/>
    <w:rsid w:val="00673AB9"/>
    <w:rsid w:val="00673B4F"/>
    <w:rsid w:val="006755CD"/>
    <w:rsid w:val="00675DF9"/>
    <w:rsid w:val="0067614C"/>
    <w:rsid w:val="006765D2"/>
    <w:rsid w:val="0067683E"/>
    <w:rsid w:val="00676F4A"/>
    <w:rsid w:val="006820A7"/>
    <w:rsid w:val="006826BC"/>
    <w:rsid w:val="00682934"/>
    <w:rsid w:val="00683534"/>
    <w:rsid w:val="006854EE"/>
    <w:rsid w:val="0068569A"/>
    <w:rsid w:val="00685FD0"/>
    <w:rsid w:val="00686437"/>
    <w:rsid w:val="00692308"/>
    <w:rsid w:val="006941E7"/>
    <w:rsid w:val="00695071"/>
    <w:rsid w:val="00695FB0"/>
    <w:rsid w:val="00697972"/>
    <w:rsid w:val="006A17C1"/>
    <w:rsid w:val="006A5EA2"/>
    <w:rsid w:val="006A65E2"/>
    <w:rsid w:val="006A6914"/>
    <w:rsid w:val="006A6B9E"/>
    <w:rsid w:val="006B0B31"/>
    <w:rsid w:val="006B1626"/>
    <w:rsid w:val="006B22A2"/>
    <w:rsid w:val="006B25D5"/>
    <w:rsid w:val="006B2B9A"/>
    <w:rsid w:val="006B2CF5"/>
    <w:rsid w:val="006B4376"/>
    <w:rsid w:val="006B4787"/>
    <w:rsid w:val="006B47FC"/>
    <w:rsid w:val="006B4A08"/>
    <w:rsid w:val="006B4B2E"/>
    <w:rsid w:val="006B5336"/>
    <w:rsid w:val="006B56A4"/>
    <w:rsid w:val="006B6D53"/>
    <w:rsid w:val="006B7262"/>
    <w:rsid w:val="006B7EBC"/>
    <w:rsid w:val="006C0DFF"/>
    <w:rsid w:val="006C307E"/>
    <w:rsid w:val="006C3158"/>
    <w:rsid w:val="006C3989"/>
    <w:rsid w:val="006C3D4C"/>
    <w:rsid w:val="006C4CC4"/>
    <w:rsid w:val="006C5711"/>
    <w:rsid w:val="006C59ED"/>
    <w:rsid w:val="006C6630"/>
    <w:rsid w:val="006C7338"/>
    <w:rsid w:val="006C7D72"/>
    <w:rsid w:val="006C7DA9"/>
    <w:rsid w:val="006D02A0"/>
    <w:rsid w:val="006D034F"/>
    <w:rsid w:val="006D1088"/>
    <w:rsid w:val="006D14DE"/>
    <w:rsid w:val="006D18D6"/>
    <w:rsid w:val="006D2425"/>
    <w:rsid w:val="006D24E4"/>
    <w:rsid w:val="006D2730"/>
    <w:rsid w:val="006D36CD"/>
    <w:rsid w:val="006D45D9"/>
    <w:rsid w:val="006D50E5"/>
    <w:rsid w:val="006D660F"/>
    <w:rsid w:val="006D7461"/>
    <w:rsid w:val="006E00C2"/>
    <w:rsid w:val="006E057D"/>
    <w:rsid w:val="006E0B56"/>
    <w:rsid w:val="006E30A0"/>
    <w:rsid w:val="006E321F"/>
    <w:rsid w:val="006E4860"/>
    <w:rsid w:val="006E6206"/>
    <w:rsid w:val="006E6599"/>
    <w:rsid w:val="006E67E5"/>
    <w:rsid w:val="006E6DC2"/>
    <w:rsid w:val="006F0015"/>
    <w:rsid w:val="006F0389"/>
    <w:rsid w:val="006F04E6"/>
    <w:rsid w:val="006F0597"/>
    <w:rsid w:val="006F07B1"/>
    <w:rsid w:val="006F1836"/>
    <w:rsid w:val="006F52D8"/>
    <w:rsid w:val="006F5C79"/>
    <w:rsid w:val="006F76C2"/>
    <w:rsid w:val="006F799A"/>
    <w:rsid w:val="00700793"/>
    <w:rsid w:val="0070125C"/>
    <w:rsid w:val="007018DD"/>
    <w:rsid w:val="00702BFE"/>
    <w:rsid w:val="007032EC"/>
    <w:rsid w:val="00703EC8"/>
    <w:rsid w:val="00704F3A"/>
    <w:rsid w:val="00706E80"/>
    <w:rsid w:val="007072C8"/>
    <w:rsid w:val="007076C5"/>
    <w:rsid w:val="007108FA"/>
    <w:rsid w:val="00711CFE"/>
    <w:rsid w:val="0071268E"/>
    <w:rsid w:val="00712FEF"/>
    <w:rsid w:val="0071443C"/>
    <w:rsid w:val="0071621F"/>
    <w:rsid w:val="00717339"/>
    <w:rsid w:val="007203EE"/>
    <w:rsid w:val="00720E63"/>
    <w:rsid w:val="00721C78"/>
    <w:rsid w:val="00722175"/>
    <w:rsid w:val="00723C7F"/>
    <w:rsid w:val="0072418F"/>
    <w:rsid w:val="0072440D"/>
    <w:rsid w:val="00724AD3"/>
    <w:rsid w:val="00724B39"/>
    <w:rsid w:val="00725346"/>
    <w:rsid w:val="0072632A"/>
    <w:rsid w:val="007274DF"/>
    <w:rsid w:val="00733477"/>
    <w:rsid w:val="007338A0"/>
    <w:rsid w:val="0073565D"/>
    <w:rsid w:val="00735940"/>
    <w:rsid w:val="0073663A"/>
    <w:rsid w:val="00736689"/>
    <w:rsid w:val="007408E9"/>
    <w:rsid w:val="00740D10"/>
    <w:rsid w:val="0074403E"/>
    <w:rsid w:val="00745973"/>
    <w:rsid w:val="00745B81"/>
    <w:rsid w:val="00745F91"/>
    <w:rsid w:val="007463E9"/>
    <w:rsid w:val="007472A0"/>
    <w:rsid w:val="00747EA0"/>
    <w:rsid w:val="00750C55"/>
    <w:rsid w:val="0075172D"/>
    <w:rsid w:val="00751B65"/>
    <w:rsid w:val="00752054"/>
    <w:rsid w:val="007529BC"/>
    <w:rsid w:val="00753528"/>
    <w:rsid w:val="00753985"/>
    <w:rsid w:val="00753E7C"/>
    <w:rsid w:val="00754ED2"/>
    <w:rsid w:val="0075530D"/>
    <w:rsid w:val="00755ACE"/>
    <w:rsid w:val="00760273"/>
    <w:rsid w:val="00760B94"/>
    <w:rsid w:val="00761107"/>
    <w:rsid w:val="00761914"/>
    <w:rsid w:val="00761948"/>
    <w:rsid w:val="0076207C"/>
    <w:rsid w:val="00762B39"/>
    <w:rsid w:val="00762F1E"/>
    <w:rsid w:val="0076454E"/>
    <w:rsid w:val="00765FA3"/>
    <w:rsid w:val="00767A7E"/>
    <w:rsid w:val="007700D4"/>
    <w:rsid w:val="00772185"/>
    <w:rsid w:val="00773F4B"/>
    <w:rsid w:val="00774C07"/>
    <w:rsid w:val="007778CB"/>
    <w:rsid w:val="00777C4C"/>
    <w:rsid w:val="00780C84"/>
    <w:rsid w:val="0078178B"/>
    <w:rsid w:val="007833AC"/>
    <w:rsid w:val="007835E3"/>
    <w:rsid w:val="00785809"/>
    <w:rsid w:val="00785F89"/>
    <w:rsid w:val="0078609D"/>
    <w:rsid w:val="007902ED"/>
    <w:rsid w:val="00790D61"/>
    <w:rsid w:val="007920F5"/>
    <w:rsid w:val="007927D2"/>
    <w:rsid w:val="007929C1"/>
    <w:rsid w:val="00792BD3"/>
    <w:rsid w:val="00792C71"/>
    <w:rsid w:val="00794AB7"/>
    <w:rsid w:val="00795574"/>
    <w:rsid w:val="007971D4"/>
    <w:rsid w:val="00797735"/>
    <w:rsid w:val="007A02D6"/>
    <w:rsid w:val="007A10CE"/>
    <w:rsid w:val="007A1A62"/>
    <w:rsid w:val="007A3066"/>
    <w:rsid w:val="007A32FE"/>
    <w:rsid w:val="007A3A6D"/>
    <w:rsid w:val="007A444C"/>
    <w:rsid w:val="007A5799"/>
    <w:rsid w:val="007A5827"/>
    <w:rsid w:val="007A679B"/>
    <w:rsid w:val="007A6878"/>
    <w:rsid w:val="007A6B6D"/>
    <w:rsid w:val="007A6F96"/>
    <w:rsid w:val="007B060F"/>
    <w:rsid w:val="007B090B"/>
    <w:rsid w:val="007B14F8"/>
    <w:rsid w:val="007B1C20"/>
    <w:rsid w:val="007B3037"/>
    <w:rsid w:val="007B47D7"/>
    <w:rsid w:val="007B5507"/>
    <w:rsid w:val="007B5759"/>
    <w:rsid w:val="007B5DDA"/>
    <w:rsid w:val="007B6AAF"/>
    <w:rsid w:val="007B73DC"/>
    <w:rsid w:val="007C04AE"/>
    <w:rsid w:val="007C0C41"/>
    <w:rsid w:val="007C1195"/>
    <w:rsid w:val="007C140C"/>
    <w:rsid w:val="007C1E6B"/>
    <w:rsid w:val="007C23F0"/>
    <w:rsid w:val="007C2F7C"/>
    <w:rsid w:val="007C32B4"/>
    <w:rsid w:val="007C397D"/>
    <w:rsid w:val="007C4183"/>
    <w:rsid w:val="007C42AD"/>
    <w:rsid w:val="007C53F2"/>
    <w:rsid w:val="007C616D"/>
    <w:rsid w:val="007C6ABD"/>
    <w:rsid w:val="007C6FC7"/>
    <w:rsid w:val="007C7083"/>
    <w:rsid w:val="007C734F"/>
    <w:rsid w:val="007C785C"/>
    <w:rsid w:val="007D176A"/>
    <w:rsid w:val="007D1F07"/>
    <w:rsid w:val="007D1F8E"/>
    <w:rsid w:val="007D2C41"/>
    <w:rsid w:val="007D31FA"/>
    <w:rsid w:val="007D3B82"/>
    <w:rsid w:val="007D3E4A"/>
    <w:rsid w:val="007D43DE"/>
    <w:rsid w:val="007D45D3"/>
    <w:rsid w:val="007D5B21"/>
    <w:rsid w:val="007D60A4"/>
    <w:rsid w:val="007D6F59"/>
    <w:rsid w:val="007D77FB"/>
    <w:rsid w:val="007D78B3"/>
    <w:rsid w:val="007E1151"/>
    <w:rsid w:val="007E34C4"/>
    <w:rsid w:val="007E3D6C"/>
    <w:rsid w:val="007E5368"/>
    <w:rsid w:val="007E6619"/>
    <w:rsid w:val="007E787A"/>
    <w:rsid w:val="007F0207"/>
    <w:rsid w:val="007F14D5"/>
    <w:rsid w:val="007F2A16"/>
    <w:rsid w:val="007F39BC"/>
    <w:rsid w:val="00801585"/>
    <w:rsid w:val="0080214D"/>
    <w:rsid w:val="00802592"/>
    <w:rsid w:val="0080265C"/>
    <w:rsid w:val="00802D79"/>
    <w:rsid w:val="0080370B"/>
    <w:rsid w:val="0080446C"/>
    <w:rsid w:val="00804FD3"/>
    <w:rsid w:val="00805BDB"/>
    <w:rsid w:val="008075D2"/>
    <w:rsid w:val="0080795A"/>
    <w:rsid w:val="00807F49"/>
    <w:rsid w:val="008109C1"/>
    <w:rsid w:val="008112C6"/>
    <w:rsid w:val="00811B61"/>
    <w:rsid w:val="00813744"/>
    <w:rsid w:val="00814AA5"/>
    <w:rsid w:val="008161FE"/>
    <w:rsid w:val="0081658C"/>
    <w:rsid w:val="008165BC"/>
    <w:rsid w:val="00817047"/>
    <w:rsid w:val="008172B0"/>
    <w:rsid w:val="00817790"/>
    <w:rsid w:val="00817D1A"/>
    <w:rsid w:val="00817D39"/>
    <w:rsid w:val="00817E22"/>
    <w:rsid w:val="008218D1"/>
    <w:rsid w:val="008228A0"/>
    <w:rsid w:val="00823A25"/>
    <w:rsid w:val="00825B46"/>
    <w:rsid w:val="0082629B"/>
    <w:rsid w:val="0082688F"/>
    <w:rsid w:val="00826C1C"/>
    <w:rsid w:val="00826E79"/>
    <w:rsid w:val="008271AF"/>
    <w:rsid w:val="00827D4A"/>
    <w:rsid w:val="008306F3"/>
    <w:rsid w:val="00830BEE"/>
    <w:rsid w:val="00831520"/>
    <w:rsid w:val="0083205A"/>
    <w:rsid w:val="00832845"/>
    <w:rsid w:val="00833338"/>
    <w:rsid w:val="0083345D"/>
    <w:rsid w:val="00833C4F"/>
    <w:rsid w:val="008345C1"/>
    <w:rsid w:val="00834EA2"/>
    <w:rsid w:val="008356B3"/>
    <w:rsid w:val="008362AF"/>
    <w:rsid w:val="008372D4"/>
    <w:rsid w:val="00837729"/>
    <w:rsid w:val="00840305"/>
    <w:rsid w:val="00841872"/>
    <w:rsid w:val="008419AD"/>
    <w:rsid w:val="00843A1B"/>
    <w:rsid w:val="00845271"/>
    <w:rsid w:val="0084710C"/>
    <w:rsid w:val="008475E8"/>
    <w:rsid w:val="00850595"/>
    <w:rsid w:val="0085089A"/>
    <w:rsid w:val="00850BFA"/>
    <w:rsid w:val="00852AAB"/>
    <w:rsid w:val="0085378C"/>
    <w:rsid w:val="00853904"/>
    <w:rsid w:val="00853AAF"/>
    <w:rsid w:val="00853AE0"/>
    <w:rsid w:val="00854030"/>
    <w:rsid w:val="00854F84"/>
    <w:rsid w:val="008551A1"/>
    <w:rsid w:val="00855988"/>
    <w:rsid w:val="00855A23"/>
    <w:rsid w:val="008564A9"/>
    <w:rsid w:val="0085660B"/>
    <w:rsid w:val="00856EF9"/>
    <w:rsid w:val="0085716D"/>
    <w:rsid w:val="00857BD9"/>
    <w:rsid w:val="008612BE"/>
    <w:rsid w:val="00861A06"/>
    <w:rsid w:val="00861E74"/>
    <w:rsid w:val="0086213C"/>
    <w:rsid w:val="00862474"/>
    <w:rsid w:val="00863245"/>
    <w:rsid w:val="00863883"/>
    <w:rsid w:val="00864A91"/>
    <w:rsid w:val="00865511"/>
    <w:rsid w:val="00865DE5"/>
    <w:rsid w:val="0086623B"/>
    <w:rsid w:val="0086627C"/>
    <w:rsid w:val="00867549"/>
    <w:rsid w:val="00871334"/>
    <w:rsid w:val="0087211B"/>
    <w:rsid w:val="008724C5"/>
    <w:rsid w:val="00872A10"/>
    <w:rsid w:val="00872ED3"/>
    <w:rsid w:val="0087308B"/>
    <w:rsid w:val="008733C7"/>
    <w:rsid w:val="00873BF4"/>
    <w:rsid w:val="0087572B"/>
    <w:rsid w:val="00875810"/>
    <w:rsid w:val="00875B8F"/>
    <w:rsid w:val="00876441"/>
    <w:rsid w:val="008802F8"/>
    <w:rsid w:val="008817E3"/>
    <w:rsid w:val="008824BD"/>
    <w:rsid w:val="00883AE3"/>
    <w:rsid w:val="00883D7A"/>
    <w:rsid w:val="00885561"/>
    <w:rsid w:val="00885978"/>
    <w:rsid w:val="00887338"/>
    <w:rsid w:val="00887912"/>
    <w:rsid w:val="00887E67"/>
    <w:rsid w:val="008902FF"/>
    <w:rsid w:val="0089208D"/>
    <w:rsid w:val="00892AC6"/>
    <w:rsid w:val="008934E7"/>
    <w:rsid w:val="008937EC"/>
    <w:rsid w:val="0089521F"/>
    <w:rsid w:val="00895A56"/>
    <w:rsid w:val="00895A7D"/>
    <w:rsid w:val="00896A7C"/>
    <w:rsid w:val="008A24E5"/>
    <w:rsid w:val="008A274E"/>
    <w:rsid w:val="008A3122"/>
    <w:rsid w:val="008A3482"/>
    <w:rsid w:val="008A3B42"/>
    <w:rsid w:val="008A43ED"/>
    <w:rsid w:val="008A4612"/>
    <w:rsid w:val="008A4990"/>
    <w:rsid w:val="008A61B0"/>
    <w:rsid w:val="008A778B"/>
    <w:rsid w:val="008A793D"/>
    <w:rsid w:val="008A7AE2"/>
    <w:rsid w:val="008A7E6F"/>
    <w:rsid w:val="008B0759"/>
    <w:rsid w:val="008B1436"/>
    <w:rsid w:val="008B171E"/>
    <w:rsid w:val="008B1CCA"/>
    <w:rsid w:val="008B3943"/>
    <w:rsid w:val="008B41DD"/>
    <w:rsid w:val="008B59A5"/>
    <w:rsid w:val="008B6E88"/>
    <w:rsid w:val="008C0A48"/>
    <w:rsid w:val="008C275F"/>
    <w:rsid w:val="008C28D7"/>
    <w:rsid w:val="008C2A14"/>
    <w:rsid w:val="008C2E98"/>
    <w:rsid w:val="008C36B5"/>
    <w:rsid w:val="008C4C32"/>
    <w:rsid w:val="008C4DC9"/>
    <w:rsid w:val="008C5BE3"/>
    <w:rsid w:val="008C6F84"/>
    <w:rsid w:val="008C7B14"/>
    <w:rsid w:val="008D0033"/>
    <w:rsid w:val="008D087A"/>
    <w:rsid w:val="008D170B"/>
    <w:rsid w:val="008D18E4"/>
    <w:rsid w:val="008D1BB1"/>
    <w:rsid w:val="008D2E84"/>
    <w:rsid w:val="008D378D"/>
    <w:rsid w:val="008D4112"/>
    <w:rsid w:val="008D509F"/>
    <w:rsid w:val="008D5413"/>
    <w:rsid w:val="008D783E"/>
    <w:rsid w:val="008E0C5D"/>
    <w:rsid w:val="008E108C"/>
    <w:rsid w:val="008E191D"/>
    <w:rsid w:val="008E2ACD"/>
    <w:rsid w:val="008E552C"/>
    <w:rsid w:val="008F123E"/>
    <w:rsid w:val="008F1E56"/>
    <w:rsid w:val="008F29E8"/>
    <w:rsid w:val="008F35EA"/>
    <w:rsid w:val="008F3FBC"/>
    <w:rsid w:val="008F4BD6"/>
    <w:rsid w:val="008F5772"/>
    <w:rsid w:val="008F62F3"/>
    <w:rsid w:val="008F6535"/>
    <w:rsid w:val="00900247"/>
    <w:rsid w:val="00900684"/>
    <w:rsid w:val="00900787"/>
    <w:rsid w:val="00900E76"/>
    <w:rsid w:val="00901FA0"/>
    <w:rsid w:val="009028D9"/>
    <w:rsid w:val="00902A14"/>
    <w:rsid w:val="00902CC3"/>
    <w:rsid w:val="00902F6C"/>
    <w:rsid w:val="00903AF2"/>
    <w:rsid w:val="00904A9F"/>
    <w:rsid w:val="00904D72"/>
    <w:rsid w:val="009050D4"/>
    <w:rsid w:val="009051E0"/>
    <w:rsid w:val="00906C81"/>
    <w:rsid w:val="00906E41"/>
    <w:rsid w:val="0091039A"/>
    <w:rsid w:val="00911E26"/>
    <w:rsid w:val="0091236C"/>
    <w:rsid w:val="00916FD1"/>
    <w:rsid w:val="009171E2"/>
    <w:rsid w:val="00921404"/>
    <w:rsid w:val="00921426"/>
    <w:rsid w:val="00921BF3"/>
    <w:rsid w:val="0092267F"/>
    <w:rsid w:val="009226A5"/>
    <w:rsid w:val="0092406E"/>
    <w:rsid w:val="009253B2"/>
    <w:rsid w:val="00925FF1"/>
    <w:rsid w:val="00926AB5"/>
    <w:rsid w:val="00926BAB"/>
    <w:rsid w:val="00926EA7"/>
    <w:rsid w:val="00930126"/>
    <w:rsid w:val="00930CB2"/>
    <w:rsid w:val="0093153F"/>
    <w:rsid w:val="009318D8"/>
    <w:rsid w:val="009330A3"/>
    <w:rsid w:val="009335DF"/>
    <w:rsid w:val="00933603"/>
    <w:rsid w:val="00933657"/>
    <w:rsid w:val="00933C94"/>
    <w:rsid w:val="009353FC"/>
    <w:rsid w:val="009372A9"/>
    <w:rsid w:val="00941746"/>
    <w:rsid w:val="009423CE"/>
    <w:rsid w:val="009428BA"/>
    <w:rsid w:val="009429EA"/>
    <w:rsid w:val="00942A7D"/>
    <w:rsid w:val="00942C58"/>
    <w:rsid w:val="00943F63"/>
    <w:rsid w:val="00945A13"/>
    <w:rsid w:val="00946431"/>
    <w:rsid w:val="0094748B"/>
    <w:rsid w:val="00950691"/>
    <w:rsid w:val="00950EB9"/>
    <w:rsid w:val="00951762"/>
    <w:rsid w:val="009518FF"/>
    <w:rsid w:val="00952370"/>
    <w:rsid w:val="0095263A"/>
    <w:rsid w:val="00953B52"/>
    <w:rsid w:val="00953EB2"/>
    <w:rsid w:val="00954598"/>
    <w:rsid w:val="00955079"/>
    <w:rsid w:val="009554D0"/>
    <w:rsid w:val="009560E0"/>
    <w:rsid w:val="00960E4C"/>
    <w:rsid w:val="00962479"/>
    <w:rsid w:val="009638C5"/>
    <w:rsid w:val="009641C7"/>
    <w:rsid w:val="00964595"/>
    <w:rsid w:val="009646D9"/>
    <w:rsid w:val="00965033"/>
    <w:rsid w:val="00965721"/>
    <w:rsid w:val="00965C8A"/>
    <w:rsid w:val="0096601C"/>
    <w:rsid w:val="009660D1"/>
    <w:rsid w:val="009660E9"/>
    <w:rsid w:val="00970C32"/>
    <w:rsid w:val="00971A35"/>
    <w:rsid w:val="00973222"/>
    <w:rsid w:val="0097335B"/>
    <w:rsid w:val="00973400"/>
    <w:rsid w:val="00973C70"/>
    <w:rsid w:val="00980A1B"/>
    <w:rsid w:val="00980C16"/>
    <w:rsid w:val="00980DBC"/>
    <w:rsid w:val="00981005"/>
    <w:rsid w:val="00984029"/>
    <w:rsid w:val="00984340"/>
    <w:rsid w:val="009855CD"/>
    <w:rsid w:val="00986883"/>
    <w:rsid w:val="00986ADA"/>
    <w:rsid w:val="0098754E"/>
    <w:rsid w:val="0099218B"/>
    <w:rsid w:val="00993328"/>
    <w:rsid w:val="00994AD0"/>
    <w:rsid w:val="00996A21"/>
    <w:rsid w:val="00997956"/>
    <w:rsid w:val="00997F35"/>
    <w:rsid w:val="00997FE7"/>
    <w:rsid w:val="009A05C4"/>
    <w:rsid w:val="009A17E2"/>
    <w:rsid w:val="009A21BC"/>
    <w:rsid w:val="009A32EF"/>
    <w:rsid w:val="009A3713"/>
    <w:rsid w:val="009A44F1"/>
    <w:rsid w:val="009A4656"/>
    <w:rsid w:val="009A4C07"/>
    <w:rsid w:val="009A5B20"/>
    <w:rsid w:val="009A6243"/>
    <w:rsid w:val="009A6CE8"/>
    <w:rsid w:val="009A7D43"/>
    <w:rsid w:val="009B020D"/>
    <w:rsid w:val="009B0857"/>
    <w:rsid w:val="009B0D67"/>
    <w:rsid w:val="009B0DF8"/>
    <w:rsid w:val="009B3436"/>
    <w:rsid w:val="009B3499"/>
    <w:rsid w:val="009B3817"/>
    <w:rsid w:val="009B3903"/>
    <w:rsid w:val="009B6C5E"/>
    <w:rsid w:val="009B709D"/>
    <w:rsid w:val="009B7205"/>
    <w:rsid w:val="009B7BEC"/>
    <w:rsid w:val="009B7DFA"/>
    <w:rsid w:val="009C0F90"/>
    <w:rsid w:val="009C1387"/>
    <w:rsid w:val="009C1953"/>
    <w:rsid w:val="009C1B5A"/>
    <w:rsid w:val="009C3E6E"/>
    <w:rsid w:val="009C3F91"/>
    <w:rsid w:val="009C5582"/>
    <w:rsid w:val="009C57A0"/>
    <w:rsid w:val="009C596D"/>
    <w:rsid w:val="009C6033"/>
    <w:rsid w:val="009C72B2"/>
    <w:rsid w:val="009C76B8"/>
    <w:rsid w:val="009C77B2"/>
    <w:rsid w:val="009D1236"/>
    <w:rsid w:val="009D281C"/>
    <w:rsid w:val="009D2FB4"/>
    <w:rsid w:val="009D5E4C"/>
    <w:rsid w:val="009D6863"/>
    <w:rsid w:val="009D7376"/>
    <w:rsid w:val="009D7858"/>
    <w:rsid w:val="009E0B19"/>
    <w:rsid w:val="009E0E52"/>
    <w:rsid w:val="009E1020"/>
    <w:rsid w:val="009E11FC"/>
    <w:rsid w:val="009E1DC5"/>
    <w:rsid w:val="009E39FF"/>
    <w:rsid w:val="009E3C13"/>
    <w:rsid w:val="009E3D9A"/>
    <w:rsid w:val="009E4034"/>
    <w:rsid w:val="009E40E8"/>
    <w:rsid w:val="009E5769"/>
    <w:rsid w:val="009E5CDF"/>
    <w:rsid w:val="009E5FB5"/>
    <w:rsid w:val="009E608D"/>
    <w:rsid w:val="009E6629"/>
    <w:rsid w:val="009E6D61"/>
    <w:rsid w:val="009F1607"/>
    <w:rsid w:val="009F1702"/>
    <w:rsid w:val="009F1CCF"/>
    <w:rsid w:val="009F2B3E"/>
    <w:rsid w:val="009F316D"/>
    <w:rsid w:val="009F506B"/>
    <w:rsid w:val="009F62CA"/>
    <w:rsid w:val="009F65D8"/>
    <w:rsid w:val="009F6605"/>
    <w:rsid w:val="009F6D58"/>
    <w:rsid w:val="009F7E65"/>
    <w:rsid w:val="009F7EC9"/>
    <w:rsid w:val="00A00421"/>
    <w:rsid w:val="00A02593"/>
    <w:rsid w:val="00A031B2"/>
    <w:rsid w:val="00A04A91"/>
    <w:rsid w:val="00A04FAE"/>
    <w:rsid w:val="00A0553A"/>
    <w:rsid w:val="00A06AC9"/>
    <w:rsid w:val="00A075C4"/>
    <w:rsid w:val="00A07C3F"/>
    <w:rsid w:val="00A10269"/>
    <w:rsid w:val="00A10D91"/>
    <w:rsid w:val="00A11E38"/>
    <w:rsid w:val="00A128C4"/>
    <w:rsid w:val="00A1341C"/>
    <w:rsid w:val="00A13F63"/>
    <w:rsid w:val="00A1489E"/>
    <w:rsid w:val="00A153CE"/>
    <w:rsid w:val="00A15687"/>
    <w:rsid w:val="00A15C4F"/>
    <w:rsid w:val="00A1658B"/>
    <w:rsid w:val="00A16FAB"/>
    <w:rsid w:val="00A16FFD"/>
    <w:rsid w:val="00A174D3"/>
    <w:rsid w:val="00A178C1"/>
    <w:rsid w:val="00A179C5"/>
    <w:rsid w:val="00A17B26"/>
    <w:rsid w:val="00A2123D"/>
    <w:rsid w:val="00A21F0F"/>
    <w:rsid w:val="00A22D24"/>
    <w:rsid w:val="00A2381C"/>
    <w:rsid w:val="00A258B3"/>
    <w:rsid w:val="00A25E27"/>
    <w:rsid w:val="00A27EB8"/>
    <w:rsid w:val="00A30CE4"/>
    <w:rsid w:val="00A31642"/>
    <w:rsid w:val="00A32A7F"/>
    <w:rsid w:val="00A32DCB"/>
    <w:rsid w:val="00A3431E"/>
    <w:rsid w:val="00A35015"/>
    <w:rsid w:val="00A354D6"/>
    <w:rsid w:val="00A35991"/>
    <w:rsid w:val="00A369D9"/>
    <w:rsid w:val="00A36E78"/>
    <w:rsid w:val="00A373B2"/>
    <w:rsid w:val="00A3774E"/>
    <w:rsid w:val="00A37AA7"/>
    <w:rsid w:val="00A37D39"/>
    <w:rsid w:val="00A37DB5"/>
    <w:rsid w:val="00A4029B"/>
    <w:rsid w:val="00A404EC"/>
    <w:rsid w:val="00A40F17"/>
    <w:rsid w:val="00A4186C"/>
    <w:rsid w:val="00A429A9"/>
    <w:rsid w:val="00A4479C"/>
    <w:rsid w:val="00A45474"/>
    <w:rsid w:val="00A477CD"/>
    <w:rsid w:val="00A47F33"/>
    <w:rsid w:val="00A50445"/>
    <w:rsid w:val="00A50853"/>
    <w:rsid w:val="00A5114A"/>
    <w:rsid w:val="00A53A13"/>
    <w:rsid w:val="00A54334"/>
    <w:rsid w:val="00A5454B"/>
    <w:rsid w:val="00A569D9"/>
    <w:rsid w:val="00A57872"/>
    <w:rsid w:val="00A6181D"/>
    <w:rsid w:val="00A6394A"/>
    <w:rsid w:val="00A639C8"/>
    <w:rsid w:val="00A63DED"/>
    <w:rsid w:val="00A647D9"/>
    <w:rsid w:val="00A650D8"/>
    <w:rsid w:val="00A6514C"/>
    <w:rsid w:val="00A66EC7"/>
    <w:rsid w:val="00A71144"/>
    <w:rsid w:val="00A71F90"/>
    <w:rsid w:val="00A725C5"/>
    <w:rsid w:val="00A73E1B"/>
    <w:rsid w:val="00A755CA"/>
    <w:rsid w:val="00A766F1"/>
    <w:rsid w:val="00A77193"/>
    <w:rsid w:val="00A77D54"/>
    <w:rsid w:val="00A77D69"/>
    <w:rsid w:val="00A8207E"/>
    <w:rsid w:val="00A832D5"/>
    <w:rsid w:val="00A837BD"/>
    <w:rsid w:val="00A83840"/>
    <w:rsid w:val="00A841C4"/>
    <w:rsid w:val="00A85F6D"/>
    <w:rsid w:val="00A864B6"/>
    <w:rsid w:val="00A8769D"/>
    <w:rsid w:val="00A87FF1"/>
    <w:rsid w:val="00A90928"/>
    <w:rsid w:val="00A90D88"/>
    <w:rsid w:val="00A90F4F"/>
    <w:rsid w:val="00A939CF"/>
    <w:rsid w:val="00A9562C"/>
    <w:rsid w:val="00A9570C"/>
    <w:rsid w:val="00A9572E"/>
    <w:rsid w:val="00A9609A"/>
    <w:rsid w:val="00A978AD"/>
    <w:rsid w:val="00A97FF9"/>
    <w:rsid w:val="00AA0025"/>
    <w:rsid w:val="00AA0DB2"/>
    <w:rsid w:val="00AA0F27"/>
    <w:rsid w:val="00AA17B3"/>
    <w:rsid w:val="00AA20F2"/>
    <w:rsid w:val="00AA2A52"/>
    <w:rsid w:val="00AA2B04"/>
    <w:rsid w:val="00AA2F51"/>
    <w:rsid w:val="00AA44F0"/>
    <w:rsid w:val="00AA4738"/>
    <w:rsid w:val="00AA5AF7"/>
    <w:rsid w:val="00AA6FBD"/>
    <w:rsid w:val="00AA73DF"/>
    <w:rsid w:val="00AA7889"/>
    <w:rsid w:val="00AA7B6F"/>
    <w:rsid w:val="00AB019C"/>
    <w:rsid w:val="00AB4CF6"/>
    <w:rsid w:val="00AB621B"/>
    <w:rsid w:val="00AB660A"/>
    <w:rsid w:val="00AB66D9"/>
    <w:rsid w:val="00AB7A76"/>
    <w:rsid w:val="00AB7F35"/>
    <w:rsid w:val="00AC3F67"/>
    <w:rsid w:val="00AC40DB"/>
    <w:rsid w:val="00AC48C7"/>
    <w:rsid w:val="00AC4F5A"/>
    <w:rsid w:val="00AC4FD1"/>
    <w:rsid w:val="00AC54C7"/>
    <w:rsid w:val="00AC54E2"/>
    <w:rsid w:val="00AC644B"/>
    <w:rsid w:val="00AC7ABC"/>
    <w:rsid w:val="00AD2C73"/>
    <w:rsid w:val="00AD2DCC"/>
    <w:rsid w:val="00AD3DB0"/>
    <w:rsid w:val="00AD4F71"/>
    <w:rsid w:val="00AD62D6"/>
    <w:rsid w:val="00AD6E9D"/>
    <w:rsid w:val="00AD7218"/>
    <w:rsid w:val="00AD756D"/>
    <w:rsid w:val="00AE008E"/>
    <w:rsid w:val="00AE128C"/>
    <w:rsid w:val="00AE1AAC"/>
    <w:rsid w:val="00AE278F"/>
    <w:rsid w:val="00AE2A9D"/>
    <w:rsid w:val="00AE332D"/>
    <w:rsid w:val="00AE3A62"/>
    <w:rsid w:val="00AE4BC1"/>
    <w:rsid w:val="00AE5328"/>
    <w:rsid w:val="00AE5C39"/>
    <w:rsid w:val="00AE6621"/>
    <w:rsid w:val="00AE6BA1"/>
    <w:rsid w:val="00AE70BB"/>
    <w:rsid w:val="00AE719D"/>
    <w:rsid w:val="00AE7C7D"/>
    <w:rsid w:val="00AF073D"/>
    <w:rsid w:val="00AF2325"/>
    <w:rsid w:val="00AF2CFF"/>
    <w:rsid w:val="00AF31B5"/>
    <w:rsid w:val="00AF326B"/>
    <w:rsid w:val="00AF35BC"/>
    <w:rsid w:val="00AF399F"/>
    <w:rsid w:val="00AF4336"/>
    <w:rsid w:val="00AF6A11"/>
    <w:rsid w:val="00AF72E0"/>
    <w:rsid w:val="00AF7418"/>
    <w:rsid w:val="00B00DB7"/>
    <w:rsid w:val="00B01359"/>
    <w:rsid w:val="00B016CF"/>
    <w:rsid w:val="00B03CE4"/>
    <w:rsid w:val="00B05688"/>
    <w:rsid w:val="00B07965"/>
    <w:rsid w:val="00B106F3"/>
    <w:rsid w:val="00B111AE"/>
    <w:rsid w:val="00B113F7"/>
    <w:rsid w:val="00B12975"/>
    <w:rsid w:val="00B129E9"/>
    <w:rsid w:val="00B12F17"/>
    <w:rsid w:val="00B13834"/>
    <w:rsid w:val="00B142FE"/>
    <w:rsid w:val="00B14A56"/>
    <w:rsid w:val="00B15A03"/>
    <w:rsid w:val="00B16700"/>
    <w:rsid w:val="00B16B7A"/>
    <w:rsid w:val="00B209D6"/>
    <w:rsid w:val="00B20CCE"/>
    <w:rsid w:val="00B20FFC"/>
    <w:rsid w:val="00B2187B"/>
    <w:rsid w:val="00B233CC"/>
    <w:rsid w:val="00B23557"/>
    <w:rsid w:val="00B242C7"/>
    <w:rsid w:val="00B255F3"/>
    <w:rsid w:val="00B257CE"/>
    <w:rsid w:val="00B261C7"/>
    <w:rsid w:val="00B266F0"/>
    <w:rsid w:val="00B26B74"/>
    <w:rsid w:val="00B27026"/>
    <w:rsid w:val="00B27738"/>
    <w:rsid w:val="00B317EB"/>
    <w:rsid w:val="00B32CE6"/>
    <w:rsid w:val="00B33BAB"/>
    <w:rsid w:val="00B35A13"/>
    <w:rsid w:val="00B361E2"/>
    <w:rsid w:val="00B36A58"/>
    <w:rsid w:val="00B36D96"/>
    <w:rsid w:val="00B40730"/>
    <w:rsid w:val="00B40C31"/>
    <w:rsid w:val="00B414C6"/>
    <w:rsid w:val="00B41C79"/>
    <w:rsid w:val="00B41D37"/>
    <w:rsid w:val="00B41F54"/>
    <w:rsid w:val="00B4202A"/>
    <w:rsid w:val="00B42863"/>
    <w:rsid w:val="00B42BBB"/>
    <w:rsid w:val="00B43130"/>
    <w:rsid w:val="00B43647"/>
    <w:rsid w:val="00B44600"/>
    <w:rsid w:val="00B44741"/>
    <w:rsid w:val="00B449DE"/>
    <w:rsid w:val="00B44DBA"/>
    <w:rsid w:val="00B459EF"/>
    <w:rsid w:val="00B479CF"/>
    <w:rsid w:val="00B505F5"/>
    <w:rsid w:val="00B5199E"/>
    <w:rsid w:val="00B51D38"/>
    <w:rsid w:val="00B52103"/>
    <w:rsid w:val="00B52931"/>
    <w:rsid w:val="00B530EC"/>
    <w:rsid w:val="00B543B3"/>
    <w:rsid w:val="00B545E3"/>
    <w:rsid w:val="00B54684"/>
    <w:rsid w:val="00B54AE3"/>
    <w:rsid w:val="00B5636B"/>
    <w:rsid w:val="00B56682"/>
    <w:rsid w:val="00B568D6"/>
    <w:rsid w:val="00B57778"/>
    <w:rsid w:val="00B609A9"/>
    <w:rsid w:val="00B62459"/>
    <w:rsid w:val="00B628AA"/>
    <w:rsid w:val="00B62AA2"/>
    <w:rsid w:val="00B6424E"/>
    <w:rsid w:val="00B6656D"/>
    <w:rsid w:val="00B672EC"/>
    <w:rsid w:val="00B700BE"/>
    <w:rsid w:val="00B707DF"/>
    <w:rsid w:val="00B709FE"/>
    <w:rsid w:val="00B7145D"/>
    <w:rsid w:val="00B7225A"/>
    <w:rsid w:val="00B7252E"/>
    <w:rsid w:val="00B72B22"/>
    <w:rsid w:val="00B730CB"/>
    <w:rsid w:val="00B73A4D"/>
    <w:rsid w:val="00B73E10"/>
    <w:rsid w:val="00B740B3"/>
    <w:rsid w:val="00B748D6"/>
    <w:rsid w:val="00B75C65"/>
    <w:rsid w:val="00B76927"/>
    <w:rsid w:val="00B76DA0"/>
    <w:rsid w:val="00B77438"/>
    <w:rsid w:val="00B777F8"/>
    <w:rsid w:val="00B77E08"/>
    <w:rsid w:val="00B80D0D"/>
    <w:rsid w:val="00B81A1B"/>
    <w:rsid w:val="00B81DEA"/>
    <w:rsid w:val="00B821F0"/>
    <w:rsid w:val="00B82BC4"/>
    <w:rsid w:val="00B83720"/>
    <w:rsid w:val="00B83F9E"/>
    <w:rsid w:val="00B8453F"/>
    <w:rsid w:val="00B84ABA"/>
    <w:rsid w:val="00B84E4D"/>
    <w:rsid w:val="00B85F1F"/>
    <w:rsid w:val="00B86887"/>
    <w:rsid w:val="00B86E6B"/>
    <w:rsid w:val="00B9019F"/>
    <w:rsid w:val="00B91A5F"/>
    <w:rsid w:val="00B91EEC"/>
    <w:rsid w:val="00B93543"/>
    <w:rsid w:val="00B9449C"/>
    <w:rsid w:val="00B9533E"/>
    <w:rsid w:val="00B954F4"/>
    <w:rsid w:val="00B95972"/>
    <w:rsid w:val="00B96359"/>
    <w:rsid w:val="00B96634"/>
    <w:rsid w:val="00B967FB"/>
    <w:rsid w:val="00B96FEA"/>
    <w:rsid w:val="00B97712"/>
    <w:rsid w:val="00BA0273"/>
    <w:rsid w:val="00BA19B7"/>
    <w:rsid w:val="00BA1DCF"/>
    <w:rsid w:val="00BA2EC9"/>
    <w:rsid w:val="00BA3A39"/>
    <w:rsid w:val="00BA46BC"/>
    <w:rsid w:val="00BA4CB4"/>
    <w:rsid w:val="00BA52E3"/>
    <w:rsid w:val="00BA5986"/>
    <w:rsid w:val="00BA6AC4"/>
    <w:rsid w:val="00BB0466"/>
    <w:rsid w:val="00BB0873"/>
    <w:rsid w:val="00BB1826"/>
    <w:rsid w:val="00BB1860"/>
    <w:rsid w:val="00BB231B"/>
    <w:rsid w:val="00BB3A37"/>
    <w:rsid w:val="00BB4474"/>
    <w:rsid w:val="00BB723B"/>
    <w:rsid w:val="00BC034F"/>
    <w:rsid w:val="00BC08A4"/>
    <w:rsid w:val="00BC25E7"/>
    <w:rsid w:val="00BC2BF3"/>
    <w:rsid w:val="00BC3B2A"/>
    <w:rsid w:val="00BC7C82"/>
    <w:rsid w:val="00BD05B4"/>
    <w:rsid w:val="00BD17D5"/>
    <w:rsid w:val="00BD1D0C"/>
    <w:rsid w:val="00BD21D2"/>
    <w:rsid w:val="00BD2798"/>
    <w:rsid w:val="00BD4887"/>
    <w:rsid w:val="00BD4AF0"/>
    <w:rsid w:val="00BD518C"/>
    <w:rsid w:val="00BD60BA"/>
    <w:rsid w:val="00BD6D24"/>
    <w:rsid w:val="00BD6F8E"/>
    <w:rsid w:val="00BE189F"/>
    <w:rsid w:val="00BE1DEE"/>
    <w:rsid w:val="00BE1F7A"/>
    <w:rsid w:val="00BE21A2"/>
    <w:rsid w:val="00BE500C"/>
    <w:rsid w:val="00BE55B1"/>
    <w:rsid w:val="00BE6AD3"/>
    <w:rsid w:val="00BE71C7"/>
    <w:rsid w:val="00BE7726"/>
    <w:rsid w:val="00BF0634"/>
    <w:rsid w:val="00BF1036"/>
    <w:rsid w:val="00BF1677"/>
    <w:rsid w:val="00BF16A9"/>
    <w:rsid w:val="00BF3526"/>
    <w:rsid w:val="00BF44FA"/>
    <w:rsid w:val="00BF4EEC"/>
    <w:rsid w:val="00BF5A4A"/>
    <w:rsid w:val="00BF7BCF"/>
    <w:rsid w:val="00C00032"/>
    <w:rsid w:val="00C00518"/>
    <w:rsid w:val="00C01CFE"/>
    <w:rsid w:val="00C01D01"/>
    <w:rsid w:val="00C03533"/>
    <w:rsid w:val="00C03694"/>
    <w:rsid w:val="00C039BF"/>
    <w:rsid w:val="00C03A29"/>
    <w:rsid w:val="00C0412A"/>
    <w:rsid w:val="00C041E3"/>
    <w:rsid w:val="00C04776"/>
    <w:rsid w:val="00C04C61"/>
    <w:rsid w:val="00C07F41"/>
    <w:rsid w:val="00C111F8"/>
    <w:rsid w:val="00C1131E"/>
    <w:rsid w:val="00C114EF"/>
    <w:rsid w:val="00C129A1"/>
    <w:rsid w:val="00C12ACE"/>
    <w:rsid w:val="00C13F0C"/>
    <w:rsid w:val="00C145C1"/>
    <w:rsid w:val="00C14DCB"/>
    <w:rsid w:val="00C157D6"/>
    <w:rsid w:val="00C163C6"/>
    <w:rsid w:val="00C17ACF"/>
    <w:rsid w:val="00C229C3"/>
    <w:rsid w:val="00C22C51"/>
    <w:rsid w:val="00C23060"/>
    <w:rsid w:val="00C23CAC"/>
    <w:rsid w:val="00C241C6"/>
    <w:rsid w:val="00C246D8"/>
    <w:rsid w:val="00C24DDB"/>
    <w:rsid w:val="00C2509A"/>
    <w:rsid w:val="00C25F25"/>
    <w:rsid w:val="00C26558"/>
    <w:rsid w:val="00C26577"/>
    <w:rsid w:val="00C26D34"/>
    <w:rsid w:val="00C304C8"/>
    <w:rsid w:val="00C30590"/>
    <w:rsid w:val="00C30653"/>
    <w:rsid w:val="00C30A22"/>
    <w:rsid w:val="00C30C65"/>
    <w:rsid w:val="00C31EE9"/>
    <w:rsid w:val="00C34114"/>
    <w:rsid w:val="00C3551B"/>
    <w:rsid w:val="00C35FDA"/>
    <w:rsid w:val="00C37772"/>
    <w:rsid w:val="00C40BC8"/>
    <w:rsid w:val="00C40F0C"/>
    <w:rsid w:val="00C4135C"/>
    <w:rsid w:val="00C42AA9"/>
    <w:rsid w:val="00C4308D"/>
    <w:rsid w:val="00C43B87"/>
    <w:rsid w:val="00C43DFF"/>
    <w:rsid w:val="00C44E03"/>
    <w:rsid w:val="00C44F1F"/>
    <w:rsid w:val="00C450AD"/>
    <w:rsid w:val="00C4544C"/>
    <w:rsid w:val="00C45EEE"/>
    <w:rsid w:val="00C4607F"/>
    <w:rsid w:val="00C46409"/>
    <w:rsid w:val="00C4650E"/>
    <w:rsid w:val="00C47586"/>
    <w:rsid w:val="00C47642"/>
    <w:rsid w:val="00C47FA6"/>
    <w:rsid w:val="00C51901"/>
    <w:rsid w:val="00C51C3D"/>
    <w:rsid w:val="00C52341"/>
    <w:rsid w:val="00C52878"/>
    <w:rsid w:val="00C540B5"/>
    <w:rsid w:val="00C54B60"/>
    <w:rsid w:val="00C55E0E"/>
    <w:rsid w:val="00C56BB4"/>
    <w:rsid w:val="00C56C8E"/>
    <w:rsid w:val="00C57207"/>
    <w:rsid w:val="00C60217"/>
    <w:rsid w:val="00C60A51"/>
    <w:rsid w:val="00C61407"/>
    <w:rsid w:val="00C61433"/>
    <w:rsid w:val="00C6164B"/>
    <w:rsid w:val="00C62E92"/>
    <w:rsid w:val="00C63F35"/>
    <w:rsid w:val="00C651D6"/>
    <w:rsid w:val="00C66134"/>
    <w:rsid w:val="00C66DE9"/>
    <w:rsid w:val="00C66F03"/>
    <w:rsid w:val="00C67B22"/>
    <w:rsid w:val="00C67B2B"/>
    <w:rsid w:val="00C70823"/>
    <w:rsid w:val="00C70842"/>
    <w:rsid w:val="00C70ED0"/>
    <w:rsid w:val="00C71E4B"/>
    <w:rsid w:val="00C727DF"/>
    <w:rsid w:val="00C73257"/>
    <w:rsid w:val="00C743A4"/>
    <w:rsid w:val="00C755FA"/>
    <w:rsid w:val="00C7570F"/>
    <w:rsid w:val="00C76B5D"/>
    <w:rsid w:val="00C77303"/>
    <w:rsid w:val="00C80080"/>
    <w:rsid w:val="00C80887"/>
    <w:rsid w:val="00C80F38"/>
    <w:rsid w:val="00C810E4"/>
    <w:rsid w:val="00C81AF8"/>
    <w:rsid w:val="00C81E8D"/>
    <w:rsid w:val="00C82762"/>
    <w:rsid w:val="00C83181"/>
    <w:rsid w:val="00C857AD"/>
    <w:rsid w:val="00C85FFD"/>
    <w:rsid w:val="00C90175"/>
    <w:rsid w:val="00C90769"/>
    <w:rsid w:val="00C9077E"/>
    <w:rsid w:val="00C907D3"/>
    <w:rsid w:val="00C90CE1"/>
    <w:rsid w:val="00C91D26"/>
    <w:rsid w:val="00C9738C"/>
    <w:rsid w:val="00C9752F"/>
    <w:rsid w:val="00CA0943"/>
    <w:rsid w:val="00CA1277"/>
    <w:rsid w:val="00CA28CC"/>
    <w:rsid w:val="00CA2CFD"/>
    <w:rsid w:val="00CA2D4D"/>
    <w:rsid w:val="00CA2D5F"/>
    <w:rsid w:val="00CA353E"/>
    <w:rsid w:val="00CA354F"/>
    <w:rsid w:val="00CA47F9"/>
    <w:rsid w:val="00CA54E1"/>
    <w:rsid w:val="00CA61DB"/>
    <w:rsid w:val="00CB2037"/>
    <w:rsid w:val="00CB219E"/>
    <w:rsid w:val="00CB223C"/>
    <w:rsid w:val="00CB414E"/>
    <w:rsid w:val="00CB4E36"/>
    <w:rsid w:val="00CB5086"/>
    <w:rsid w:val="00CB50BD"/>
    <w:rsid w:val="00CB55C8"/>
    <w:rsid w:val="00CB5DB4"/>
    <w:rsid w:val="00CB7F60"/>
    <w:rsid w:val="00CC069C"/>
    <w:rsid w:val="00CC1375"/>
    <w:rsid w:val="00CC13EF"/>
    <w:rsid w:val="00CC54D1"/>
    <w:rsid w:val="00CC6DD5"/>
    <w:rsid w:val="00CC7233"/>
    <w:rsid w:val="00CD1375"/>
    <w:rsid w:val="00CD471E"/>
    <w:rsid w:val="00CD6AD8"/>
    <w:rsid w:val="00CD74DC"/>
    <w:rsid w:val="00CD7F2D"/>
    <w:rsid w:val="00CE0481"/>
    <w:rsid w:val="00CE05B0"/>
    <w:rsid w:val="00CE1070"/>
    <w:rsid w:val="00CE14A6"/>
    <w:rsid w:val="00CE2988"/>
    <w:rsid w:val="00CE2E0F"/>
    <w:rsid w:val="00CE2FAF"/>
    <w:rsid w:val="00CE3378"/>
    <w:rsid w:val="00CE3A72"/>
    <w:rsid w:val="00CE4781"/>
    <w:rsid w:val="00CE53DB"/>
    <w:rsid w:val="00CE57A9"/>
    <w:rsid w:val="00CE5930"/>
    <w:rsid w:val="00CE5C9F"/>
    <w:rsid w:val="00CE5D15"/>
    <w:rsid w:val="00CE66F8"/>
    <w:rsid w:val="00CE7398"/>
    <w:rsid w:val="00CF172D"/>
    <w:rsid w:val="00CF184B"/>
    <w:rsid w:val="00CF1A64"/>
    <w:rsid w:val="00CF201D"/>
    <w:rsid w:val="00CF3573"/>
    <w:rsid w:val="00CF4796"/>
    <w:rsid w:val="00CF54A0"/>
    <w:rsid w:val="00CF6D07"/>
    <w:rsid w:val="00CF6D2D"/>
    <w:rsid w:val="00CF7E01"/>
    <w:rsid w:val="00D0041C"/>
    <w:rsid w:val="00D02B11"/>
    <w:rsid w:val="00D02ED2"/>
    <w:rsid w:val="00D0425D"/>
    <w:rsid w:val="00D04BA5"/>
    <w:rsid w:val="00D064A0"/>
    <w:rsid w:val="00D0738D"/>
    <w:rsid w:val="00D07884"/>
    <w:rsid w:val="00D10177"/>
    <w:rsid w:val="00D10CDA"/>
    <w:rsid w:val="00D11AD1"/>
    <w:rsid w:val="00D11F07"/>
    <w:rsid w:val="00D12281"/>
    <w:rsid w:val="00D12BBB"/>
    <w:rsid w:val="00D1334B"/>
    <w:rsid w:val="00D14206"/>
    <w:rsid w:val="00D15168"/>
    <w:rsid w:val="00D1628D"/>
    <w:rsid w:val="00D164AF"/>
    <w:rsid w:val="00D16852"/>
    <w:rsid w:val="00D202A3"/>
    <w:rsid w:val="00D20AD7"/>
    <w:rsid w:val="00D219EB"/>
    <w:rsid w:val="00D21B95"/>
    <w:rsid w:val="00D21C90"/>
    <w:rsid w:val="00D21EEA"/>
    <w:rsid w:val="00D22292"/>
    <w:rsid w:val="00D238E8"/>
    <w:rsid w:val="00D23A22"/>
    <w:rsid w:val="00D23E34"/>
    <w:rsid w:val="00D2516A"/>
    <w:rsid w:val="00D25203"/>
    <w:rsid w:val="00D25F68"/>
    <w:rsid w:val="00D271B0"/>
    <w:rsid w:val="00D279CA"/>
    <w:rsid w:val="00D27A91"/>
    <w:rsid w:val="00D27F2B"/>
    <w:rsid w:val="00D3050F"/>
    <w:rsid w:val="00D3174D"/>
    <w:rsid w:val="00D3236B"/>
    <w:rsid w:val="00D32F12"/>
    <w:rsid w:val="00D3498F"/>
    <w:rsid w:val="00D34A58"/>
    <w:rsid w:val="00D35EB3"/>
    <w:rsid w:val="00D36AA7"/>
    <w:rsid w:val="00D37621"/>
    <w:rsid w:val="00D415A6"/>
    <w:rsid w:val="00D41BFB"/>
    <w:rsid w:val="00D4309F"/>
    <w:rsid w:val="00D43E7D"/>
    <w:rsid w:val="00D44C88"/>
    <w:rsid w:val="00D46BAD"/>
    <w:rsid w:val="00D472FC"/>
    <w:rsid w:val="00D51134"/>
    <w:rsid w:val="00D521E7"/>
    <w:rsid w:val="00D5275B"/>
    <w:rsid w:val="00D52C70"/>
    <w:rsid w:val="00D52F1D"/>
    <w:rsid w:val="00D52F60"/>
    <w:rsid w:val="00D53F36"/>
    <w:rsid w:val="00D54BB3"/>
    <w:rsid w:val="00D55151"/>
    <w:rsid w:val="00D5663D"/>
    <w:rsid w:val="00D56BCB"/>
    <w:rsid w:val="00D5755F"/>
    <w:rsid w:val="00D5794C"/>
    <w:rsid w:val="00D61A11"/>
    <w:rsid w:val="00D61AEF"/>
    <w:rsid w:val="00D62123"/>
    <w:rsid w:val="00D623F6"/>
    <w:rsid w:val="00D6283A"/>
    <w:rsid w:val="00D62B2F"/>
    <w:rsid w:val="00D63AD9"/>
    <w:rsid w:val="00D63EB1"/>
    <w:rsid w:val="00D65581"/>
    <w:rsid w:val="00D65C5B"/>
    <w:rsid w:val="00D65F18"/>
    <w:rsid w:val="00D66AB4"/>
    <w:rsid w:val="00D676FA"/>
    <w:rsid w:val="00D713A8"/>
    <w:rsid w:val="00D719B8"/>
    <w:rsid w:val="00D71A8A"/>
    <w:rsid w:val="00D71A8D"/>
    <w:rsid w:val="00D725A3"/>
    <w:rsid w:val="00D7370D"/>
    <w:rsid w:val="00D742A4"/>
    <w:rsid w:val="00D743E3"/>
    <w:rsid w:val="00D748E1"/>
    <w:rsid w:val="00D749A1"/>
    <w:rsid w:val="00D751DF"/>
    <w:rsid w:val="00D75383"/>
    <w:rsid w:val="00D7539F"/>
    <w:rsid w:val="00D7639A"/>
    <w:rsid w:val="00D8137D"/>
    <w:rsid w:val="00D8152A"/>
    <w:rsid w:val="00D81A04"/>
    <w:rsid w:val="00D82CCC"/>
    <w:rsid w:val="00D82F3C"/>
    <w:rsid w:val="00D832D2"/>
    <w:rsid w:val="00D83DAC"/>
    <w:rsid w:val="00D8477A"/>
    <w:rsid w:val="00D847FC"/>
    <w:rsid w:val="00D859BF"/>
    <w:rsid w:val="00D87940"/>
    <w:rsid w:val="00D916B9"/>
    <w:rsid w:val="00D91EBB"/>
    <w:rsid w:val="00D92786"/>
    <w:rsid w:val="00D94B8A"/>
    <w:rsid w:val="00D950A5"/>
    <w:rsid w:val="00D96BC5"/>
    <w:rsid w:val="00DA07CB"/>
    <w:rsid w:val="00DA0989"/>
    <w:rsid w:val="00DA13DA"/>
    <w:rsid w:val="00DA3037"/>
    <w:rsid w:val="00DA3285"/>
    <w:rsid w:val="00DA62A0"/>
    <w:rsid w:val="00DA6384"/>
    <w:rsid w:val="00DA734B"/>
    <w:rsid w:val="00DB2534"/>
    <w:rsid w:val="00DB31C3"/>
    <w:rsid w:val="00DB5910"/>
    <w:rsid w:val="00DB6D4F"/>
    <w:rsid w:val="00DB6EEA"/>
    <w:rsid w:val="00DB7403"/>
    <w:rsid w:val="00DC0C42"/>
    <w:rsid w:val="00DC1419"/>
    <w:rsid w:val="00DC2044"/>
    <w:rsid w:val="00DC4B3F"/>
    <w:rsid w:val="00DC4BC2"/>
    <w:rsid w:val="00DC65FF"/>
    <w:rsid w:val="00DC7AF0"/>
    <w:rsid w:val="00DD0AE6"/>
    <w:rsid w:val="00DD387F"/>
    <w:rsid w:val="00DD3965"/>
    <w:rsid w:val="00DD39C7"/>
    <w:rsid w:val="00DD4987"/>
    <w:rsid w:val="00DD49A5"/>
    <w:rsid w:val="00DD6A94"/>
    <w:rsid w:val="00DD73CC"/>
    <w:rsid w:val="00DE0418"/>
    <w:rsid w:val="00DE0649"/>
    <w:rsid w:val="00DE0997"/>
    <w:rsid w:val="00DE117F"/>
    <w:rsid w:val="00DE15DB"/>
    <w:rsid w:val="00DE1A89"/>
    <w:rsid w:val="00DE1ED4"/>
    <w:rsid w:val="00DE3BF9"/>
    <w:rsid w:val="00DE5FA4"/>
    <w:rsid w:val="00DE6241"/>
    <w:rsid w:val="00DE6517"/>
    <w:rsid w:val="00DF0637"/>
    <w:rsid w:val="00DF07C1"/>
    <w:rsid w:val="00DF0E22"/>
    <w:rsid w:val="00DF0E66"/>
    <w:rsid w:val="00DF15DC"/>
    <w:rsid w:val="00DF698B"/>
    <w:rsid w:val="00DF6EF3"/>
    <w:rsid w:val="00DF6EF5"/>
    <w:rsid w:val="00DF73CB"/>
    <w:rsid w:val="00DF7B6F"/>
    <w:rsid w:val="00E0032F"/>
    <w:rsid w:val="00E00D9A"/>
    <w:rsid w:val="00E00F7B"/>
    <w:rsid w:val="00E017E0"/>
    <w:rsid w:val="00E02555"/>
    <w:rsid w:val="00E02A40"/>
    <w:rsid w:val="00E02AB2"/>
    <w:rsid w:val="00E04468"/>
    <w:rsid w:val="00E055F7"/>
    <w:rsid w:val="00E07531"/>
    <w:rsid w:val="00E10C81"/>
    <w:rsid w:val="00E11896"/>
    <w:rsid w:val="00E11DB6"/>
    <w:rsid w:val="00E12E08"/>
    <w:rsid w:val="00E13E98"/>
    <w:rsid w:val="00E13F42"/>
    <w:rsid w:val="00E14017"/>
    <w:rsid w:val="00E1403E"/>
    <w:rsid w:val="00E14949"/>
    <w:rsid w:val="00E14D65"/>
    <w:rsid w:val="00E15BD7"/>
    <w:rsid w:val="00E1687C"/>
    <w:rsid w:val="00E16FFE"/>
    <w:rsid w:val="00E20980"/>
    <w:rsid w:val="00E21247"/>
    <w:rsid w:val="00E22095"/>
    <w:rsid w:val="00E225AD"/>
    <w:rsid w:val="00E23B4C"/>
    <w:rsid w:val="00E248B7"/>
    <w:rsid w:val="00E24EB2"/>
    <w:rsid w:val="00E24FF9"/>
    <w:rsid w:val="00E25172"/>
    <w:rsid w:val="00E25666"/>
    <w:rsid w:val="00E2618D"/>
    <w:rsid w:val="00E26F54"/>
    <w:rsid w:val="00E26F92"/>
    <w:rsid w:val="00E30BAD"/>
    <w:rsid w:val="00E31695"/>
    <w:rsid w:val="00E328BE"/>
    <w:rsid w:val="00E346E7"/>
    <w:rsid w:val="00E34760"/>
    <w:rsid w:val="00E34DB9"/>
    <w:rsid w:val="00E35B01"/>
    <w:rsid w:val="00E35C3B"/>
    <w:rsid w:val="00E36094"/>
    <w:rsid w:val="00E3674B"/>
    <w:rsid w:val="00E37224"/>
    <w:rsid w:val="00E375F5"/>
    <w:rsid w:val="00E40325"/>
    <w:rsid w:val="00E41A16"/>
    <w:rsid w:val="00E41B95"/>
    <w:rsid w:val="00E42D53"/>
    <w:rsid w:val="00E43978"/>
    <w:rsid w:val="00E45341"/>
    <w:rsid w:val="00E45543"/>
    <w:rsid w:val="00E45778"/>
    <w:rsid w:val="00E459D0"/>
    <w:rsid w:val="00E461E7"/>
    <w:rsid w:val="00E46950"/>
    <w:rsid w:val="00E46BF0"/>
    <w:rsid w:val="00E46C88"/>
    <w:rsid w:val="00E50FD3"/>
    <w:rsid w:val="00E51023"/>
    <w:rsid w:val="00E519FE"/>
    <w:rsid w:val="00E523A7"/>
    <w:rsid w:val="00E524C1"/>
    <w:rsid w:val="00E52534"/>
    <w:rsid w:val="00E528D8"/>
    <w:rsid w:val="00E53344"/>
    <w:rsid w:val="00E53CBF"/>
    <w:rsid w:val="00E54346"/>
    <w:rsid w:val="00E55C76"/>
    <w:rsid w:val="00E55EEA"/>
    <w:rsid w:val="00E56633"/>
    <w:rsid w:val="00E5693E"/>
    <w:rsid w:val="00E57A0D"/>
    <w:rsid w:val="00E60153"/>
    <w:rsid w:val="00E6030F"/>
    <w:rsid w:val="00E609E1"/>
    <w:rsid w:val="00E60DE5"/>
    <w:rsid w:val="00E612CC"/>
    <w:rsid w:val="00E6177C"/>
    <w:rsid w:val="00E61FF7"/>
    <w:rsid w:val="00E62A08"/>
    <w:rsid w:val="00E63758"/>
    <w:rsid w:val="00E637B6"/>
    <w:rsid w:val="00E67A86"/>
    <w:rsid w:val="00E70827"/>
    <w:rsid w:val="00E70D0A"/>
    <w:rsid w:val="00E717AC"/>
    <w:rsid w:val="00E71934"/>
    <w:rsid w:val="00E71954"/>
    <w:rsid w:val="00E727C6"/>
    <w:rsid w:val="00E72C2C"/>
    <w:rsid w:val="00E74378"/>
    <w:rsid w:val="00E74422"/>
    <w:rsid w:val="00E75684"/>
    <w:rsid w:val="00E75756"/>
    <w:rsid w:val="00E75BD8"/>
    <w:rsid w:val="00E7638E"/>
    <w:rsid w:val="00E76C67"/>
    <w:rsid w:val="00E772D6"/>
    <w:rsid w:val="00E7757F"/>
    <w:rsid w:val="00E80A05"/>
    <w:rsid w:val="00E80AC7"/>
    <w:rsid w:val="00E80F8B"/>
    <w:rsid w:val="00E81619"/>
    <w:rsid w:val="00E81E10"/>
    <w:rsid w:val="00E82E49"/>
    <w:rsid w:val="00E84179"/>
    <w:rsid w:val="00E84A17"/>
    <w:rsid w:val="00E85836"/>
    <w:rsid w:val="00E87757"/>
    <w:rsid w:val="00E879B8"/>
    <w:rsid w:val="00E90477"/>
    <w:rsid w:val="00E905A7"/>
    <w:rsid w:val="00E91940"/>
    <w:rsid w:val="00E91F2A"/>
    <w:rsid w:val="00E93CD8"/>
    <w:rsid w:val="00E94152"/>
    <w:rsid w:val="00E946DE"/>
    <w:rsid w:val="00E9482E"/>
    <w:rsid w:val="00E958DD"/>
    <w:rsid w:val="00E95A54"/>
    <w:rsid w:val="00E96244"/>
    <w:rsid w:val="00E975E9"/>
    <w:rsid w:val="00E97989"/>
    <w:rsid w:val="00EA152A"/>
    <w:rsid w:val="00EA1B43"/>
    <w:rsid w:val="00EA1F47"/>
    <w:rsid w:val="00EA27ED"/>
    <w:rsid w:val="00EA2BB5"/>
    <w:rsid w:val="00EA3657"/>
    <w:rsid w:val="00EA3BDB"/>
    <w:rsid w:val="00EA3FE1"/>
    <w:rsid w:val="00EA4AC7"/>
    <w:rsid w:val="00EA4CE4"/>
    <w:rsid w:val="00EA4F1B"/>
    <w:rsid w:val="00EA5052"/>
    <w:rsid w:val="00EA511D"/>
    <w:rsid w:val="00EA5767"/>
    <w:rsid w:val="00EA600E"/>
    <w:rsid w:val="00EB037F"/>
    <w:rsid w:val="00EB1330"/>
    <w:rsid w:val="00EB1671"/>
    <w:rsid w:val="00EB1A09"/>
    <w:rsid w:val="00EB340B"/>
    <w:rsid w:val="00EB3538"/>
    <w:rsid w:val="00EB5F29"/>
    <w:rsid w:val="00EB6804"/>
    <w:rsid w:val="00EB7BD8"/>
    <w:rsid w:val="00EB7DE8"/>
    <w:rsid w:val="00EC051C"/>
    <w:rsid w:val="00EC07B0"/>
    <w:rsid w:val="00EC0BC4"/>
    <w:rsid w:val="00EC1616"/>
    <w:rsid w:val="00EC2210"/>
    <w:rsid w:val="00EC5BA5"/>
    <w:rsid w:val="00ED0D0B"/>
    <w:rsid w:val="00ED2BA0"/>
    <w:rsid w:val="00ED2DFE"/>
    <w:rsid w:val="00ED48D1"/>
    <w:rsid w:val="00ED548A"/>
    <w:rsid w:val="00ED5C0C"/>
    <w:rsid w:val="00ED5E9F"/>
    <w:rsid w:val="00ED6CE5"/>
    <w:rsid w:val="00ED725B"/>
    <w:rsid w:val="00ED7BC1"/>
    <w:rsid w:val="00ED7FDA"/>
    <w:rsid w:val="00EE0795"/>
    <w:rsid w:val="00EE07E7"/>
    <w:rsid w:val="00EE0AEE"/>
    <w:rsid w:val="00EE1D3D"/>
    <w:rsid w:val="00EE1D93"/>
    <w:rsid w:val="00EE1F5F"/>
    <w:rsid w:val="00EE28CE"/>
    <w:rsid w:val="00EE34F5"/>
    <w:rsid w:val="00EE39D1"/>
    <w:rsid w:val="00EE4303"/>
    <w:rsid w:val="00EE592F"/>
    <w:rsid w:val="00EE6263"/>
    <w:rsid w:val="00EE6A2C"/>
    <w:rsid w:val="00EE6AE5"/>
    <w:rsid w:val="00EE724B"/>
    <w:rsid w:val="00EE74E8"/>
    <w:rsid w:val="00EE765C"/>
    <w:rsid w:val="00EE7CB2"/>
    <w:rsid w:val="00EE7FBE"/>
    <w:rsid w:val="00EF0AF2"/>
    <w:rsid w:val="00EF0B69"/>
    <w:rsid w:val="00EF0FAB"/>
    <w:rsid w:val="00EF143A"/>
    <w:rsid w:val="00EF4B3B"/>
    <w:rsid w:val="00EF5325"/>
    <w:rsid w:val="00EF5BC2"/>
    <w:rsid w:val="00EF5EB9"/>
    <w:rsid w:val="00EF64E8"/>
    <w:rsid w:val="00EF68BB"/>
    <w:rsid w:val="00EF6AFA"/>
    <w:rsid w:val="00EF7446"/>
    <w:rsid w:val="00F01B51"/>
    <w:rsid w:val="00F02C00"/>
    <w:rsid w:val="00F035AE"/>
    <w:rsid w:val="00F0362E"/>
    <w:rsid w:val="00F03712"/>
    <w:rsid w:val="00F046CC"/>
    <w:rsid w:val="00F054D2"/>
    <w:rsid w:val="00F05906"/>
    <w:rsid w:val="00F06F48"/>
    <w:rsid w:val="00F07D01"/>
    <w:rsid w:val="00F109A3"/>
    <w:rsid w:val="00F11725"/>
    <w:rsid w:val="00F11925"/>
    <w:rsid w:val="00F11A20"/>
    <w:rsid w:val="00F11ED7"/>
    <w:rsid w:val="00F1302C"/>
    <w:rsid w:val="00F14148"/>
    <w:rsid w:val="00F14236"/>
    <w:rsid w:val="00F15729"/>
    <w:rsid w:val="00F15ACB"/>
    <w:rsid w:val="00F16AEE"/>
    <w:rsid w:val="00F16CA6"/>
    <w:rsid w:val="00F1734D"/>
    <w:rsid w:val="00F178F8"/>
    <w:rsid w:val="00F17A29"/>
    <w:rsid w:val="00F203FA"/>
    <w:rsid w:val="00F2174E"/>
    <w:rsid w:val="00F22004"/>
    <w:rsid w:val="00F22884"/>
    <w:rsid w:val="00F228F7"/>
    <w:rsid w:val="00F22AE6"/>
    <w:rsid w:val="00F24EDA"/>
    <w:rsid w:val="00F252B4"/>
    <w:rsid w:val="00F25FE8"/>
    <w:rsid w:val="00F3093C"/>
    <w:rsid w:val="00F30E0F"/>
    <w:rsid w:val="00F3232B"/>
    <w:rsid w:val="00F325C8"/>
    <w:rsid w:val="00F32C5C"/>
    <w:rsid w:val="00F33DFC"/>
    <w:rsid w:val="00F33FF6"/>
    <w:rsid w:val="00F3410F"/>
    <w:rsid w:val="00F34F52"/>
    <w:rsid w:val="00F36B96"/>
    <w:rsid w:val="00F42B8B"/>
    <w:rsid w:val="00F42CD0"/>
    <w:rsid w:val="00F43F55"/>
    <w:rsid w:val="00F44C12"/>
    <w:rsid w:val="00F44F15"/>
    <w:rsid w:val="00F4556E"/>
    <w:rsid w:val="00F455AF"/>
    <w:rsid w:val="00F45C7A"/>
    <w:rsid w:val="00F45D88"/>
    <w:rsid w:val="00F469E3"/>
    <w:rsid w:val="00F46F86"/>
    <w:rsid w:val="00F47BDB"/>
    <w:rsid w:val="00F50757"/>
    <w:rsid w:val="00F50838"/>
    <w:rsid w:val="00F5093B"/>
    <w:rsid w:val="00F517AB"/>
    <w:rsid w:val="00F518E1"/>
    <w:rsid w:val="00F52276"/>
    <w:rsid w:val="00F5250B"/>
    <w:rsid w:val="00F54232"/>
    <w:rsid w:val="00F5438E"/>
    <w:rsid w:val="00F548AA"/>
    <w:rsid w:val="00F54AF8"/>
    <w:rsid w:val="00F55467"/>
    <w:rsid w:val="00F56240"/>
    <w:rsid w:val="00F5752D"/>
    <w:rsid w:val="00F57670"/>
    <w:rsid w:val="00F61811"/>
    <w:rsid w:val="00F6237C"/>
    <w:rsid w:val="00F63BBA"/>
    <w:rsid w:val="00F642C6"/>
    <w:rsid w:val="00F64471"/>
    <w:rsid w:val="00F6660D"/>
    <w:rsid w:val="00F66622"/>
    <w:rsid w:val="00F6700A"/>
    <w:rsid w:val="00F67548"/>
    <w:rsid w:val="00F6788C"/>
    <w:rsid w:val="00F67B27"/>
    <w:rsid w:val="00F708B2"/>
    <w:rsid w:val="00F70929"/>
    <w:rsid w:val="00F74FCA"/>
    <w:rsid w:val="00F75A39"/>
    <w:rsid w:val="00F769C2"/>
    <w:rsid w:val="00F7796C"/>
    <w:rsid w:val="00F80F4B"/>
    <w:rsid w:val="00F8136C"/>
    <w:rsid w:val="00F813D7"/>
    <w:rsid w:val="00F8147B"/>
    <w:rsid w:val="00F8209B"/>
    <w:rsid w:val="00F831C7"/>
    <w:rsid w:val="00F83EBD"/>
    <w:rsid w:val="00F840DA"/>
    <w:rsid w:val="00F8495D"/>
    <w:rsid w:val="00F84D1E"/>
    <w:rsid w:val="00F8533A"/>
    <w:rsid w:val="00F859EE"/>
    <w:rsid w:val="00F86365"/>
    <w:rsid w:val="00F906B6"/>
    <w:rsid w:val="00F90B2D"/>
    <w:rsid w:val="00F925C4"/>
    <w:rsid w:val="00F9622D"/>
    <w:rsid w:val="00F97595"/>
    <w:rsid w:val="00F975EE"/>
    <w:rsid w:val="00F97986"/>
    <w:rsid w:val="00FA0029"/>
    <w:rsid w:val="00FA0D8B"/>
    <w:rsid w:val="00FA19AF"/>
    <w:rsid w:val="00FA212A"/>
    <w:rsid w:val="00FA3A26"/>
    <w:rsid w:val="00FA412C"/>
    <w:rsid w:val="00FA4466"/>
    <w:rsid w:val="00FA530E"/>
    <w:rsid w:val="00FA5D29"/>
    <w:rsid w:val="00FA5D65"/>
    <w:rsid w:val="00FA633B"/>
    <w:rsid w:val="00FA63FD"/>
    <w:rsid w:val="00FA789B"/>
    <w:rsid w:val="00FB1D7D"/>
    <w:rsid w:val="00FB2AF3"/>
    <w:rsid w:val="00FB31CF"/>
    <w:rsid w:val="00FB36F5"/>
    <w:rsid w:val="00FB3D41"/>
    <w:rsid w:val="00FB4C5A"/>
    <w:rsid w:val="00FB4F2E"/>
    <w:rsid w:val="00FB71A7"/>
    <w:rsid w:val="00FC0388"/>
    <w:rsid w:val="00FC0D00"/>
    <w:rsid w:val="00FC112C"/>
    <w:rsid w:val="00FC19BB"/>
    <w:rsid w:val="00FC1C4F"/>
    <w:rsid w:val="00FC44CC"/>
    <w:rsid w:val="00FC5577"/>
    <w:rsid w:val="00FC6413"/>
    <w:rsid w:val="00FC71C3"/>
    <w:rsid w:val="00FC74DC"/>
    <w:rsid w:val="00FD03E1"/>
    <w:rsid w:val="00FD0C78"/>
    <w:rsid w:val="00FD0D84"/>
    <w:rsid w:val="00FD0F54"/>
    <w:rsid w:val="00FD0FBC"/>
    <w:rsid w:val="00FD1670"/>
    <w:rsid w:val="00FD198C"/>
    <w:rsid w:val="00FD2543"/>
    <w:rsid w:val="00FD2964"/>
    <w:rsid w:val="00FD31F5"/>
    <w:rsid w:val="00FD326F"/>
    <w:rsid w:val="00FD340A"/>
    <w:rsid w:val="00FD4766"/>
    <w:rsid w:val="00FD4803"/>
    <w:rsid w:val="00FD4B53"/>
    <w:rsid w:val="00FD51A0"/>
    <w:rsid w:val="00FD53E7"/>
    <w:rsid w:val="00FD58F4"/>
    <w:rsid w:val="00FD6129"/>
    <w:rsid w:val="00FD7104"/>
    <w:rsid w:val="00FD760E"/>
    <w:rsid w:val="00FD78A2"/>
    <w:rsid w:val="00FD7AD7"/>
    <w:rsid w:val="00FE0874"/>
    <w:rsid w:val="00FE0B28"/>
    <w:rsid w:val="00FE0F5A"/>
    <w:rsid w:val="00FE161B"/>
    <w:rsid w:val="00FE342D"/>
    <w:rsid w:val="00FE3F37"/>
    <w:rsid w:val="00FE793D"/>
    <w:rsid w:val="00FF1A34"/>
    <w:rsid w:val="00FF4514"/>
    <w:rsid w:val="00FF463A"/>
    <w:rsid w:val="00FF48F0"/>
    <w:rsid w:val="00FF4C0A"/>
    <w:rsid w:val="00FF4E4D"/>
    <w:rsid w:val="00FF72C0"/>
    <w:rsid w:val="0345644E"/>
    <w:rsid w:val="03555311"/>
    <w:rsid w:val="053262CD"/>
    <w:rsid w:val="066153A5"/>
    <w:rsid w:val="066A034D"/>
    <w:rsid w:val="069D2885"/>
    <w:rsid w:val="090B10D1"/>
    <w:rsid w:val="0C794726"/>
    <w:rsid w:val="0CFD57E4"/>
    <w:rsid w:val="0D2A044A"/>
    <w:rsid w:val="0D5E59FB"/>
    <w:rsid w:val="0D9E058B"/>
    <w:rsid w:val="0DB66600"/>
    <w:rsid w:val="0E265444"/>
    <w:rsid w:val="0F074333"/>
    <w:rsid w:val="0FBD054B"/>
    <w:rsid w:val="0FD270A3"/>
    <w:rsid w:val="1212349F"/>
    <w:rsid w:val="1289639D"/>
    <w:rsid w:val="14FE1FAA"/>
    <w:rsid w:val="16693227"/>
    <w:rsid w:val="17A62E5D"/>
    <w:rsid w:val="19030672"/>
    <w:rsid w:val="1B1E5873"/>
    <w:rsid w:val="1B4E44A2"/>
    <w:rsid w:val="1C5C645A"/>
    <w:rsid w:val="1D3F668C"/>
    <w:rsid w:val="1DE67A3E"/>
    <w:rsid w:val="1E5C1FA7"/>
    <w:rsid w:val="1EEC0DB6"/>
    <w:rsid w:val="1F8662A7"/>
    <w:rsid w:val="1F8C23A5"/>
    <w:rsid w:val="22723018"/>
    <w:rsid w:val="242D0B9A"/>
    <w:rsid w:val="269072F8"/>
    <w:rsid w:val="26C62B0D"/>
    <w:rsid w:val="26E54457"/>
    <w:rsid w:val="29605168"/>
    <w:rsid w:val="2A1E4F00"/>
    <w:rsid w:val="2B886128"/>
    <w:rsid w:val="2B9F73A1"/>
    <w:rsid w:val="2BE234EF"/>
    <w:rsid w:val="2C212634"/>
    <w:rsid w:val="2C6E5BE0"/>
    <w:rsid w:val="2CAC352D"/>
    <w:rsid w:val="2F7E3A29"/>
    <w:rsid w:val="309A4ADD"/>
    <w:rsid w:val="31D10ADD"/>
    <w:rsid w:val="33F17F08"/>
    <w:rsid w:val="34756B1F"/>
    <w:rsid w:val="351E635A"/>
    <w:rsid w:val="36890788"/>
    <w:rsid w:val="382223B4"/>
    <w:rsid w:val="38D9349C"/>
    <w:rsid w:val="390908A8"/>
    <w:rsid w:val="39F56226"/>
    <w:rsid w:val="3A537AB3"/>
    <w:rsid w:val="3AF50A9F"/>
    <w:rsid w:val="3AF947CF"/>
    <w:rsid w:val="3B575853"/>
    <w:rsid w:val="3BFD086E"/>
    <w:rsid w:val="3D140100"/>
    <w:rsid w:val="3DB57EC0"/>
    <w:rsid w:val="3DEF0FAA"/>
    <w:rsid w:val="3EA63485"/>
    <w:rsid w:val="41173FCE"/>
    <w:rsid w:val="414A3FC5"/>
    <w:rsid w:val="41A52AF9"/>
    <w:rsid w:val="42935BC0"/>
    <w:rsid w:val="434D02F2"/>
    <w:rsid w:val="438D41D3"/>
    <w:rsid w:val="457377DE"/>
    <w:rsid w:val="462C5BD6"/>
    <w:rsid w:val="470E0162"/>
    <w:rsid w:val="4789370F"/>
    <w:rsid w:val="47F16670"/>
    <w:rsid w:val="47FE7678"/>
    <w:rsid w:val="493B048B"/>
    <w:rsid w:val="49851042"/>
    <w:rsid w:val="4AA2124B"/>
    <w:rsid w:val="4B721CEB"/>
    <w:rsid w:val="4C7B65E7"/>
    <w:rsid w:val="4D4145E6"/>
    <w:rsid w:val="4DBF2D15"/>
    <w:rsid w:val="4E5A4FD9"/>
    <w:rsid w:val="4EF73D84"/>
    <w:rsid w:val="4FF5551A"/>
    <w:rsid w:val="511C47F8"/>
    <w:rsid w:val="52290C55"/>
    <w:rsid w:val="52BE5550"/>
    <w:rsid w:val="537B21B0"/>
    <w:rsid w:val="55B44321"/>
    <w:rsid w:val="57044ED0"/>
    <w:rsid w:val="579B08C7"/>
    <w:rsid w:val="57CE5884"/>
    <w:rsid w:val="580251EA"/>
    <w:rsid w:val="58A34700"/>
    <w:rsid w:val="58C07A03"/>
    <w:rsid w:val="59B758F5"/>
    <w:rsid w:val="5AB46767"/>
    <w:rsid w:val="5ADD4DFB"/>
    <w:rsid w:val="5B6A0607"/>
    <w:rsid w:val="5B6F5010"/>
    <w:rsid w:val="5BE417C4"/>
    <w:rsid w:val="5E840A0B"/>
    <w:rsid w:val="61065749"/>
    <w:rsid w:val="64530FA5"/>
    <w:rsid w:val="64CE69DC"/>
    <w:rsid w:val="6535549F"/>
    <w:rsid w:val="65E00F33"/>
    <w:rsid w:val="66282DB9"/>
    <w:rsid w:val="67366C98"/>
    <w:rsid w:val="682A1715"/>
    <w:rsid w:val="69D22007"/>
    <w:rsid w:val="69E0227B"/>
    <w:rsid w:val="6A814D72"/>
    <w:rsid w:val="6B55716C"/>
    <w:rsid w:val="6BAD1B14"/>
    <w:rsid w:val="6BCA5C7C"/>
    <w:rsid w:val="6C936571"/>
    <w:rsid w:val="6D0A6F75"/>
    <w:rsid w:val="6D6B0A36"/>
    <w:rsid w:val="6D9639DD"/>
    <w:rsid w:val="6DD73329"/>
    <w:rsid w:val="702527CA"/>
    <w:rsid w:val="70B870A0"/>
    <w:rsid w:val="7424345A"/>
    <w:rsid w:val="74E64652"/>
    <w:rsid w:val="753032DA"/>
    <w:rsid w:val="7647509C"/>
    <w:rsid w:val="764D384C"/>
    <w:rsid w:val="767E5279"/>
    <w:rsid w:val="77BB0B78"/>
    <w:rsid w:val="784B47DD"/>
    <w:rsid w:val="78E11148"/>
    <w:rsid w:val="7C09750D"/>
    <w:rsid w:val="7C4D4800"/>
    <w:rsid w:val="7CCC285E"/>
    <w:rsid w:val="7F8D287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semiHidden="0" w:name="heading 2" w:locked="1"/>
    <w:lsdException w:qFormat="1" w:uiPriority="0" w:semiHidden="0" w:name="heading 3" w:locked="1"/>
    <w:lsdException w:qFormat="1" w:uiPriority="0" w:semiHidden="0" w:name="heading 4" w:locked="1"/>
    <w:lsdException w:qFormat="1" w:uiPriority="0" w:semiHidden="0" w:name="heading 5" w:locked="1"/>
    <w:lsdException w:qFormat="1" w:uiPriority="0" w:semiHidden="0" w:name="heading 6" w:locked="1"/>
    <w:lsdException w:qFormat="1" w:uiPriority="0" w:semiHidden="0" w:name="heading 7" w:locked="1"/>
    <w:lsdException w:qFormat="1" w:uiPriority="0" w:semiHidden="0" w:name="heading 8" w:locked="1"/>
    <w:lsdException w:qFormat="1" w:uiPriority="0" w:semiHidden="0" w:name="heading 9" w:locked="1"/>
    <w:lsdException w:qFormat="1" w:unhideWhenUsed="0" w:uiPriority="0" w:semiHidden="0" w:name="index 1" w:locked="1"/>
    <w:lsdException w:unhideWhenUsed="0" w:uiPriority="0" w:semiHidden="0" w:name="index 2" w:locked="1"/>
    <w:lsdException w:unhideWhenUsed="0" w:uiPriority="0" w:semiHidden="0" w:name="index 3" w:locked="1"/>
    <w:lsdException w:unhideWhenUsed="0" w:uiPriority="0" w:semiHidden="0" w:name="index 4" w:locked="1"/>
    <w:lsdException w:unhideWhenUsed="0" w:uiPriority="0" w:semiHidden="0" w:name="index 5" w:locked="1"/>
    <w:lsdException w:unhideWhenUsed="0" w:uiPriority="0" w:semiHidden="0" w:name="index 6" w:locked="1"/>
    <w:lsdException w:unhideWhenUsed="0" w:uiPriority="0" w:semiHidden="0" w:name="index 7" w:locked="1"/>
    <w:lsdException w:unhideWhenUsed="0" w:uiPriority="0" w:semiHidden="0" w:name="index 8" w:locked="1"/>
    <w:lsdException w:qFormat="1" w:unhideWhenUsed="0" w:uiPriority="0" w:semiHidden="0" w:name="index 9" w:locked="1"/>
    <w:lsdException w:qFormat="1" w:unhideWhenUsed="0" w:uiPriority="0" w:semiHidden="0" w:name="toc 1" w:locked="1"/>
    <w:lsdException w:qFormat="1" w:unhideWhenUsed="0" w:uiPriority="0" w:semiHidden="0" w:name="toc 2" w:locked="1"/>
    <w:lsdException w:qFormat="1" w:unhideWhenUsed="0" w:uiPriority="0" w:semiHidden="0" w:name="toc 3" w:locked="1"/>
    <w:lsdException w:qFormat="1" w:unhideWhenUsed="0" w:uiPriority="0" w:semiHidden="0" w:name="toc 4" w:locked="1"/>
    <w:lsdException w:qFormat="1" w:unhideWhenUsed="0" w:uiPriority="0" w:semiHidden="0" w:name="toc 5" w:locked="1"/>
    <w:lsdException w:qFormat="1" w:unhideWhenUsed="0" w:uiPriority="0" w:semiHidden="0" w:name="toc 6" w:locked="1"/>
    <w:lsdException w:qFormat="1" w:unhideWhenUsed="0" w:uiPriority="0" w:semiHidden="0" w:name="toc 7" w:locked="1"/>
    <w:lsdException w:qFormat="1" w:unhideWhenUsed="0" w:uiPriority="0" w:semiHidden="0" w:name="toc 8" w:locked="1"/>
    <w:lsdException w:qFormat="1" w:unhideWhenUsed="0" w:uiPriority="0" w:semiHidden="0" w:name="toc 9" w:locked="1"/>
    <w:lsdException w:qFormat="1" w:unhideWhenUsed="0" w:uiPriority="0" w:semiHidden="0" w:name="Normal Indent" w:locked="1"/>
    <w:lsdException w:unhideWhenUsed="0" w:uiPriority="0" w:semiHidden="0" w:name="footnote text" w:locked="1"/>
    <w:lsdException w:qFormat="1" w:unhideWhenUsed="0" w:uiPriority="0" w:semiHidden="0" w:name="annotation text" w:locked="1"/>
    <w:lsdException w:qFormat="1" w:unhideWhenUsed="0" w:uiPriority="0" w:semiHidden="0" w:name="header" w:locked="1"/>
    <w:lsdException w:qFormat="1" w:unhideWhenUsed="0" w:uiPriority="0" w:semiHidden="0" w:name="footer" w:locked="1"/>
    <w:lsdException w:unhideWhenUsed="0" w:uiPriority="0" w:semiHidden="0" w:name="index heading" w:locked="1"/>
    <w:lsdException w:qFormat="1" w:uiPriority="0" w:semiHidden="0" w:name="caption" w:locked="1"/>
    <w:lsdException w:unhideWhenUsed="0" w:uiPriority="0" w:semiHidden="0" w:name="table of figures" w:locked="1"/>
    <w:lsdException w:unhideWhenUsed="0" w:uiPriority="0" w:semiHidden="0" w:name="envelope address" w:locked="1"/>
    <w:lsdException w:qFormat="1" w:unhideWhenUsed="0" w:uiPriority="0" w:semiHidden="0" w:name="envelope return" w:locked="1"/>
    <w:lsdException w:unhideWhenUsed="0" w:uiPriority="0" w:semiHidden="0" w:name="footnote reference" w:locked="1"/>
    <w:lsdException w:qFormat="1" w:unhideWhenUsed="0" w:uiPriority="0" w:semiHidden="0" w:name="annotation reference" w:locked="1"/>
    <w:lsdException w:unhideWhenUsed="0" w:uiPriority="0" w:semiHidden="0" w:name="line number" w:locked="1"/>
    <w:lsdException w:qFormat="1" w:unhideWhenUsed="0" w:uiPriority="0" w:semiHidden="0" w:name="page number" w:locked="1"/>
    <w:lsdException w:unhideWhenUsed="0" w:uiPriority="0" w:semiHidden="0" w:name="endnote reference" w:locked="1"/>
    <w:lsdException w:unhideWhenUsed="0" w:uiPriority="0" w:semiHidden="0" w:name="endnote text" w:locked="1"/>
    <w:lsdException w:unhideWhenUsed="0" w:uiPriority="0" w:semiHidden="0" w:name="table of authorities" w:locked="1"/>
    <w:lsdException w:unhideWhenUsed="0" w:uiPriority="0" w:semiHidden="0" w:name="macro" w:locked="1"/>
    <w:lsdException w:unhideWhenUsed="0" w:uiPriority="0" w:semiHidden="0" w:name="toa heading" w:locked="1"/>
    <w:lsdException w:unhideWhenUsed="0" w:uiPriority="0" w:semiHidden="0" w:name="List" w:locked="1"/>
    <w:lsdException w:unhideWhenUsed="0" w:uiPriority="0" w:semiHidden="0" w:name="List Bullet" w:locked="1"/>
    <w:lsdException w:unhideWhenUsed="0" w:uiPriority="0" w:semiHidden="0" w:name="List Number" w:locked="1"/>
    <w:lsdException w:qFormat="1" w:unhideWhenUsed="0" w:uiPriority="0" w:semiHidden="0" w:name="List 2" w:locked="1"/>
    <w:lsdException w:unhideWhenUsed="0" w:uiPriority="0" w:semiHidden="0" w:name="List 3" w:locked="1"/>
    <w:lsdException w:unhideWhenUsed="0" w:uiPriority="0" w:semiHidden="0" w:name="List 4" w:locked="1"/>
    <w:lsdException w:unhideWhenUsed="0" w:uiPriority="0" w:semiHidden="0" w:name="List 5" w:locked="1"/>
    <w:lsdException w:unhideWhenUsed="0" w:uiPriority="0" w:semiHidden="0" w:name="List Bullet 2" w:locked="1"/>
    <w:lsdException w:qFormat="1" w:unhideWhenUsed="0" w:uiPriority="0" w:semiHidden="0" w:name="List Bullet 3" w:locked="1"/>
    <w:lsdException w:unhideWhenUsed="0" w:uiPriority="0" w:semiHidden="0" w:name="List Bullet 4" w:locked="1"/>
    <w:lsdException w:unhideWhenUsed="0" w:uiPriority="0" w:semiHidden="0" w:name="List Bullet 5" w:locked="1"/>
    <w:lsdException w:unhideWhenUsed="0" w:uiPriority="0" w:semiHidden="0" w:name="List Number 2" w:locked="1"/>
    <w:lsdException w:unhideWhenUsed="0" w:uiPriority="0" w:semiHidden="0" w:name="List Number 3" w:locked="1"/>
    <w:lsdException w:unhideWhenUsed="0" w:uiPriority="0" w:semiHidden="0" w:name="List Number 4" w:locked="1"/>
    <w:lsdException w:unhideWhenUsed="0" w:uiPriority="0" w:semiHidden="0" w:name="List Number 5" w:locked="1"/>
    <w:lsdException w:qFormat="1" w:unhideWhenUsed="0" w:uiPriority="0" w:semiHidden="0" w:name="Title" w:locked="1"/>
    <w:lsdException w:unhideWhenUsed="0" w:uiPriority="0" w:semiHidden="0" w:name="Closing" w:locked="1"/>
    <w:lsdException w:unhideWhenUsed="0" w:uiPriority="0" w:semiHidden="0" w:name="Signature" w:locked="1"/>
    <w:lsdException w:qFormat="1" w:uiPriority="1" w:semiHidden="0" w:name="Default Paragraph Font"/>
    <w:lsdException w:qFormat="1" w:unhideWhenUsed="0" w:uiPriority="0" w:semiHidden="0" w:name="Body Text" w:locked="1"/>
    <w:lsdException w:qFormat="1" w:unhideWhenUsed="0" w:uiPriority="0" w:semiHidden="0" w:name="Body Text Indent" w:locked="1"/>
    <w:lsdException w:unhideWhenUsed="0" w:uiPriority="0" w:semiHidden="0" w:name="List Continue" w:locked="1"/>
    <w:lsdException w:unhideWhenUsed="0" w:uiPriority="0" w:semiHidden="0" w:name="List Continue 2" w:locked="1"/>
    <w:lsdException w:unhideWhenUsed="0" w:uiPriority="0" w:semiHidden="0" w:name="List Continue 3" w:locked="1"/>
    <w:lsdException w:unhideWhenUsed="0" w:uiPriority="0" w:semiHidden="0" w:name="List Continue 4" w:locked="1"/>
    <w:lsdException w:unhideWhenUsed="0" w:uiPriority="0" w:semiHidden="0" w:name="List Continue 5" w:locked="1"/>
    <w:lsdException w:unhideWhenUsed="0" w:uiPriority="0" w:semiHidden="0" w:name="Message Header" w:locked="1"/>
    <w:lsdException w:qFormat="1" w:unhideWhenUsed="0" w:uiPriority="0" w:semiHidden="0" w:name="Subtitle" w:locked="1"/>
    <w:lsdException w:qFormat="1" w:unhideWhenUsed="0" w:uiPriority="0" w:semiHidden="0" w:name="Salutation" w:locked="1"/>
    <w:lsdException w:qFormat="1" w:unhideWhenUsed="0" w:uiPriority="0" w:semiHidden="0" w:name="Date" w:locked="1"/>
    <w:lsdException w:qFormat="1" w:unhideWhenUsed="0" w:uiPriority="0" w:semiHidden="0" w:name="Body Text First Indent" w:locked="1"/>
    <w:lsdException w:qFormat="1" w:uiPriority="99" w:semiHidden="0" w:name="Body Text First Indent 2" w:locked="1"/>
    <w:lsdException w:unhideWhenUsed="0" w:uiPriority="0" w:semiHidden="0" w:name="Note Heading" w:locked="1"/>
    <w:lsdException w:qFormat="1" w:unhideWhenUsed="0" w:uiPriority="0" w:semiHidden="0" w:name="Body Text 2" w:locked="1"/>
    <w:lsdException w:unhideWhenUsed="0" w:uiPriority="0" w:semiHidden="0" w:name="Body Text 3" w:locked="1"/>
    <w:lsdException w:qFormat="1" w:unhideWhenUsed="0" w:uiPriority="0" w:semiHidden="0" w:name="Body Text Indent 2" w:locked="1"/>
    <w:lsdException w:qFormat="1" w:unhideWhenUsed="0" w:uiPriority="0" w:semiHidden="0" w:name="Body Text Indent 3" w:locked="1"/>
    <w:lsdException w:unhideWhenUsed="0" w:uiPriority="0" w:semiHidden="0" w:name="Block Text" w:locked="1"/>
    <w:lsdException w:qFormat="1" w:unhideWhenUsed="0" w:uiPriority="0" w:semiHidden="0" w:name="Hyperlink" w:locked="1"/>
    <w:lsdException w:qFormat="1" w:unhideWhenUsed="0" w:uiPriority="0" w:semiHidden="0" w:name="FollowedHyperlink" w:locked="1"/>
    <w:lsdException w:qFormat="1" w:unhideWhenUsed="0" w:uiPriority="0" w:semiHidden="0" w:name="Strong" w:locked="1"/>
    <w:lsdException w:qFormat="1" w:unhideWhenUsed="0" w:uiPriority="0" w:semiHidden="0" w:name="Emphasis" w:locked="1"/>
    <w:lsdException w:qFormat="1" w:unhideWhenUsed="0" w:uiPriority="0" w:semiHidden="0" w:name="Document Map" w:locked="1"/>
    <w:lsdException w:qFormat="1" w:unhideWhenUsed="0" w:uiPriority="0" w:semiHidden="0" w:name="Plain Text" w:locked="1"/>
    <w:lsdException w:unhideWhenUsed="0" w:uiPriority="0" w:semiHidden="0" w:name="E-mail Signature" w:locked="1"/>
    <w:lsdException w:qFormat="1" w:unhideWhenUsed="0" w:uiPriority="0" w:semiHidden="0" w:name="Normal (Web)" w:locked="1"/>
    <w:lsdException w:unhideWhenUsed="0" w:uiPriority="0" w:semiHidden="0" w:name="HTML Acronym" w:locked="1"/>
    <w:lsdException w:unhideWhenUsed="0" w:uiPriority="0" w:semiHidden="0" w:name="HTML Address" w:locked="1"/>
    <w:lsdException w:unhideWhenUsed="0" w:uiPriority="0" w:semiHidden="0" w:name="HTML Cite" w:locked="1"/>
    <w:lsdException w:unhideWhenUsed="0" w:uiPriority="0" w:semiHidden="0" w:name="HTML Code" w:locked="1"/>
    <w:lsdException w:unhideWhenUsed="0" w:uiPriority="0" w:semiHidden="0" w:name="HTML Definition" w:locked="1"/>
    <w:lsdException w:unhideWhenUsed="0" w:uiPriority="0" w:semiHidden="0" w:name="HTML Keyboard" w:locked="1"/>
    <w:lsdException w:qFormat="1" w:unhideWhenUsed="0" w:uiPriority="0" w:semiHidden="0" w:name="HTML Preformatted" w:locked="1"/>
    <w:lsdException w:unhideWhenUsed="0" w:uiPriority="0" w:semiHidden="0" w:name="HTML Sample" w:locked="1"/>
    <w:lsdException w:unhideWhenUsed="0" w:uiPriority="0" w:semiHidden="0" w:name="HTML Typewriter" w:locked="1"/>
    <w:lsdException w:unhideWhenUsed="0" w:uiPriority="0" w:semiHidden="0" w:name="HTML Variable" w:locked="1"/>
    <w:lsdException w:qFormat="1" w:uiPriority="99" w:semiHidden="0" w:name="Normal Table"/>
    <w:lsdException w:qFormat="1" w:unhideWhenUsed="0" w:uiPriority="0" w:semiHidden="0" w:name="annotation subject" w:locked="1"/>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ocked="1"/>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after="160" w:line="278" w:lineRule="auto"/>
      <w:jc w:val="both"/>
    </w:pPr>
    <w:rPr>
      <w:rFonts w:ascii="Times New Roman" w:hAnsi="Times New Roman" w:eastAsia="宋体" w:cs="Times New Roman"/>
      <w:kern w:val="2"/>
      <w:sz w:val="21"/>
      <w:lang w:val="en-US" w:eastAsia="zh-CN" w:bidi="ar-SA"/>
    </w:rPr>
  </w:style>
  <w:style w:type="paragraph" w:styleId="3">
    <w:name w:val="heading 1"/>
    <w:basedOn w:val="1"/>
    <w:next w:val="1"/>
    <w:link w:val="165"/>
    <w:qFormat/>
    <w:locked/>
    <w:uiPriority w:val="0"/>
    <w:pPr>
      <w:keepNext/>
      <w:keepLines/>
      <w:spacing w:before="340" w:after="330" w:line="578" w:lineRule="auto"/>
      <w:outlineLvl w:val="0"/>
    </w:pPr>
    <w:rPr>
      <w:b/>
      <w:bCs/>
      <w:kern w:val="44"/>
      <w:sz w:val="44"/>
      <w:szCs w:val="44"/>
    </w:rPr>
  </w:style>
  <w:style w:type="paragraph" w:styleId="4">
    <w:name w:val="heading 2"/>
    <w:basedOn w:val="1"/>
    <w:next w:val="1"/>
    <w:link w:val="172"/>
    <w:unhideWhenUsed/>
    <w:qFormat/>
    <w:locked/>
    <w:uiPriority w:val="0"/>
    <w:pPr>
      <w:keepNext/>
      <w:keepLines/>
      <w:spacing w:before="260" w:after="260" w:line="416" w:lineRule="auto"/>
      <w:outlineLvl w:val="1"/>
    </w:pPr>
    <w:rPr>
      <w:rFonts w:ascii="Arial" w:hAnsi="Arial" w:eastAsia="黑体"/>
      <w:b/>
      <w:bCs/>
      <w:sz w:val="32"/>
      <w:szCs w:val="32"/>
    </w:rPr>
  </w:style>
  <w:style w:type="paragraph" w:styleId="5">
    <w:name w:val="heading 3"/>
    <w:basedOn w:val="1"/>
    <w:next w:val="2"/>
    <w:link w:val="177"/>
    <w:unhideWhenUsed/>
    <w:qFormat/>
    <w:locked/>
    <w:uiPriority w:val="0"/>
    <w:pPr>
      <w:keepNext/>
      <w:keepLines/>
      <w:spacing w:before="260" w:after="260" w:line="416" w:lineRule="auto"/>
      <w:outlineLvl w:val="2"/>
    </w:pPr>
    <w:rPr>
      <w:b/>
      <w:bCs/>
      <w:sz w:val="32"/>
      <w:szCs w:val="32"/>
    </w:rPr>
  </w:style>
  <w:style w:type="paragraph" w:styleId="6">
    <w:name w:val="heading 4"/>
    <w:basedOn w:val="1"/>
    <w:next w:val="1"/>
    <w:link w:val="178"/>
    <w:unhideWhenUsed/>
    <w:qFormat/>
    <w:locked/>
    <w:uiPriority w:val="0"/>
    <w:pPr>
      <w:keepNext/>
      <w:keepLines/>
      <w:adjustRightInd w:val="0"/>
      <w:spacing w:before="280" w:after="290" w:line="376" w:lineRule="atLeast"/>
      <w:textAlignment w:val="baseline"/>
      <w:outlineLvl w:val="3"/>
    </w:pPr>
    <w:rPr>
      <w:rFonts w:ascii="Arial" w:hAnsi="Arial" w:eastAsia="黑体"/>
      <w:b/>
      <w:kern w:val="0"/>
      <w:sz w:val="28"/>
    </w:rPr>
  </w:style>
  <w:style w:type="paragraph" w:styleId="7">
    <w:name w:val="heading 5"/>
    <w:basedOn w:val="1"/>
    <w:next w:val="1"/>
    <w:link w:val="179"/>
    <w:unhideWhenUsed/>
    <w:qFormat/>
    <w:locked/>
    <w:uiPriority w:val="0"/>
    <w:pPr>
      <w:keepNext/>
      <w:keepLines/>
      <w:adjustRightInd w:val="0"/>
      <w:spacing w:before="280" w:after="290" w:line="376" w:lineRule="atLeast"/>
      <w:textAlignment w:val="baseline"/>
      <w:outlineLvl w:val="4"/>
    </w:pPr>
    <w:rPr>
      <w:b/>
      <w:kern w:val="0"/>
      <w:sz w:val="28"/>
    </w:rPr>
  </w:style>
  <w:style w:type="paragraph" w:styleId="8">
    <w:name w:val="heading 6"/>
    <w:basedOn w:val="1"/>
    <w:next w:val="1"/>
    <w:link w:val="180"/>
    <w:unhideWhenUsed/>
    <w:qFormat/>
    <w:locked/>
    <w:uiPriority w:val="0"/>
    <w:pPr>
      <w:keepNext/>
      <w:keepLines/>
      <w:adjustRightInd w:val="0"/>
      <w:spacing w:before="240" w:after="64" w:line="320" w:lineRule="atLeast"/>
      <w:textAlignment w:val="baseline"/>
      <w:outlineLvl w:val="5"/>
    </w:pPr>
    <w:rPr>
      <w:rFonts w:ascii="Arial" w:hAnsi="Arial" w:eastAsia="黑体"/>
      <w:b/>
      <w:kern w:val="0"/>
      <w:sz w:val="24"/>
    </w:rPr>
  </w:style>
  <w:style w:type="paragraph" w:styleId="9">
    <w:name w:val="heading 7"/>
    <w:basedOn w:val="1"/>
    <w:next w:val="1"/>
    <w:link w:val="181"/>
    <w:unhideWhenUsed/>
    <w:qFormat/>
    <w:locked/>
    <w:uiPriority w:val="0"/>
    <w:pPr>
      <w:keepNext/>
      <w:keepLines/>
      <w:adjustRightInd w:val="0"/>
      <w:spacing w:before="240" w:after="64" w:line="320" w:lineRule="atLeast"/>
      <w:textAlignment w:val="baseline"/>
      <w:outlineLvl w:val="6"/>
    </w:pPr>
    <w:rPr>
      <w:b/>
      <w:kern w:val="0"/>
      <w:sz w:val="24"/>
    </w:rPr>
  </w:style>
  <w:style w:type="paragraph" w:styleId="10">
    <w:name w:val="heading 8"/>
    <w:basedOn w:val="1"/>
    <w:next w:val="1"/>
    <w:unhideWhenUsed/>
    <w:qFormat/>
    <w:locked/>
    <w:uiPriority w:val="0"/>
    <w:pPr>
      <w:keepNext/>
      <w:keepLines/>
      <w:adjustRightInd w:val="0"/>
      <w:spacing w:before="240" w:after="64" w:line="320" w:lineRule="atLeast"/>
      <w:textAlignment w:val="baseline"/>
      <w:outlineLvl w:val="7"/>
    </w:pPr>
    <w:rPr>
      <w:rFonts w:ascii="Arial" w:hAnsi="Arial" w:eastAsia="黑体"/>
      <w:kern w:val="0"/>
      <w:sz w:val="24"/>
    </w:rPr>
  </w:style>
  <w:style w:type="paragraph" w:styleId="11">
    <w:name w:val="heading 9"/>
    <w:basedOn w:val="1"/>
    <w:next w:val="1"/>
    <w:unhideWhenUsed/>
    <w:qFormat/>
    <w:locked/>
    <w:uiPriority w:val="0"/>
    <w:pPr>
      <w:keepNext/>
      <w:keepLines/>
      <w:adjustRightInd w:val="0"/>
      <w:spacing w:before="240" w:after="64" w:line="320" w:lineRule="atLeast"/>
      <w:textAlignment w:val="baseline"/>
      <w:outlineLvl w:val="8"/>
    </w:pPr>
    <w:rPr>
      <w:rFonts w:ascii="Arial" w:hAnsi="Arial" w:eastAsia="黑体"/>
      <w:kern w:val="0"/>
    </w:rPr>
  </w:style>
  <w:style w:type="character" w:default="1" w:styleId="47">
    <w:name w:val="Default Paragraph Font"/>
    <w:unhideWhenUsed/>
    <w:qFormat/>
    <w:uiPriority w:val="1"/>
  </w:style>
  <w:style w:type="table" w:default="1" w:styleId="45">
    <w:name w:val="Normal Table"/>
    <w:unhideWhenUsed/>
    <w:qFormat/>
    <w:uiPriority w:val="99"/>
    <w:tblPr>
      <w:tblCellMar>
        <w:top w:w="0" w:type="dxa"/>
        <w:left w:w="108" w:type="dxa"/>
        <w:bottom w:w="0" w:type="dxa"/>
        <w:right w:w="108" w:type="dxa"/>
      </w:tblCellMar>
    </w:tblPr>
  </w:style>
  <w:style w:type="paragraph" w:styleId="2">
    <w:name w:val="Normal Indent"/>
    <w:basedOn w:val="1"/>
    <w:qFormat/>
    <w:locked/>
    <w:uiPriority w:val="0"/>
    <w:pPr>
      <w:ind w:firstLine="420" w:firstLineChars="200"/>
    </w:pPr>
    <w:rPr>
      <w:sz w:val="28"/>
      <w:szCs w:val="24"/>
    </w:rPr>
  </w:style>
  <w:style w:type="paragraph" w:styleId="12">
    <w:name w:val="toc 7"/>
    <w:basedOn w:val="1"/>
    <w:next w:val="1"/>
    <w:qFormat/>
    <w:locked/>
    <w:uiPriority w:val="0"/>
    <w:pPr>
      <w:ind w:left="2520" w:leftChars="1200"/>
    </w:pPr>
    <w:rPr>
      <w:szCs w:val="24"/>
    </w:rPr>
  </w:style>
  <w:style w:type="paragraph" w:styleId="13">
    <w:name w:val="caption"/>
    <w:basedOn w:val="1"/>
    <w:next w:val="1"/>
    <w:unhideWhenUsed/>
    <w:qFormat/>
    <w:locked/>
    <w:uiPriority w:val="0"/>
    <w:pPr>
      <w:spacing w:before="120" w:after="120"/>
    </w:pPr>
    <w:rPr>
      <w:b/>
      <w:szCs w:val="24"/>
    </w:rPr>
  </w:style>
  <w:style w:type="paragraph" w:styleId="14">
    <w:name w:val="Document Map"/>
    <w:basedOn w:val="1"/>
    <w:qFormat/>
    <w:locked/>
    <w:uiPriority w:val="0"/>
    <w:pPr>
      <w:shd w:val="clear" w:color="auto" w:fill="000080"/>
    </w:pPr>
    <w:rPr>
      <w:szCs w:val="24"/>
    </w:rPr>
  </w:style>
  <w:style w:type="paragraph" w:styleId="15">
    <w:name w:val="annotation text"/>
    <w:basedOn w:val="1"/>
    <w:link w:val="160"/>
    <w:qFormat/>
    <w:locked/>
    <w:uiPriority w:val="0"/>
    <w:pPr>
      <w:jc w:val="left"/>
    </w:pPr>
    <w:rPr>
      <w:szCs w:val="24"/>
    </w:rPr>
  </w:style>
  <w:style w:type="paragraph" w:styleId="16">
    <w:name w:val="Salutation"/>
    <w:basedOn w:val="1"/>
    <w:next w:val="1"/>
    <w:qFormat/>
    <w:locked/>
    <w:uiPriority w:val="0"/>
  </w:style>
  <w:style w:type="paragraph" w:styleId="17">
    <w:name w:val="List Bullet 3"/>
    <w:basedOn w:val="1"/>
    <w:qFormat/>
    <w:locked/>
    <w:uiPriority w:val="0"/>
    <w:pPr>
      <w:numPr>
        <w:ilvl w:val="0"/>
        <w:numId w:val="1"/>
      </w:numPr>
      <w:tabs>
        <w:tab w:val="left" w:pos="720"/>
      </w:tabs>
      <w:ind w:left="720" w:hanging="720"/>
      <w:outlineLvl w:val="0"/>
    </w:pPr>
    <w:rPr>
      <w:color w:val="0000FF"/>
      <w:sz w:val="24"/>
    </w:rPr>
  </w:style>
  <w:style w:type="paragraph" w:styleId="18">
    <w:name w:val="Body Text"/>
    <w:basedOn w:val="1"/>
    <w:link w:val="182"/>
    <w:qFormat/>
    <w:locked/>
    <w:uiPriority w:val="0"/>
    <w:pPr>
      <w:widowControl/>
      <w:spacing w:line="360" w:lineRule="auto"/>
    </w:pPr>
    <w:rPr>
      <w:color w:val="FF0000"/>
    </w:rPr>
  </w:style>
  <w:style w:type="paragraph" w:styleId="19">
    <w:name w:val="Body Text Indent"/>
    <w:basedOn w:val="1"/>
    <w:link w:val="198"/>
    <w:qFormat/>
    <w:locked/>
    <w:uiPriority w:val="0"/>
    <w:pPr>
      <w:ind w:firstLine="795"/>
    </w:pPr>
    <w:rPr>
      <w:sz w:val="32"/>
    </w:rPr>
  </w:style>
  <w:style w:type="paragraph" w:styleId="20">
    <w:name w:val="List 2"/>
    <w:basedOn w:val="1"/>
    <w:qFormat/>
    <w:locked/>
    <w:uiPriority w:val="0"/>
    <w:pPr>
      <w:ind w:left="100" w:leftChars="200" w:hanging="200" w:hangingChars="200"/>
    </w:pPr>
    <w:rPr>
      <w:szCs w:val="24"/>
    </w:rPr>
  </w:style>
  <w:style w:type="paragraph" w:styleId="21">
    <w:name w:val="toc 5"/>
    <w:basedOn w:val="1"/>
    <w:next w:val="1"/>
    <w:qFormat/>
    <w:locked/>
    <w:uiPriority w:val="0"/>
    <w:pPr>
      <w:ind w:left="1680" w:leftChars="800"/>
    </w:pPr>
    <w:rPr>
      <w:szCs w:val="24"/>
    </w:rPr>
  </w:style>
  <w:style w:type="paragraph" w:styleId="22">
    <w:name w:val="toc 3"/>
    <w:basedOn w:val="1"/>
    <w:next w:val="1"/>
    <w:qFormat/>
    <w:locked/>
    <w:uiPriority w:val="0"/>
    <w:pPr>
      <w:tabs>
        <w:tab w:val="right" w:leader="dot" w:pos="8302"/>
      </w:tabs>
      <w:ind w:left="420"/>
      <w:jc w:val="left"/>
    </w:pPr>
    <w:rPr>
      <w:sz w:val="20"/>
    </w:rPr>
  </w:style>
  <w:style w:type="paragraph" w:styleId="23">
    <w:name w:val="Plain Text"/>
    <w:basedOn w:val="1"/>
    <w:next w:val="1"/>
    <w:link w:val="158"/>
    <w:qFormat/>
    <w:locked/>
    <w:uiPriority w:val="0"/>
    <w:rPr>
      <w:rFonts w:ascii="宋体" w:hAnsi="Courier New"/>
      <w:szCs w:val="21"/>
    </w:rPr>
  </w:style>
  <w:style w:type="paragraph" w:styleId="24">
    <w:name w:val="toc 8"/>
    <w:basedOn w:val="1"/>
    <w:next w:val="1"/>
    <w:qFormat/>
    <w:locked/>
    <w:uiPriority w:val="0"/>
    <w:pPr>
      <w:ind w:left="2940" w:leftChars="1400"/>
    </w:pPr>
    <w:rPr>
      <w:szCs w:val="24"/>
    </w:rPr>
  </w:style>
  <w:style w:type="paragraph" w:styleId="25">
    <w:name w:val="Date"/>
    <w:basedOn w:val="1"/>
    <w:next w:val="1"/>
    <w:qFormat/>
    <w:locked/>
    <w:uiPriority w:val="0"/>
    <w:rPr>
      <w:rFonts w:eastAsia="楷体"/>
      <w:sz w:val="32"/>
    </w:rPr>
  </w:style>
  <w:style w:type="paragraph" w:styleId="26">
    <w:name w:val="Body Text Indent 2"/>
    <w:basedOn w:val="1"/>
    <w:link w:val="166"/>
    <w:qFormat/>
    <w:locked/>
    <w:uiPriority w:val="0"/>
    <w:pPr>
      <w:ind w:left="105" w:firstLine="690"/>
    </w:pPr>
    <w:rPr>
      <w:sz w:val="32"/>
    </w:rPr>
  </w:style>
  <w:style w:type="paragraph" w:styleId="27">
    <w:name w:val="Balloon Text"/>
    <w:basedOn w:val="1"/>
    <w:link w:val="187"/>
    <w:qFormat/>
    <w:locked/>
    <w:uiPriority w:val="0"/>
    <w:rPr>
      <w:sz w:val="18"/>
      <w:szCs w:val="18"/>
    </w:rPr>
  </w:style>
  <w:style w:type="paragraph" w:styleId="28">
    <w:name w:val="footer"/>
    <w:basedOn w:val="1"/>
    <w:link w:val="163"/>
    <w:qFormat/>
    <w:locked/>
    <w:uiPriority w:val="0"/>
    <w:pPr>
      <w:tabs>
        <w:tab w:val="center" w:pos="4153"/>
        <w:tab w:val="right" w:pos="8306"/>
      </w:tabs>
      <w:adjustRightInd w:val="0"/>
      <w:spacing w:line="240" w:lineRule="atLeast"/>
      <w:jc w:val="left"/>
      <w:textAlignment w:val="baseline"/>
    </w:pPr>
    <w:rPr>
      <w:kern w:val="0"/>
      <w:sz w:val="18"/>
    </w:rPr>
  </w:style>
  <w:style w:type="paragraph" w:styleId="29">
    <w:name w:val="envelope return"/>
    <w:basedOn w:val="1"/>
    <w:qFormat/>
    <w:locked/>
    <w:uiPriority w:val="0"/>
    <w:pPr>
      <w:snapToGrid w:val="0"/>
    </w:pPr>
    <w:rPr>
      <w:rFonts w:ascii="Arial" w:hAnsi="Arial" w:eastAsiaTheme="minorEastAsia" w:cstheme="minorBidi"/>
      <w:szCs w:val="24"/>
    </w:rPr>
  </w:style>
  <w:style w:type="paragraph" w:styleId="30">
    <w:name w:val="header"/>
    <w:basedOn w:val="1"/>
    <w:link w:val="162"/>
    <w:qFormat/>
    <w:locked/>
    <w:uiPriority w:val="0"/>
    <w:pPr>
      <w:pBdr>
        <w:bottom w:val="single" w:color="auto" w:sz="6" w:space="1"/>
      </w:pBdr>
      <w:tabs>
        <w:tab w:val="center" w:pos="4153"/>
        <w:tab w:val="right" w:pos="8306"/>
      </w:tabs>
      <w:adjustRightInd w:val="0"/>
      <w:spacing w:line="240" w:lineRule="atLeast"/>
      <w:jc w:val="center"/>
      <w:textAlignment w:val="baseline"/>
    </w:pPr>
    <w:rPr>
      <w:kern w:val="0"/>
      <w:sz w:val="18"/>
    </w:rPr>
  </w:style>
  <w:style w:type="paragraph" w:styleId="31">
    <w:name w:val="toc 1"/>
    <w:basedOn w:val="1"/>
    <w:next w:val="1"/>
    <w:qFormat/>
    <w:locked/>
    <w:uiPriority w:val="0"/>
    <w:pPr>
      <w:tabs>
        <w:tab w:val="left" w:pos="840"/>
        <w:tab w:val="right" w:leader="dot" w:pos="8302"/>
      </w:tabs>
      <w:spacing w:line="360" w:lineRule="auto"/>
      <w:jc w:val="left"/>
    </w:pPr>
    <w:rPr>
      <w:rFonts w:ascii="仿宋_GB2312" w:hAnsi="宋体" w:eastAsia="仿宋_GB2312"/>
      <w:szCs w:val="24"/>
    </w:rPr>
  </w:style>
  <w:style w:type="paragraph" w:styleId="32">
    <w:name w:val="toc 4"/>
    <w:basedOn w:val="1"/>
    <w:next w:val="1"/>
    <w:qFormat/>
    <w:locked/>
    <w:uiPriority w:val="0"/>
    <w:pPr>
      <w:ind w:left="1260" w:leftChars="600"/>
    </w:pPr>
    <w:rPr>
      <w:szCs w:val="24"/>
    </w:rPr>
  </w:style>
  <w:style w:type="paragraph" w:styleId="33">
    <w:name w:val="toc 6"/>
    <w:basedOn w:val="1"/>
    <w:next w:val="1"/>
    <w:qFormat/>
    <w:locked/>
    <w:uiPriority w:val="0"/>
    <w:pPr>
      <w:ind w:left="2100" w:leftChars="1000"/>
    </w:pPr>
    <w:rPr>
      <w:szCs w:val="24"/>
    </w:rPr>
  </w:style>
  <w:style w:type="paragraph" w:styleId="34">
    <w:name w:val="Body Text Indent 3"/>
    <w:basedOn w:val="1"/>
    <w:qFormat/>
    <w:locked/>
    <w:uiPriority w:val="0"/>
    <w:pPr>
      <w:adjustRightInd w:val="0"/>
      <w:spacing w:line="360" w:lineRule="auto"/>
      <w:ind w:left="960"/>
      <w:jc w:val="left"/>
      <w:textAlignment w:val="baseline"/>
    </w:pPr>
    <w:rPr>
      <w:rFonts w:eastAsia="楷体"/>
      <w:kern w:val="0"/>
      <w:sz w:val="24"/>
    </w:rPr>
  </w:style>
  <w:style w:type="paragraph" w:styleId="35">
    <w:name w:val="index 9"/>
    <w:basedOn w:val="1"/>
    <w:next w:val="1"/>
    <w:qFormat/>
    <w:locked/>
    <w:uiPriority w:val="0"/>
    <w:pPr>
      <w:ind w:left="3360"/>
    </w:pPr>
  </w:style>
  <w:style w:type="paragraph" w:styleId="36">
    <w:name w:val="toc 2"/>
    <w:basedOn w:val="1"/>
    <w:next w:val="1"/>
    <w:qFormat/>
    <w:locked/>
    <w:uiPriority w:val="0"/>
    <w:pPr>
      <w:tabs>
        <w:tab w:val="left" w:pos="950"/>
        <w:tab w:val="right" w:leader="dot" w:pos="8303"/>
      </w:tabs>
      <w:ind w:left="210"/>
      <w:jc w:val="left"/>
    </w:pPr>
    <w:rPr>
      <w:smallCaps/>
      <w:sz w:val="20"/>
    </w:rPr>
  </w:style>
  <w:style w:type="paragraph" w:styleId="37">
    <w:name w:val="toc 9"/>
    <w:basedOn w:val="1"/>
    <w:next w:val="1"/>
    <w:qFormat/>
    <w:locked/>
    <w:uiPriority w:val="0"/>
    <w:pPr>
      <w:ind w:left="3360" w:leftChars="1600"/>
    </w:pPr>
    <w:rPr>
      <w:szCs w:val="24"/>
    </w:rPr>
  </w:style>
  <w:style w:type="paragraph" w:styleId="38">
    <w:name w:val="Body Text 2"/>
    <w:basedOn w:val="1"/>
    <w:qFormat/>
    <w:locked/>
    <w:uiPriority w:val="0"/>
    <w:pPr>
      <w:widowControl/>
      <w:tabs>
        <w:tab w:val="left" w:pos="6742"/>
        <w:tab w:val="left" w:pos="7234"/>
        <w:tab w:val="left" w:leader="hyphen" w:pos="8431"/>
      </w:tabs>
      <w:spacing w:before="60" w:after="60"/>
    </w:pPr>
    <w:rPr>
      <w:i/>
      <w:kern w:val="0"/>
      <w:sz w:val="24"/>
      <w:lang w:val="it-IT"/>
    </w:rPr>
  </w:style>
  <w:style w:type="paragraph" w:styleId="39">
    <w:name w:val="HTML Preformatted"/>
    <w:basedOn w:val="1"/>
    <w:link w:val="171"/>
    <w:qFormat/>
    <w:locked/>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40">
    <w:name w:val="Normal (Web)"/>
    <w:basedOn w:val="1"/>
    <w:next w:val="35"/>
    <w:qFormat/>
    <w:locked/>
    <w:uiPriority w:val="0"/>
    <w:pPr>
      <w:widowControl/>
      <w:spacing w:before="100" w:beforeAutospacing="1" w:after="100" w:afterAutospacing="1"/>
      <w:jc w:val="left"/>
    </w:pPr>
    <w:rPr>
      <w:rFonts w:ascii="宋体" w:hAnsi="宋体"/>
      <w:color w:val="000000"/>
      <w:kern w:val="0"/>
      <w:sz w:val="24"/>
      <w:szCs w:val="24"/>
    </w:rPr>
  </w:style>
  <w:style w:type="paragraph" w:styleId="41">
    <w:name w:val="index 1"/>
    <w:basedOn w:val="1"/>
    <w:next w:val="1"/>
    <w:qFormat/>
    <w:locked/>
    <w:uiPriority w:val="0"/>
    <w:rPr>
      <w:szCs w:val="24"/>
    </w:rPr>
  </w:style>
  <w:style w:type="paragraph" w:styleId="42">
    <w:name w:val="annotation subject"/>
    <w:basedOn w:val="15"/>
    <w:next w:val="15"/>
    <w:link w:val="183"/>
    <w:qFormat/>
    <w:locked/>
    <w:uiPriority w:val="0"/>
    <w:rPr>
      <w:b/>
      <w:bCs/>
      <w:szCs w:val="20"/>
    </w:rPr>
  </w:style>
  <w:style w:type="paragraph" w:styleId="43">
    <w:name w:val="Body Text First Indent"/>
    <w:basedOn w:val="18"/>
    <w:qFormat/>
    <w:locked/>
    <w:uiPriority w:val="0"/>
    <w:pPr>
      <w:widowControl w:val="0"/>
      <w:spacing w:after="120" w:line="240" w:lineRule="auto"/>
      <w:ind w:firstLine="420" w:firstLineChars="100"/>
    </w:pPr>
    <w:rPr>
      <w:color w:val="auto"/>
      <w:szCs w:val="24"/>
    </w:rPr>
  </w:style>
  <w:style w:type="paragraph" w:styleId="44">
    <w:name w:val="Body Text First Indent 2"/>
    <w:basedOn w:val="19"/>
    <w:link w:val="199"/>
    <w:unhideWhenUsed/>
    <w:qFormat/>
    <w:locked/>
    <w:uiPriority w:val="99"/>
    <w:pPr>
      <w:spacing w:after="120"/>
      <w:ind w:left="420" w:leftChars="200" w:firstLine="420" w:firstLineChars="200"/>
    </w:pPr>
    <w:rPr>
      <w:sz w:val="21"/>
    </w:rPr>
  </w:style>
  <w:style w:type="table" w:styleId="46">
    <w:name w:val="Table Grid"/>
    <w:basedOn w:val="4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8">
    <w:name w:val="Strong"/>
    <w:basedOn w:val="47"/>
    <w:qFormat/>
    <w:locked/>
    <w:uiPriority w:val="0"/>
    <w:rPr>
      <w:b/>
      <w:bCs/>
    </w:rPr>
  </w:style>
  <w:style w:type="character" w:styleId="49">
    <w:name w:val="page number"/>
    <w:basedOn w:val="47"/>
    <w:qFormat/>
    <w:locked/>
    <w:uiPriority w:val="0"/>
  </w:style>
  <w:style w:type="character" w:styleId="50">
    <w:name w:val="FollowedHyperlink"/>
    <w:qFormat/>
    <w:locked/>
    <w:uiPriority w:val="0"/>
    <w:rPr>
      <w:color w:val="800080"/>
      <w:u w:val="single"/>
    </w:rPr>
  </w:style>
  <w:style w:type="character" w:styleId="51">
    <w:name w:val="Hyperlink"/>
    <w:qFormat/>
    <w:locked/>
    <w:uiPriority w:val="0"/>
    <w:rPr>
      <w:color w:val="0000FF"/>
      <w:u w:val="single"/>
    </w:rPr>
  </w:style>
  <w:style w:type="character" w:styleId="52">
    <w:name w:val="annotation reference"/>
    <w:basedOn w:val="47"/>
    <w:qFormat/>
    <w:locked/>
    <w:uiPriority w:val="0"/>
    <w:rPr>
      <w:sz w:val="21"/>
      <w:szCs w:val="21"/>
    </w:rPr>
  </w:style>
  <w:style w:type="paragraph" w:customStyle="1" w:styleId="53">
    <w:name w:val="PlainText"/>
    <w:basedOn w:val="1"/>
    <w:qFormat/>
    <w:uiPriority w:val="0"/>
    <w:pPr>
      <w:textAlignment w:val="baseline"/>
    </w:pPr>
    <w:rPr>
      <w:rFonts w:hAnsi="Courier New"/>
    </w:rPr>
  </w:style>
  <w:style w:type="paragraph" w:customStyle="1" w:styleId="54">
    <w:name w:val="Char11"/>
    <w:basedOn w:val="1"/>
    <w:semiHidden/>
    <w:qFormat/>
    <w:uiPriority w:val="0"/>
    <w:rPr>
      <w:rFonts w:ascii="Tahoma" w:hAnsi="Tahoma" w:cs="仿宋_GB2312"/>
      <w:sz w:val="24"/>
      <w:szCs w:val="28"/>
    </w:rPr>
  </w:style>
  <w:style w:type="paragraph" w:customStyle="1" w:styleId="55">
    <w:name w:val="font5"/>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56">
    <w:name w:val="font6"/>
    <w:basedOn w:val="1"/>
    <w:qFormat/>
    <w:uiPriority w:val="0"/>
    <w:pPr>
      <w:widowControl/>
      <w:spacing w:before="100" w:beforeAutospacing="1" w:after="100" w:afterAutospacing="1"/>
      <w:jc w:val="left"/>
    </w:pPr>
    <w:rPr>
      <w:rFonts w:ascii="宋体" w:hAnsi="宋体" w:cs="宋体"/>
      <w:kern w:val="0"/>
      <w:sz w:val="20"/>
    </w:rPr>
  </w:style>
  <w:style w:type="paragraph" w:customStyle="1" w:styleId="57">
    <w:name w:val="font8"/>
    <w:basedOn w:val="1"/>
    <w:qFormat/>
    <w:uiPriority w:val="0"/>
    <w:pPr>
      <w:widowControl/>
      <w:spacing w:before="100" w:beforeAutospacing="1" w:after="100" w:afterAutospacing="1"/>
      <w:jc w:val="left"/>
    </w:pPr>
    <w:rPr>
      <w:kern w:val="0"/>
      <w:sz w:val="36"/>
      <w:szCs w:val="36"/>
    </w:rPr>
  </w:style>
  <w:style w:type="paragraph" w:customStyle="1" w:styleId="58">
    <w:name w:val="xl2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kern w:val="0"/>
      <w:sz w:val="20"/>
    </w:rPr>
  </w:style>
  <w:style w:type="paragraph" w:customStyle="1" w:styleId="59">
    <w:name w:val="xl3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FF6600"/>
      <w:kern w:val="0"/>
      <w:sz w:val="20"/>
    </w:rPr>
  </w:style>
  <w:style w:type="character" w:customStyle="1" w:styleId="60">
    <w:name w:val="标题 3 Char"/>
    <w:qFormat/>
    <w:uiPriority w:val="0"/>
    <w:rPr>
      <w:rFonts w:eastAsia="宋体"/>
      <w:b/>
      <w:bCs/>
      <w:kern w:val="2"/>
      <w:sz w:val="32"/>
      <w:szCs w:val="32"/>
      <w:lang w:val="en-US" w:eastAsia="zh-CN" w:bidi="ar-SA"/>
    </w:rPr>
  </w:style>
  <w:style w:type="character" w:customStyle="1" w:styleId="61">
    <w:name w:val="标题 2 Char"/>
    <w:qFormat/>
    <w:uiPriority w:val="0"/>
    <w:rPr>
      <w:rFonts w:ascii="Arial" w:hAnsi="Arial" w:eastAsia="黑体"/>
      <w:b/>
      <w:bCs/>
      <w:kern w:val="2"/>
      <w:sz w:val="32"/>
      <w:szCs w:val="32"/>
      <w:lang w:val="en-US" w:eastAsia="zh-CN" w:bidi="ar-SA"/>
    </w:rPr>
  </w:style>
  <w:style w:type="paragraph" w:customStyle="1" w:styleId="62">
    <w:name w:val="font7"/>
    <w:basedOn w:val="1"/>
    <w:qFormat/>
    <w:uiPriority w:val="0"/>
    <w:pPr>
      <w:widowControl/>
      <w:spacing w:before="100" w:beforeAutospacing="1" w:after="100" w:afterAutospacing="1"/>
      <w:jc w:val="left"/>
    </w:pPr>
    <w:rPr>
      <w:rFonts w:eastAsia="Arial Unicode MS"/>
      <w:b/>
      <w:bCs/>
      <w:color w:val="000000"/>
      <w:kern w:val="0"/>
      <w:sz w:val="20"/>
    </w:rPr>
  </w:style>
  <w:style w:type="paragraph" w:customStyle="1" w:styleId="63">
    <w:name w:val="font9"/>
    <w:basedOn w:val="1"/>
    <w:qFormat/>
    <w:uiPriority w:val="0"/>
    <w:pPr>
      <w:widowControl/>
      <w:spacing w:before="100" w:beforeAutospacing="1" w:after="100" w:afterAutospacing="1"/>
      <w:jc w:val="left"/>
    </w:pPr>
    <w:rPr>
      <w:rFonts w:hint="eastAsia" w:ascii="宋体" w:hAnsi="宋体" w:cs="Arial Unicode MS"/>
      <w:color w:val="000000"/>
      <w:kern w:val="0"/>
      <w:sz w:val="20"/>
    </w:rPr>
  </w:style>
  <w:style w:type="paragraph" w:customStyle="1" w:styleId="64">
    <w:name w:val="xl2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Arial Unicode MS" w:hAnsi="Arial Unicode MS" w:eastAsia="Arial Unicode MS" w:cs="Arial Unicode MS"/>
      <w:b/>
      <w:bCs/>
      <w:color w:val="000000"/>
      <w:kern w:val="0"/>
      <w:sz w:val="20"/>
    </w:rPr>
  </w:style>
  <w:style w:type="paragraph" w:customStyle="1" w:styleId="65">
    <w:name w:val="xl2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top"/>
    </w:pPr>
    <w:rPr>
      <w:rFonts w:ascii="Arial Unicode MS" w:hAnsi="Arial Unicode MS" w:eastAsia="Arial Unicode MS" w:cs="Arial Unicode MS"/>
      <w:b/>
      <w:bCs/>
      <w:color w:val="000000"/>
      <w:kern w:val="0"/>
      <w:sz w:val="20"/>
    </w:rPr>
  </w:style>
  <w:style w:type="paragraph" w:customStyle="1" w:styleId="66">
    <w:name w:val="xl2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eastAsia="Arial Unicode MS"/>
      <w:color w:val="000000"/>
      <w:kern w:val="0"/>
      <w:sz w:val="22"/>
      <w:szCs w:val="22"/>
    </w:rPr>
  </w:style>
  <w:style w:type="paragraph" w:customStyle="1" w:styleId="67">
    <w:name w:val="xl2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eastAsia="Arial Unicode MS"/>
      <w:color w:val="000000"/>
      <w:kern w:val="0"/>
      <w:sz w:val="20"/>
    </w:rPr>
  </w:style>
  <w:style w:type="paragraph" w:customStyle="1" w:styleId="68">
    <w:name w:val="xl2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Arial Unicode MS" w:hAnsi="Arial Unicode MS" w:eastAsia="Arial Unicode MS" w:cs="Arial Unicode MS"/>
      <w:color w:val="000000"/>
      <w:kern w:val="0"/>
      <w:sz w:val="20"/>
    </w:rPr>
  </w:style>
  <w:style w:type="paragraph" w:customStyle="1" w:styleId="69">
    <w:name w:val="xl3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Arial Unicode MS" w:hAnsi="Arial Unicode MS" w:eastAsia="Arial Unicode MS" w:cs="Arial Unicode MS"/>
      <w:color w:val="000000"/>
      <w:kern w:val="0"/>
      <w:sz w:val="20"/>
    </w:rPr>
  </w:style>
  <w:style w:type="paragraph" w:customStyle="1" w:styleId="70">
    <w:name w:val="xl3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eastAsia="Arial Unicode MS"/>
      <w:color w:val="000000"/>
      <w:kern w:val="0"/>
      <w:sz w:val="20"/>
    </w:rPr>
  </w:style>
  <w:style w:type="paragraph" w:customStyle="1" w:styleId="71">
    <w:name w:val="xl3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Unicode MS" w:hAnsi="Arial Unicode MS" w:eastAsia="Arial Unicode MS" w:cs="Arial Unicode MS"/>
      <w:color w:val="000000"/>
      <w:kern w:val="0"/>
      <w:sz w:val="20"/>
    </w:rPr>
  </w:style>
  <w:style w:type="paragraph" w:customStyle="1" w:styleId="72">
    <w:name w:val="xl3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eastAsia="Arial Unicode MS"/>
      <w:color w:val="000000"/>
      <w:kern w:val="0"/>
      <w:sz w:val="20"/>
    </w:rPr>
  </w:style>
  <w:style w:type="paragraph" w:customStyle="1" w:styleId="73">
    <w:name w:val="xl35"/>
    <w:basedOn w:val="1"/>
    <w:qFormat/>
    <w:uiPriority w:val="0"/>
    <w:pPr>
      <w:widowControl/>
      <w:spacing w:before="100" w:beforeAutospacing="1" w:after="100" w:afterAutospacing="1"/>
      <w:jc w:val="left"/>
    </w:pPr>
    <w:rPr>
      <w:rFonts w:ascii="Arial Unicode MS" w:hAnsi="Arial Unicode MS" w:eastAsia="Arial Unicode MS" w:cs="Arial Unicode MS"/>
      <w:color w:val="000000"/>
      <w:kern w:val="0"/>
      <w:sz w:val="20"/>
    </w:rPr>
  </w:style>
  <w:style w:type="paragraph" w:customStyle="1" w:styleId="74">
    <w:name w:val="xl36"/>
    <w:basedOn w:val="1"/>
    <w:qFormat/>
    <w:uiPriority w:val="0"/>
    <w:pPr>
      <w:widowControl/>
      <w:spacing w:before="100" w:beforeAutospacing="1" w:after="100" w:afterAutospacing="1"/>
      <w:jc w:val="center"/>
    </w:pPr>
    <w:rPr>
      <w:rFonts w:ascii="Arial Unicode MS" w:hAnsi="Arial Unicode MS" w:eastAsia="Arial Unicode MS" w:cs="Arial Unicode MS"/>
      <w:color w:val="000000"/>
      <w:kern w:val="0"/>
      <w:sz w:val="20"/>
    </w:rPr>
  </w:style>
  <w:style w:type="paragraph" w:customStyle="1" w:styleId="75">
    <w:name w:val="xl37"/>
    <w:basedOn w:val="1"/>
    <w:qFormat/>
    <w:uiPriority w:val="0"/>
    <w:pPr>
      <w:widowControl/>
      <w:spacing w:before="100" w:beforeAutospacing="1" w:after="100" w:afterAutospacing="1"/>
      <w:jc w:val="left"/>
    </w:pPr>
    <w:rPr>
      <w:rFonts w:ascii="Arial Unicode MS" w:hAnsi="Arial Unicode MS" w:eastAsia="Arial Unicode MS" w:cs="Arial Unicode MS"/>
      <w:color w:val="000000"/>
      <w:kern w:val="0"/>
      <w:sz w:val="20"/>
    </w:rPr>
  </w:style>
  <w:style w:type="paragraph" w:customStyle="1" w:styleId="76">
    <w:name w:val="xl3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Arial Unicode MS" w:hAnsi="Arial Unicode MS" w:eastAsia="Arial Unicode MS" w:cs="Arial Unicode MS"/>
      <w:color w:val="000000"/>
      <w:kern w:val="0"/>
      <w:sz w:val="16"/>
      <w:szCs w:val="16"/>
    </w:rPr>
  </w:style>
  <w:style w:type="paragraph" w:customStyle="1" w:styleId="77">
    <w:name w:val="xl3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Arial Unicode MS" w:hAnsi="Arial Unicode MS" w:eastAsia="Arial Unicode MS" w:cs="Arial Unicode MS"/>
      <w:color w:val="000000"/>
      <w:kern w:val="0"/>
      <w:sz w:val="20"/>
    </w:rPr>
  </w:style>
  <w:style w:type="paragraph" w:customStyle="1" w:styleId="78">
    <w:name w:val="xl4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Arial Unicode MS" w:hAnsi="Arial Unicode MS" w:eastAsia="Arial Unicode MS" w:cs="Arial Unicode MS"/>
      <w:color w:val="000000"/>
      <w:kern w:val="0"/>
      <w:sz w:val="20"/>
    </w:rPr>
  </w:style>
  <w:style w:type="paragraph" w:customStyle="1" w:styleId="79">
    <w:name w:val="xl41"/>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pPr>
    <w:rPr>
      <w:rFonts w:ascii="Arial Unicode MS" w:hAnsi="Arial Unicode MS" w:eastAsia="Arial Unicode MS" w:cs="Arial Unicode MS"/>
      <w:color w:val="000000"/>
      <w:kern w:val="0"/>
      <w:sz w:val="20"/>
    </w:rPr>
  </w:style>
  <w:style w:type="paragraph" w:customStyle="1" w:styleId="80">
    <w:name w:val="xl4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eastAsia="Arial Unicode MS"/>
      <w:b/>
      <w:bCs/>
      <w:color w:val="000000"/>
      <w:kern w:val="0"/>
      <w:sz w:val="20"/>
    </w:rPr>
  </w:style>
  <w:style w:type="paragraph" w:customStyle="1" w:styleId="81">
    <w:name w:val="xl43"/>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pPr>
    <w:rPr>
      <w:rFonts w:ascii="Arial Unicode MS" w:hAnsi="Arial Unicode MS" w:eastAsia="Arial Unicode MS" w:cs="Arial Unicode MS"/>
      <w:color w:val="000000"/>
      <w:kern w:val="0"/>
      <w:sz w:val="20"/>
    </w:rPr>
  </w:style>
  <w:style w:type="paragraph" w:customStyle="1" w:styleId="82">
    <w:name w:val="xl44"/>
    <w:basedOn w:val="1"/>
    <w:qFormat/>
    <w:uiPriority w:val="0"/>
    <w:pPr>
      <w:widowControl/>
      <w:pBdr>
        <w:top w:val="single" w:color="auto" w:sz="4" w:space="0"/>
        <w:bottom w:val="single" w:color="auto" w:sz="4" w:space="0"/>
        <w:right w:val="single" w:color="auto" w:sz="4" w:space="0"/>
      </w:pBdr>
      <w:spacing w:before="100" w:beforeAutospacing="1" w:after="100" w:afterAutospacing="1"/>
      <w:jc w:val="left"/>
    </w:pPr>
    <w:rPr>
      <w:rFonts w:ascii="Arial Unicode MS" w:hAnsi="Arial Unicode MS" w:eastAsia="Arial Unicode MS" w:cs="Arial Unicode MS"/>
      <w:kern w:val="0"/>
      <w:sz w:val="24"/>
      <w:szCs w:val="24"/>
    </w:rPr>
  </w:style>
  <w:style w:type="paragraph" w:customStyle="1" w:styleId="83">
    <w:name w:val="xl45"/>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pPr>
    <w:rPr>
      <w:rFonts w:ascii="Arial Unicode MS" w:hAnsi="Arial Unicode MS" w:eastAsia="Arial Unicode MS" w:cs="Arial Unicode MS"/>
      <w:b/>
      <w:bCs/>
      <w:color w:val="000000"/>
      <w:kern w:val="0"/>
      <w:sz w:val="20"/>
    </w:rPr>
  </w:style>
  <w:style w:type="paragraph" w:customStyle="1" w:styleId="84">
    <w:name w:val="xl46"/>
    <w:basedOn w:val="1"/>
    <w:qFormat/>
    <w:uiPriority w:val="0"/>
    <w:pPr>
      <w:widowControl/>
      <w:pBdr>
        <w:top w:val="single" w:color="auto" w:sz="4" w:space="0"/>
        <w:bottom w:val="single" w:color="auto" w:sz="4" w:space="0"/>
      </w:pBdr>
      <w:spacing w:before="100" w:beforeAutospacing="1" w:after="100" w:afterAutospacing="1"/>
      <w:jc w:val="left"/>
    </w:pPr>
    <w:rPr>
      <w:rFonts w:ascii="Arial Unicode MS" w:hAnsi="Arial Unicode MS" w:eastAsia="Arial Unicode MS" w:cs="Arial Unicode MS"/>
      <w:b/>
      <w:bCs/>
      <w:color w:val="000000"/>
      <w:kern w:val="0"/>
      <w:sz w:val="20"/>
    </w:rPr>
  </w:style>
  <w:style w:type="paragraph" w:customStyle="1" w:styleId="85">
    <w:name w:val="xl47"/>
    <w:basedOn w:val="1"/>
    <w:qFormat/>
    <w:uiPriority w:val="0"/>
    <w:pPr>
      <w:widowControl/>
      <w:pBdr>
        <w:top w:val="single" w:color="auto" w:sz="4" w:space="0"/>
        <w:bottom w:val="single" w:color="auto" w:sz="4" w:space="0"/>
        <w:right w:val="single" w:color="auto" w:sz="4" w:space="0"/>
      </w:pBdr>
      <w:spacing w:before="100" w:beforeAutospacing="1" w:after="100" w:afterAutospacing="1"/>
      <w:jc w:val="left"/>
    </w:pPr>
    <w:rPr>
      <w:rFonts w:ascii="Arial Unicode MS" w:hAnsi="Arial Unicode MS" w:eastAsia="Arial Unicode MS" w:cs="Arial Unicode MS"/>
      <w:b/>
      <w:bCs/>
      <w:color w:val="000000"/>
      <w:kern w:val="0"/>
      <w:sz w:val="20"/>
    </w:rPr>
  </w:style>
  <w:style w:type="paragraph" w:customStyle="1" w:styleId="86">
    <w:name w:val="xl4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Arial Unicode MS" w:hAnsi="Arial Unicode MS" w:eastAsia="Arial Unicode MS" w:cs="Arial Unicode MS"/>
      <w:b/>
      <w:bCs/>
      <w:color w:val="000000"/>
      <w:kern w:val="0"/>
      <w:sz w:val="22"/>
      <w:szCs w:val="22"/>
    </w:rPr>
  </w:style>
  <w:style w:type="paragraph" w:customStyle="1" w:styleId="87">
    <w:name w:val="xl4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Arial Unicode MS" w:hAnsi="Arial Unicode MS" w:eastAsia="Arial Unicode MS" w:cs="Arial Unicode MS"/>
      <w:color w:val="000000"/>
      <w:kern w:val="0"/>
      <w:sz w:val="22"/>
      <w:szCs w:val="22"/>
    </w:rPr>
  </w:style>
  <w:style w:type="paragraph" w:customStyle="1" w:styleId="88">
    <w:name w:val="xl5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Arial Unicode MS" w:hAnsi="Arial Unicode MS" w:eastAsia="Arial Unicode MS" w:cs="Arial Unicode MS"/>
      <w:b/>
      <w:bCs/>
      <w:color w:val="000000"/>
      <w:kern w:val="0"/>
      <w:sz w:val="32"/>
      <w:szCs w:val="32"/>
    </w:rPr>
  </w:style>
  <w:style w:type="paragraph" w:customStyle="1" w:styleId="89">
    <w:name w:val="xl5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Unicode MS" w:hAnsi="Arial Unicode MS" w:eastAsia="Arial Unicode MS" w:cs="Arial Unicode MS"/>
      <w:b/>
      <w:bCs/>
      <w:color w:val="000000"/>
      <w:kern w:val="0"/>
      <w:sz w:val="20"/>
    </w:rPr>
  </w:style>
  <w:style w:type="paragraph" w:customStyle="1" w:styleId="90">
    <w:name w:val="xl5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Unicode MS" w:hAnsi="Arial Unicode MS" w:eastAsia="Arial Unicode MS" w:cs="Arial Unicode MS"/>
      <w:b/>
      <w:bCs/>
      <w:color w:val="000000"/>
      <w:kern w:val="0"/>
      <w:sz w:val="16"/>
      <w:szCs w:val="16"/>
    </w:rPr>
  </w:style>
  <w:style w:type="paragraph" w:customStyle="1" w:styleId="91">
    <w:name w:val="xl5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Unicode MS" w:hAnsi="Arial Unicode MS" w:eastAsia="Arial Unicode MS" w:cs="Arial Unicode MS"/>
      <w:b/>
      <w:bCs/>
      <w:color w:val="000000"/>
      <w:kern w:val="0"/>
      <w:sz w:val="20"/>
    </w:rPr>
  </w:style>
  <w:style w:type="paragraph" w:customStyle="1" w:styleId="92">
    <w:name w:val="正文 + 宋体"/>
    <w:basedOn w:val="1"/>
    <w:qFormat/>
    <w:uiPriority w:val="0"/>
    <w:pPr>
      <w:widowControl/>
      <w:ind w:left="360" w:hanging="360"/>
      <w:jc w:val="left"/>
    </w:pPr>
    <w:rPr>
      <w:rFonts w:ascii="宋体" w:hAnsi="宋体" w:cs="宋体"/>
      <w:b/>
      <w:bCs/>
      <w:color w:val="000000"/>
      <w:kern w:val="0"/>
      <w:sz w:val="18"/>
      <w:szCs w:val="18"/>
    </w:rPr>
  </w:style>
  <w:style w:type="paragraph" w:customStyle="1" w:styleId="93">
    <w:name w:val="样式 标题 22nd levelh22Header 2l2第一章 标题 2Heading 2 HiddenHea..."/>
    <w:basedOn w:val="4"/>
    <w:qFormat/>
    <w:uiPriority w:val="0"/>
    <w:pPr>
      <w:tabs>
        <w:tab w:val="left" w:pos="992"/>
      </w:tabs>
      <w:spacing w:line="240" w:lineRule="auto"/>
      <w:ind w:left="992" w:hanging="567"/>
    </w:pPr>
    <w:rPr>
      <w:rFonts w:cs="宋体"/>
      <w:sz w:val="24"/>
      <w:szCs w:val="24"/>
    </w:rPr>
  </w:style>
  <w:style w:type="paragraph" w:customStyle="1" w:styleId="94">
    <w:name w:val="样式 标题 22nd levelh22Header 2l2第一章 标题 2Heading 2 HiddenHea...1"/>
    <w:basedOn w:val="4"/>
    <w:qFormat/>
    <w:uiPriority w:val="0"/>
    <w:pPr>
      <w:tabs>
        <w:tab w:val="left" w:pos="992"/>
      </w:tabs>
      <w:spacing w:line="240" w:lineRule="auto"/>
      <w:ind w:left="992" w:hanging="567"/>
    </w:pPr>
    <w:rPr>
      <w:rFonts w:cs="宋体"/>
      <w:sz w:val="28"/>
      <w:szCs w:val="20"/>
    </w:rPr>
  </w:style>
  <w:style w:type="paragraph" w:customStyle="1" w:styleId="95">
    <w:name w:val="样式 标题 2H2UNDERRUBRIK 1-2Underrubrik1prop2Heading 2 HiddenH..."/>
    <w:basedOn w:val="4"/>
    <w:qFormat/>
    <w:uiPriority w:val="0"/>
    <w:pPr>
      <w:keepLines w:val="0"/>
      <w:widowControl/>
      <w:tabs>
        <w:tab w:val="left" w:pos="992"/>
      </w:tabs>
      <w:spacing w:before="240" w:after="240" w:line="240" w:lineRule="auto"/>
      <w:ind w:left="992" w:hanging="567"/>
    </w:pPr>
    <w:rPr>
      <w:b w:val="0"/>
      <w:bCs w:val="0"/>
      <w:sz w:val="30"/>
      <w:szCs w:val="24"/>
    </w:rPr>
  </w:style>
  <w:style w:type="paragraph" w:customStyle="1" w:styleId="96">
    <w:name w:val="样式1"/>
    <w:basedOn w:val="6"/>
    <w:qFormat/>
    <w:uiPriority w:val="0"/>
    <w:pPr>
      <w:tabs>
        <w:tab w:val="left" w:pos="2356"/>
      </w:tabs>
      <w:adjustRightInd/>
      <w:spacing w:line="376" w:lineRule="auto"/>
      <w:ind w:left="1984" w:hanging="708"/>
      <w:textAlignment w:val="auto"/>
    </w:pPr>
    <w:rPr>
      <w:b w:val="0"/>
      <w:sz w:val="24"/>
      <w:szCs w:val="28"/>
    </w:rPr>
  </w:style>
  <w:style w:type="paragraph" w:customStyle="1" w:styleId="97">
    <w:name w:val="Table Text"/>
    <w:qFormat/>
    <w:uiPriority w:val="0"/>
    <w:pPr>
      <w:snapToGrid w:val="0"/>
      <w:spacing w:before="80" w:after="80" w:line="278" w:lineRule="auto"/>
    </w:pPr>
    <w:rPr>
      <w:rFonts w:ascii="Arial" w:hAnsi="Arial" w:eastAsia="宋体" w:cs="Arial"/>
      <w:kern w:val="2"/>
      <w:sz w:val="18"/>
      <w:szCs w:val="18"/>
      <w:lang w:val="en-US" w:eastAsia="zh-CN" w:bidi="ar-SA"/>
    </w:rPr>
  </w:style>
  <w:style w:type="character" w:customStyle="1" w:styleId="98">
    <w:name w:val="Table Text Char1"/>
    <w:qFormat/>
    <w:uiPriority w:val="0"/>
    <w:rPr>
      <w:rFonts w:ascii="Arial" w:hAnsi="Arial" w:eastAsia="宋体" w:cs="Arial"/>
      <w:kern w:val="2"/>
      <w:sz w:val="18"/>
      <w:szCs w:val="18"/>
      <w:lang w:val="en-US" w:eastAsia="zh-CN" w:bidi="ar-SA"/>
    </w:rPr>
  </w:style>
  <w:style w:type="paragraph" w:customStyle="1" w:styleId="99">
    <w:name w:val="Table Text Char Char"/>
    <w:qFormat/>
    <w:uiPriority w:val="0"/>
    <w:pPr>
      <w:snapToGrid w:val="0"/>
      <w:spacing w:before="80" w:after="80" w:line="278" w:lineRule="auto"/>
    </w:pPr>
    <w:rPr>
      <w:rFonts w:ascii="Arial" w:hAnsi="Arial" w:eastAsia="宋体" w:cs="Arial"/>
      <w:kern w:val="2"/>
      <w:sz w:val="18"/>
      <w:szCs w:val="21"/>
      <w:lang w:val="en-US" w:eastAsia="zh-CN" w:bidi="ar-SA"/>
    </w:rPr>
  </w:style>
  <w:style w:type="character" w:customStyle="1" w:styleId="100">
    <w:name w:val="Table Text Char Char Char"/>
    <w:qFormat/>
    <w:uiPriority w:val="0"/>
    <w:rPr>
      <w:rFonts w:ascii="Arial" w:hAnsi="Arial" w:eastAsia="宋体" w:cs="Arial"/>
      <w:kern w:val="2"/>
      <w:sz w:val="18"/>
      <w:szCs w:val="21"/>
      <w:lang w:val="en-US" w:eastAsia="zh-CN" w:bidi="ar-SA"/>
    </w:rPr>
  </w:style>
  <w:style w:type="paragraph" w:customStyle="1" w:styleId="101">
    <w:name w:val="Table Description"/>
    <w:next w:val="1"/>
    <w:qFormat/>
    <w:uiPriority w:val="0"/>
    <w:pPr>
      <w:keepNext/>
      <w:snapToGrid w:val="0"/>
      <w:spacing w:before="160" w:after="80" w:line="278" w:lineRule="auto"/>
      <w:ind w:left="1134"/>
      <w:jc w:val="center"/>
    </w:pPr>
    <w:rPr>
      <w:rFonts w:ascii="Arial" w:hAnsi="Arial" w:eastAsia="黑体" w:cs="Arial"/>
      <w:kern w:val="2"/>
      <w:sz w:val="18"/>
      <w:szCs w:val="18"/>
      <w:lang w:val="en-US" w:eastAsia="zh-CN" w:bidi="ar-SA"/>
    </w:rPr>
  </w:style>
  <w:style w:type="paragraph" w:customStyle="1" w:styleId="102">
    <w:name w:val="Figure Description"/>
    <w:next w:val="1"/>
    <w:qFormat/>
    <w:uiPriority w:val="0"/>
    <w:pPr>
      <w:snapToGrid w:val="0"/>
      <w:spacing w:before="80" w:after="320" w:line="278" w:lineRule="auto"/>
      <w:ind w:left="1134"/>
      <w:jc w:val="center"/>
    </w:pPr>
    <w:rPr>
      <w:rFonts w:ascii="Arial" w:hAnsi="Arial" w:eastAsia="黑体" w:cs="Arial"/>
      <w:sz w:val="18"/>
      <w:szCs w:val="18"/>
      <w:lang w:val="en-US" w:eastAsia="zh-CN" w:bidi="ar-SA"/>
    </w:rPr>
  </w:style>
  <w:style w:type="paragraph" w:customStyle="1" w:styleId="103">
    <w:name w:val="Item List"/>
    <w:qFormat/>
    <w:uiPriority w:val="0"/>
    <w:pPr>
      <w:tabs>
        <w:tab w:val="left" w:pos="870"/>
      </w:tabs>
      <w:spacing w:after="160" w:line="300" w:lineRule="auto"/>
      <w:ind w:left="870" w:hanging="510"/>
      <w:jc w:val="both"/>
    </w:pPr>
    <w:rPr>
      <w:rFonts w:ascii="Arial" w:hAnsi="Arial" w:eastAsia="宋体" w:cs="Arial"/>
      <w:kern w:val="2"/>
      <w:sz w:val="21"/>
      <w:szCs w:val="21"/>
      <w:lang w:val="en-US" w:eastAsia="zh-CN" w:bidi="ar-SA"/>
    </w:rPr>
  </w:style>
  <w:style w:type="paragraph" w:customStyle="1" w:styleId="104">
    <w:name w:val="Table Text Char"/>
    <w:qFormat/>
    <w:uiPriority w:val="0"/>
    <w:pPr>
      <w:snapToGrid w:val="0"/>
      <w:spacing w:before="80" w:after="80" w:line="278" w:lineRule="auto"/>
    </w:pPr>
    <w:rPr>
      <w:rFonts w:ascii="Arial" w:hAnsi="Arial" w:eastAsia="宋体" w:cs="Arial"/>
      <w:sz w:val="18"/>
      <w:szCs w:val="18"/>
      <w:lang w:val="en-US" w:eastAsia="zh-CN" w:bidi="ar-SA"/>
    </w:rPr>
  </w:style>
  <w:style w:type="paragraph" w:customStyle="1" w:styleId="105">
    <w:name w:val="默认段落字体 Para Char Char Char Char Char Char Char Char Char1"/>
    <w:basedOn w:val="1"/>
    <w:qFormat/>
    <w:uiPriority w:val="0"/>
    <w:rPr>
      <w:rFonts w:ascii="Tahoma" w:hAnsi="Tahoma"/>
      <w:sz w:val="24"/>
    </w:rPr>
  </w:style>
  <w:style w:type="paragraph" w:customStyle="1" w:styleId="106">
    <w:name w:val="Item Step in Table"/>
    <w:qFormat/>
    <w:uiPriority w:val="0"/>
    <w:pPr>
      <w:tabs>
        <w:tab w:val="left" w:pos="397"/>
      </w:tabs>
      <w:spacing w:before="40" w:after="40" w:line="278" w:lineRule="auto"/>
      <w:ind w:left="397" w:hanging="397"/>
      <w:jc w:val="both"/>
    </w:pPr>
    <w:rPr>
      <w:rFonts w:ascii="Arial" w:hAnsi="Arial" w:eastAsia="宋体" w:cs="Times New Roman"/>
      <w:sz w:val="18"/>
      <w:lang w:val="en-US" w:eastAsia="zh-CN" w:bidi="ar-SA"/>
    </w:rPr>
  </w:style>
  <w:style w:type="paragraph" w:customStyle="1" w:styleId="107">
    <w:name w:val="Char Char Char"/>
    <w:basedOn w:val="1"/>
    <w:qFormat/>
    <w:uiPriority w:val="0"/>
    <w:rPr>
      <w:rFonts w:ascii="Tahoma" w:hAnsi="Tahoma"/>
      <w:sz w:val="24"/>
    </w:rPr>
  </w:style>
  <w:style w:type="paragraph" w:customStyle="1" w:styleId="108">
    <w:name w:val="样式 标题 1 + 四号 居中 段前: 12 磅 段后: 12 磅 行距: 单倍行距"/>
    <w:basedOn w:val="3"/>
    <w:qFormat/>
    <w:uiPriority w:val="0"/>
    <w:pPr>
      <w:tabs>
        <w:tab w:val="left" w:pos="425"/>
      </w:tabs>
      <w:adjustRightInd w:val="0"/>
      <w:spacing w:before="240" w:after="240" w:line="240" w:lineRule="auto"/>
      <w:ind w:left="425" w:hanging="425"/>
      <w:jc w:val="center"/>
      <w:textAlignment w:val="baseline"/>
    </w:pPr>
    <w:rPr>
      <w:bCs w:val="0"/>
      <w:sz w:val="28"/>
      <w:szCs w:val="20"/>
    </w:rPr>
  </w:style>
  <w:style w:type="paragraph" w:customStyle="1" w:styleId="109">
    <w:name w:val="Char1 Char Char Char Char Char Char"/>
    <w:basedOn w:val="1"/>
    <w:qFormat/>
    <w:uiPriority w:val="0"/>
    <w:rPr>
      <w:rFonts w:ascii="Tahoma" w:hAnsi="Tahoma"/>
      <w:sz w:val="24"/>
    </w:rPr>
  </w:style>
  <w:style w:type="paragraph" w:customStyle="1" w:styleId="110">
    <w:name w:val="Default"/>
    <w:qFormat/>
    <w:uiPriority w:val="0"/>
    <w:pPr>
      <w:widowControl w:val="0"/>
      <w:autoSpaceDE w:val="0"/>
      <w:autoSpaceDN w:val="0"/>
      <w:adjustRightInd w:val="0"/>
      <w:spacing w:after="160" w:line="278" w:lineRule="auto"/>
    </w:pPr>
    <w:rPr>
      <w:rFonts w:ascii="宋体" w:hAnsi="Times New Roman" w:eastAsia="宋体" w:cs="宋体"/>
      <w:color w:val="000000"/>
      <w:sz w:val="24"/>
      <w:szCs w:val="24"/>
      <w:lang w:val="en-US" w:eastAsia="zh-CN" w:bidi="ar-SA"/>
    </w:rPr>
  </w:style>
  <w:style w:type="paragraph" w:customStyle="1" w:styleId="111">
    <w:name w:val="Char Char Char Char1"/>
    <w:basedOn w:val="1"/>
    <w:qFormat/>
    <w:uiPriority w:val="0"/>
    <w:pPr>
      <w:tabs>
        <w:tab w:val="left" w:pos="360"/>
      </w:tabs>
      <w:ind w:firstLine="420" w:firstLineChars="150"/>
    </w:pPr>
    <w:rPr>
      <w:rFonts w:ascii="Arial" w:hAnsi="Arial" w:cs="Arial"/>
      <w:sz w:val="20"/>
    </w:rPr>
  </w:style>
  <w:style w:type="paragraph" w:customStyle="1" w:styleId="112">
    <w:name w:val="样式 宋体 五号 两端对齐 行距: 单倍行距"/>
    <w:basedOn w:val="1"/>
    <w:qFormat/>
    <w:uiPriority w:val="0"/>
    <w:pPr>
      <w:adjustRightInd w:val="0"/>
      <w:textAlignment w:val="baseline"/>
    </w:pPr>
    <w:rPr>
      <w:rFonts w:ascii="宋体" w:hAnsi="宋体"/>
      <w:kern w:val="0"/>
    </w:rPr>
  </w:style>
  <w:style w:type="paragraph" w:customStyle="1" w:styleId="113">
    <w:name w:val="表格文字"/>
    <w:basedOn w:val="1"/>
    <w:qFormat/>
    <w:uiPriority w:val="0"/>
    <w:pPr>
      <w:spacing w:beforeLines="5" w:afterLines="5" w:line="200" w:lineRule="atLeast"/>
      <w:ind w:left="10" w:leftChars="10"/>
      <w:jc w:val="left"/>
    </w:pPr>
    <w:rPr>
      <w:rFonts w:ascii="宋体" w:hAnsi="宋体"/>
      <w:color w:val="000000"/>
      <w:sz w:val="20"/>
    </w:rPr>
  </w:style>
  <w:style w:type="paragraph" w:customStyle="1" w:styleId="114">
    <w:name w:val="缺省文本"/>
    <w:basedOn w:val="1"/>
    <w:qFormat/>
    <w:uiPriority w:val="0"/>
    <w:pPr>
      <w:autoSpaceDE w:val="0"/>
      <w:autoSpaceDN w:val="0"/>
      <w:adjustRightInd w:val="0"/>
      <w:jc w:val="left"/>
    </w:pPr>
    <w:rPr>
      <w:kern w:val="0"/>
      <w:sz w:val="24"/>
      <w:szCs w:val="24"/>
    </w:rPr>
  </w:style>
  <w:style w:type="paragraph" w:customStyle="1" w:styleId="115">
    <w:name w:val="缩进项目"/>
    <w:basedOn w:val="1"/>
    <w:qFormat/>
    <w:uiPriority w:val="0"/>
    <w:pPr>
      <w:widowControl/>
      <w:tabs>
        <w:tab w:val="left" w:pos="425"/>
        <w:tab w:val="left" w:pos="1924"/>
      </w:tabs>
      <w:spacing w:line="400" w:lineRule="exact"/>
      <w:ind w:left="1924" w:hanging="425"/>
      <w:jc w:val="left"/>
      <w:outlineLvl w:val="0"/>
    </w:pPr>
    <w:rPr>
      <w:rFonts w:ascii="宋体"/>
      <w:color w:val="0000FF"/>
      <w:kern w:val="0"/>
      <w:sz w:val="24"/>
    </w:rPr>
  </w:style>
  <w:style w:type="paragraph" w:customStyle="1" w:styleId="116">
    <w:name w:val="一级条标题"/>
    <w:basedOn w:val="117"/>
    <w:next w:val="118"/>
    <w:qFormat/>
    <w:uiPriority w:val="0"/>
    <w:pPr>
      <w:tabs>
        <w:tab w:val="left" w:pos="486"/>
        <w:tab w:val="left" w:pos="992"/>
      </w:tabs>
      <w:spacing w:before="0" w:after="0" w:line="240" w:lineRule="auto"/>
      <w:ind w:left="486" w:hanging="420"/>
      <w:outlineLvl w:val="2"/>
    </w:pPr>
  </w:style>
  <w:style w:type="paragraph" w:customStyle="1" w:styleId="117">
    <w:name w:val="章标题"/>
    <w:next w:val="1"/>
    <w:qFormat/>
    <w:uiPriority w:val="0"/>
    <w:pPr>
      <w:tabs>
        <w:tab w:val="left" w:pos="992"/>
      </w:tabs>
      <w:spacing w:before="50" w:after="50" w:line="360" w:lineRule="auto"/>
      <w:ind w:left="992" w:hanging="567"/>
      <w:jc w:val="both"/>
      <w:outlineLvl w:val="1"/>
    </w:pPr>
    <w:rPr>
      <w:rFonts w:ascii="黑体" w:hAnsi="Times New Roman" w:eastAsia="黑体" w:cs="Times New Roman"/>
      <w:sz w:val="21"/>
      <w:lang w:val="en-US" w:eastAsia="zh-CN" w:bidi="ar-SA"/>
    </w:rPr>
  </w:style>
  <w:style w:type="paragraph" w:customStyle="1" w:styleId="118">
    <w:name w:val="段"/>
    <w:next w:val="1"/>
    <w:qFormat/>
    <w:uiPriority w:val="0"/>
    <w:pPr>
      <w:tabs>
        <w:tab w:val="left" w:pos="1395"/>
      </w:tabs>
      <w:autoSpaceDE w:val="0"/>
      <w:autoSpaceDN w:val="0"/>
      <w:spacing w:after="160" w:line="278" w:lineRule="auto"/>
      <w:ind w:firstLine="425"/>
      <w:jc w:val="both"/>
    </w:pPr>
    <w:rPr>
      <w:rFonts w:ascii="宋体" w:hAnsi="Times New Roman" w:eastAsia="宋体" w:cs="Times New Roman"/>
      <w:sz w:val="21"/>
      <w:lang w:val="en-US" w:eastAsia="zh-CN" w:bidi="ar-SA"/>
    </w:rPr>
  </w:style>
  <w:style w:type="paragraph" w:customStyle="1" w:styleId="119">
    <w:name w:val="NICMAN Body Text"/>
    <w:basedOn w:val="1"/>
    <w:next w:val="18"/>
    <w:qFormat/>
    <w:uiPriority w:val="0"/>
    <w:pPr>
      <w:spacing w:after="120" w:line="400" w:lineRule="exact"/>
      <w:ind w:firstLine="454"/>
    </w:pPr>
    <w:rPr>
      <w:sz w:val="24"/>
    </w:rPr>
  </w:style>
  <w:style w:type="paragraph" w:customStyle="1" w:styleId="120">
    <w:name w:val="正文首行缩进:  2 字符"/>
    <w:basedOn w:val="1"/>
    <w:qFormat/>
    <w:uiPriority w:val="0"/>
    <w:pPr>
      <w:widowControl/>
      <w:spacing w:line="360" w:lineRule="auto"/>
      <w:ind w:firstLine="482" w:firstLineChars="200"/>
      <w:jc w:val="left"/>
    </w:pPr>
    <w:rPr>
      <w:rFonts w:ascii="Arial" w:hAnsi="Arial" w:cs="宋体"/>
      <w:kern w:val="0"/>
      <w:sz w:val="24"/>
    </w:rPr>
  </w:style>
  <w:style w:type="paragraph" w:customStyle="1" w:styleId="121">
    <w:name w:val="Char Char Char Char"/>
    <w:basedOn w:val="1"/>
    <w:qFormat/>
    <w:uiPriority w:val="0"/>
    <w:rPr>
      <w:rFonts w:ascii="Tahoma" w:hAnsi="Tahoma"/>
      <w:sz w:val="24"/>
    </w:rPr>
  </w:style>
  <w:style w:type="paragraph" w:customStyle="1" w:styleId="122">
    <w:name w:val="正文首行缩进两字符 Char Char"/>
    <w:basedOn w:val="1"/>
    <w:qFormat/>
    <w:uiPriority w:val="0"/>
    <w:pPr>
      <w:spacing w:line="360" w:lineRule="auto"/>
      <w:ind w:firstLine="200" w:firstLineChars="200"/>
    </w:pPr>
    <w:rPr>
      <w:sz w:val="24"/>
      <w:szCs w:val="24"/>
    </w:rPr>
  </w:style>
  <w:style w:type="paragraph" w:customStyle="1" w:styleId="123">
    <w:name w:val="123"/>
    <w:basedOn w:val="1"/>
    <w:qFormat/>
    <w:uiPriority w:val="0"/>
    <w:pPr>
      <w:spacing w:before="120"/>
      <w:ind w:firstLine="425"/>
    </w:pPr>
  </w:style>
  <w:style w:type="paragraph" w:customStyle="1" w:styleId="124">
    <w:name w:val="Char1 Char Char Char"/>
    <w:basedOn w:val="1"/>
    <w:qFormat/>
    <w:uiPriority w:val="0"/>
    <w:rPr>
      <w:rFonts w:ascii="Tahoma" w:hAnsi="Tahoma"/>
      <w:sz w:val="24"/>
    </w:rPr>
  </w:style>
  <w:style w:type="paragraph" w:customStyle="1" w:styleId="125">
    <w:name w:val="大标题"/>
    <w:basedOn w:val="1"/>
    <w:qFormat/>
    <w:uiPriority w:val="0"/>
    <w:pPr>
      <w:spacing w:line="600" w:lineRule="exact"/>
      <w:ind w:left="340" w:right="340"/>
      <w:jc w:val="center"/>
    </w:pPr>
    <w:rPr>
      <w:sz w:val="44"/>
    </w:rPr>
  </w:style>
  <w:style w:type="paragraph" w:customStyle="1" w:styleId="126">
    <w:name w:val="表格文字（大）"/>
    <w:basedOn w:val="1"/>
    <w:qFormat/>
    <w:uiPriority w:val="0"/>
    <w:pPr>
      <w:spacing w:before="20" w:after="20"/>
    </w:pPr>
    <w:rPr>
      <w:rFonts w:ascii="Century Gothic" w:hAnsi="Century Gothic"/>
      <w:sz w:val="24"/>
    </w:rPr>
  </w:style>
  <w:style w:type="paragraph" w:customStyle="1" w:styleId="127">
    <w:name w:val="Item List in Table"/>
    <w:basedOn w:val="1"/>
    <w:qFormat/>
    <w:uiPriority w:val="0"/>
    <w:pPr>
      <w:numPr>
        <w:ilvl w:val="0"/>
        <w:numId w:val="2"/>
      </w:numPr>
      <w:jc w:val="left"/>
    </w:pPr>
    <w:rPr>
      <w:szCs w:val="24"/>
    </w:rPr>
  </w:style>
  <w:style w:type="paragraph" w:customStyle="1" w:styleId="128">
    <w:name w:val="Char Char Char Char Char Char Char Char Char Char"/>
    <w:basedOn w:val="1"/>
    <w:qFormat/>
    <w:uiPriority w:val="0"/>
    <w:pPr>
      <w:tabs>
        <w:tab w:val="left" w:pos="360"/>
      </w:tabs>
      <w:ind w:left="360" w:hanging="360" w:hangingChars="200"/>
    </w:pPr>
    <w:rPr>
      <w:sz w:val="24"/>
      <w:szCs w:val="24"/>
    </w:rPr>
  </w:style>
  <w:style w:type="paragraph" w:customStyle="1" w:styleId="129">
    <w:name w:val="样式4"/>
    <w:basedOn w:val="1"/>
    <w:qFormat/>
    <w:uiPriority w:val="0"/>
    <w:pPr>
      <w:jc w:val="center"/>
      <w:outlineLvl w:val="0"/>
    </w:pPr>
    <w:rPr>
      <w:b/>
      <w:sz w:val="32"/>
    </w:rPr>
  </w:style>
  <w:style w:type="character" w:customStyle="1" w:styleId="130">
    <w:name w:val="h31"/>
    <w:qFormat/>
    <w:uiPriority w:val="0"/>
    <w:rPr>
      <w:spacing w:val="330"/>
      <w:sz w:val="21"/>
      <w:szCs w:val="21"/>
    </w:rPr>
  </w:style>
  <w:style w:type="paragraph" w:customStyle="1" w:styleId="131">
    <w:name w:val="Titel 2"/>
    <w:basedOn w:val="1"/>
    <w:qFormat/>
    <w:uiPriority w:val="0"/>
    <w:pPr>
      <w:tabs>
        <w:tab w:val="decimal" w:leader="underscore" w:pos="8504"/>
        <w:tab w:val="right" w:pos="9923"/>
      </w:tabs>
      <w:autoSpaceDE w:val="0"/>
      <w:autoSpaceDN w:val="0"/>
      <w:jc w:val="left"/>
    </w:pPr>
    <w:rPr>
      <w:rFonts w:ascii="Helvetica-Black" w:hAnsi="Helvetica-Black"/>
      <w:b/>
      <w:bCs/>
      <w:kern w:val="0"/>
      <w:sz w:val="28"/>
      <w:szCs w:val="28"/>
      <w:lang w:eastAsia="en-US"/>
    </w:rPr>
  </w:style>
  <w:style w:type="character" w:customStyle="1" w:styleId="132">
    <w:name w:val="tpc_content1"/>
    <w:qFormat/>
    <w:uiPriority w:val="0"/>
    <w:rPr>
      <w:sz w:val="15"/>
      <w:szCs w:val="15"/>
    </w:rPr>
  </w:style>
  <w:style w:type="character" w:customStyle="1" w:styleId="133">
    <w:name w:val="blacksmm"/>
    <w:basedOn w:val="47"/>
    <w:qFormat/>
    <w:uiPriority w:val="0"/>
  </w:style>
  <w:style w:type="character" w:customStyle="1" w:styleId="134">
    <w:name w:val="blacksm"/>
    <w:basedOn w:val="47"/>
    <w:qFormat/>
    <w:uiPriority w:val="0"/>
  </w:style>
  <w:style w:type="paragraph" w:customStyle="1" w:styleId="135">
    <w:name w:val="标题X.1.1"/>
    <w:basedOn w:val="1"/>
    <w:next w:val="18"/>
    <w:qFormat/>
    <w:uiPriority w:val="0"/>
    <w:pPr>
      <w:tabs>
        <w:tab w:val="left" w:pos="540"/>
        <w:tab w:val="left" w:pos="5985"/>
      </w:tabs>
      <w:spacing w:beforeLines="150" w:line="400" w:lineRule="exact"/>
      <w:outlineLvl w:val="2"/>
    </w:pPr>
    <w:rPr>
      <w:rFonts w:ascii="宋体" w:hAnsi="宋体"/>
      <w:b/>
      <w:sz w:val="30"/>
      <w:szCs w:val="30"/>
    </w:rPr>
  </w:style>
  <w:style w:type="paragraph" w:customStyle="1" w:styleId="136">
    <w:name w:val="列出段落1"/>
    <w:basedOn w:val="1"/>
    <w:qFormat/>
    <w:uiPriority w:val="34"/>
    <w:pPr>
      <w:ind w:firstLine="420" w:firstLineChars="200"/>
    </w:pPr>
    <w:rPr>
      <w:rFonts w:ascii="Calibri" w:hAnsi="Calibri"/>
      <w:szCs w:val="22"/>
    </w:rPr>
  </w:style>
  <w:style w:type="character" w:customStyle="1" w:styleId="137">
    <w:name w:val="navhead1"/>
    <w:qFormat/>
    <w:uiPriority w:val="0"/>
    <w:rPr>
      <w:rFonts w:hint="default" w:ascii="Verdana" w:hAnsi="Verdana"/>
      <w:b/>
      <w:bCs/>
      <w:color w:val="000066"/>
      <w:sz w:val="22"/>
      <w:szCs w:val="22"/>
      <w:u w:val="none"/>
      <w:shd w:val="clear" w:color="auto" w:fill="FFFFFF"/>
    </w:rPr>
  </w:style>
  <w:style w:type="character" w:customStyle="1" w:styleId="138">
    <w:name w:val="boldheader1"/>
    <w:qFormat/>
    <w:uiPriority w:val="0"/>
    <w:rPr>
      <w:rFonts w:hint="default" w:ascii="Verdana" w:hAnsi="Verdana"/>
      <w:b/>
      <w:bCs/>
      <w:color w:val="000066"/>
      <w:sz w:val="22"/>
      <w:szCs w:val="22"/>
      <w:u w:val="none"/>
    </w:rPr>
  </w:style>
  <w:style w:type="character" w:customStyle="1" w:styleId="139">
    <w:name w:val="style11"/>
    <w:qFormat/>
    <w:uiPriority w:val="0"/>
    <w:rPr>
      <w:b/>
      <w:bCs/>
      <w:color w:val="669900"/>
    </w:rPr>
  </w:style>
  <w:style w:type="paragraph" w:customStyle="1" w:styleId="140">
    <w:name w:val="SecC"/>
    <w:qFormat/>
    <w:uiPriority w:val="0"/>
    <w:pPr>
      <w:tabs>
        <w:tab w:val="left" w:pos="1701"/>
        <w:tab w:val="left" w:pos="2126"/>
        <w:tab w:val="left" w:pos="2552"/>
        <w:tab w:val="left" w:pos="3969"/>
        <w:tab w:val="left" w:pos="5670"/>
        <w:tab w:val="right" w:pos="7938"/>
      </w:tabs>
      <w:spacing w:after="160" w:line="278" w:lineRule="auto"/>
      <w:ind w:left="1701" w:hanging="1701"/>
      <w:jc w:val="both"/>
    </w:pPr>
    <w:rPr>
      <w:rFonts w:ascii="Frutiger 55 Roman" w:hAnsi="Frutiger 55 Roman" w:eastAsia="宋体" w:cs="Times New Roman"/>
      <w:sz w:val="22"/>
      <w:lang w:val="en-GB" w:eastAsia="zh-CN" w:bidi="ar-SA"/>
    </w:rPr>
  </w:style>
  <w:style w:type="paragraph" w:customStyle="1" w:styleId="141">
    <w:name w:val="Char Char Char Char Char Char Char Char Char Char1"/>
    <w:basedOn w:val="1"/>
    <w:qFormat/>
    <w:uiPriority w:val="0"/>
    <w:pPr>
      <w:tabs>
        <w:tab w:val="left" w:pos="360"/>
      </w:tabs>
      <w:ind w:left="360" w:hanging="360" w:hangingChars="200"/>
    </w:pPr>
    <w:rPr>
      <w:sz w:val="24"/>
      <w:szCs w:val="24"/>
    </w:rPr>
  </w:style>
  <w:style w:type="character" w:customStyle="1" w:styleId="142">
    <w:name w:val="parameter"/>
    <w:basedOn w:val="47"/>
    <w:qFormat/>
    <w:uiPriority w:val="0"/>
  </w:style>
  <w:style w:type="character" w:customStyle="1" w:styleId="143">
    <w:name w:val="style1"/>
    <w:basedOn w:val="47"/>
    <w:qFormat/>
    <w:uiPriority w:val="0"/>
  </w:style>
  <w:style w:type="character" w:customStyle="1" w:styleId="144">
    <w:name w:val="lh15 s"/>
    <w:basedOn w:val="47"/>
    <w:qFormat/>
    <w:uiPriority w:val="0"/>
  </w:style>
  <w:style w:type="paragraph" w:customStyle="1" w:styleId="145">
    <w:name w:val="Char Char Char Char Char Char1 Char"/>
    <w:basedOn w:val="1"/>
    <w:qFormat/>
    <w:uiPriority w:val="0"/>
    <w:pPr>
      <w:widowControl/>
      <w:spacing w:line="240" w:lineRule="exact"/>
      <w:jc w:val="left"/>
    </w:pPr>
    <w:rPr>
      <w:rFonts w:ascii="Verdana" w:hAnsi="Verdana"/>
      <w:kern w:val="0"/>
      <w:lang w:eastAsia="en-US"/>
    </w:rPr>
  </w:style>
  <w:style w:type="paragraph" w:customStyle="1" w:styleId="146">
    <w:name w:val=".."/>
    <w:basedOn w:val="110"/>
    <w:next w:val="110"/>
    <w:qFormat/>
    <w:uiPriority w:val="0"/>
    <w:rPr>
      <w:rFonts w:cs="Times New Roman"/>
      <w:color w:val="auto"/>
    </w:rPr>
  </w:style>
  <w:style w:type="paragraph" w:customStyle="1" w:styleId="147">
    <w:name w:val="标题3"/>
    <w:basedOn w:val="5"/>
    <w:qFormat/>
    <w:uiPriority w:val="0"/>
    <w:rPr>
      <w:rFonts w:ascii="宋体" w:hAnsi="宋体"/>
      <w:sz w:val="28"/>
      <w:szCs w:val="28"/>
    </w:rPr>
  </w:style>
  <w:style w:type="character" w:customStyle="1" w:styleId="148">
    <w:name w:val="t31"/>
    <w:qFormat/>
    <w:uiPriority w:val="0"/>
    <w:rPr>
      <w:color w:val="000000"/>
      <w:sz w:val="21"/>
      <w:szCs w:val="21"/>
      <w:u w:val="none"/>
    </w:rPr>
  </w:style>
  <w:style w:type="paragraph" w:customStyle="1" w:styleId="149">
    <w:name w:val="Char1 Char Char Char1"/>
    <w:basedOn w:val="1"/>
    <w:qFormat/>
    <w:uiPriority w:val="0"/>
    <w:rPr>
      <w:rFonts w:ascii="Tahoma" w:hAnsi="Tahoma"/>
      <w:sz w:val="24"/>
    </w:rPr>
  </w:style>
  <w:style w:type="character" w:customStyle="1" w:styleId="150">
    <w:name w:val="tit1"/>
    <w:qFormat/>
    <w:uiPriority w:val="0"/>
    <w:rPr>
      <w:rFonts w:hint="default" w:ascii="Arial" w:hAnsi="Arial" w:eastAsia="黑体" w:cs="Arial"/>
      <w:b/>
      <w:bCs/>
      <w:color w:val="000000"/>
      <w:sz w:val="21"/>
      <w:szCs w:val="21"/>
    </w:rPr>
  </w:style>
  <w:style w:type="paragraph" w:customStyle="1" w:styleId="151">
    <w:name w:val="正文1"/>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152">
    <w:name w:val="11pt"/>
    <w:basedOn w:val="47"/>
    <w:qFormat/>
    <w:uiPriority w:val="0"/>
  </w:style>
  <w:style w:type="paragraph" w:customStyle="1" w:styleId="153">
    <w:name w:val="Char Char Char Char2"/>
    <w:basedOn w:val="1"/>
    <w:qFormat/>
    <w:uiPriority w:val="0"/>
    <w:pPr>
      <w:tabs>
        <w:tab w:val="left" w:pos="360"/>
      </w:tabs>
      <w:ind w:firstLine="420" w:firstLineChars="150"/>
    </w:pPr>
    <w:rPr>
      <w:rFonts w:ascii="Arial" w:hAnsi="Arial" w:cs="Arial"/>
      <w:sz w:val="20"/>
    </w:rPr>
  </w:style>
  <w:style w:type="paragraph" w:customStyle="1" w:styleId="154">
    <w:name w:val="Char Char1 Char Char Char Char Char Char"/>
    <w:basedOn w:val="1"/>
    <w:qFormat/>
    <w:uiPriority w:val="0"/>
    <w:pPr>
      <w:widowControl/>
      <w:spacing w:line="240" w:lineRule="exact"/>
      <w:jc w:val="left"/>
    </w:pPr>
    <w:rPr>
      <w:rFonts w:ascii="Verdana" w:hAnsi="Verdana" w:eastAsia="仿宋_GB2312"/>
      <w:spacing w:val="-4"/>
      <w:kern w:val="0"/>
      <w:position w:val="-8"/>
      <w:sz w:val="24"/>
      <w:lang w:eastAsia="en-US"/>
    </w:rPr>
  </w:style>
  <w:style w:type="character" w:customStyle="1" w:styleId="155">
    <w:name w:val="text_line_height_201"/>
    <w:basedOn w:val="47"/>
    <w:qFormat/>
    <w:uiPriority w:val="0"/>
  </w:style>
  <w:style w:type="paragraph" w:customStyle="1" w:styleId="156">
    <w:name w:val="Char1 Char Char Char2"/>
    <w:basedOn w:val="1"/>
    <w:semiHidden/>
    <w:qFormat/>
    <w:uiPriority w:val="0"/>
    <w:rPr>
      <w:rFonts w:ascii="Tahoma" w:hAnsi="Tahoma" w:cs="仿宋_GB2312"/>
      <w:sz w:val="24"/>
      <w:szCs w:val="28"/>
    </w:rPr>
  </w:style>
  <w:style w:type="paragraph" w:customStyle="1" w:styleId="157">
    <w:name w:val="Char Char Char1"/>
    <w:basedOn w:val="1"/>
    <w:qFormat/>
    <w:uiPriority w:val="0"/>
    <w:rPr>
      <w:rFonts w:ascii="Tahoma" w:hAnsi="Tahoma"/>
      <w:sz w:val="24"/>
    </w:rPr>
  </w:style>
  <w:style w:type="character" w:customStyle="1" w:styleId="158">
    <w:name w:val="纯文本 字符"/>
    <w:link w:val="23"/>
    <w:qFormat/>
    <w:uiPriority w:val="0"/>
    <w:rPr>
      <w:rFonts w:ascii="宋体" w:hAnsi="Courier New" w:cs="Courier New"/>
      <w:kern w:val="2"/>
      <w:sz w:val="21"/>
      <w:szCs w:val="21"/>
    </w:rPr>
  </w:style>
  <w:style w:type="paragraph" w:customStyle="1" w:styleId="159">
    <w:name w:val="修订1"/>
    <w:hidden/>
    <w:unhideWhenUsed/>
    <w:qFormat/>
    <w:uiPriority w:val="99"/>
    <w:pPr>
      <w:spacing w:after="160" w:line="278" w:lineRule="auto"/>
    </w:pPr>
    <w:rPr>
      <w:rFonts w:ascii="Times New Roman" w:hAnsi="Times New Roman" w:eastAsia="宋体" w:cs="Times New Roman"/>
      <w:kern w:val="2"/>
      <w:sz w:val="21"/>
      <w:lang w:val="en-US" w:eastAsia="zh-CN" w:bidi="ar-SA"/>
    </w:rPr>
  </w:style>
  <w:style w:type="character" w:customStyle="1" w:styleId="160">
    <w:name w:val="批注文字 字符"/>
    <w:basedOn w:val="47"/>
    <w:link w:val="15"/>
    <w:semiHidden/>
    <w:qFormat/>
    <w:uiPriority w:val="99"/>
    <w:rPr>
      <w:kern w:val="2"/>
      <w:sz w:val="21"/>
      <w:szCs w:val="24"/>
    </w:rPr>
  </w:style>
  <w:style w:type="paragraph" w:customStyle="1" w:styleId="161">
    <w:name w:val="TOC 标题1"/>
    <w:basedOn w:val="3"/>
    <w:next w:val="1"/>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character" w:customStyle="1" w:styleId="162">
    <w:name w:val="页眉 字符"/>
    <w:basedOn w:val="47"/>
    <w:link w:val="30"/>
    <w:qFormat/>
    <w:uiPriority w:val="99"/>
    <w:rPr>
      <w:sz w:val="18"/>
    </w:rPr>
  </w:style>
  <w:style w:type="character" w:customStyle="1" w:styleId="163">
    <w:name w:val="页脚 字符"/>
    <w:basedOn w:val="47"/>
    <w:link w:val="28"/>
    <w:qFormat/>
    <w:uiPriority w:val="99"/>
    <w:rPr>
      <w:sz w:val="18"/>
    </w:rPr>
  </w:style>
  <w:style w:type="character" w:customStyle="1" w:styleId="164">
    <w:name w:val="apple-converted-space"/>
    <w:basedOn w:val="47"/>
    <w:qFormat/>
    <w:uiPriority w:val="0"/>
  </w:style>
  <w:style w:type="character" w:customStyle="1" w:styleId="165">
    <w:name w:val="标题 1 字符"/>
    <w:basedOn w:val="47"/>
    <w:link w:val="3"/>
    <w:qFormat/>
    <w:uiPriority w:val="9"/>
    <w:rPr>
      <w:b/>
      <w:bCs/>
      <w:kern w:val="44"/>
      <w:sz w:val="44"/>
      <w:szCs w:val="44"/>
    </w:rPr>
  </w:style>
  <w:style w:type="character" w:customStyle="1" w:styleId="166">
    <w:name w:val="正文文本缩进 2 字符"/>
    <w:basedOn w:val="47"/>
    <w:link w:val="26"/>
    <w:qFormat/>
    <w:uiPriority w:val="0"/>
    <w:rPr>
      <w:kern w:val="2"/>
      <w:sz w:val="32"/>
    </w:rPr>
  </w:style>
  <w:style w:type="paragraph" w:customStyle="1" w:styleId="167">
    <w:name w:val="列表段落1"/>
    <w:basedOn w:val="1"/>
    <w:qFormat/>
    <w:uiPriority w:val="34"/>
    <w:pPr>
      <w:ind w:firstLine="420" w:firstLineChars="200"/>
    </w:pPr>
    <w:rPr>
      <w:rFonts w:ascii="Calibri" w:hAnsi="Calibri"/>
      <w:szCs w:val="24"/>
    </w:rPr>
  </w:style>
  <w:style w:type="paragraph" w:customStyle="1" w:styleId="168">
    <w:name w:val="**正文"/>
    <w:basedOn w:val="1"/>
    <w:qFormat/>
    <w:uiPriority w:val="0"/>
    <w:pPr>
      <w:ind w:firstLine="480" w:firstLineChars="200"/>
    </w:pPr>
    <w:rPr>
      <w:rFonts w:ascii="Calibri" w:hAnsi="Calibri"/>
      <w:szCs w:val="22"/>
    </w:rPr>
  </w:style>
  <w:style w:type="table" w:customStyle="1" w:styleId="169">
    <w:name w:val="网格型1"/>
    <w:basedOn w:val="45"/>
    <w:qFormat/>
    <w:uiPriority w:val="59"/>
    <w:rPr>
      <w:rFonts w:eastAsia="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tcPr>
  </w:style>
  <w:style w:type="table" w:customStyle="1" w:styleId="170">
    <w:name w:val="网格型2"/>
    <w:basedOn w:val="45"/>
    <w:qFormat/>
    <w:uiPriority w:val="59"/>
    <w:rPr>
      <w:rFonts w:eastAsia="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tcPr>
  </w:style>
  <w:style w:type="character" w:customStyle="1" w:styleId="171">
    <w:name w:val="HTML 预设格式 字符"/>
    <w:basedOn w:val="47"/>
    <w:link w:val="39"/>
    <w:qFormat/>
    <w:uiPriority w:val="99"/>
    <w:rPr>
      <w:rFonts w:ascii="宋体" w:hAnsi="宋体" w:cs="宋体"/>
      <w:sz w:val="24"/>
      <w:szCs w:val="24"/>
    </w:rPr>
  </w:style>
  <w:style w:type="character" w:customStyle="1" w:styleId="172">
    <w:name w:val="标题 2 字符"/>
    <w:link w:val="4"/>
    <w:qFormat/>
    <w:uiPriority w:val="9"/>
    <w:rPr>
      <w:rFonts w:ascii="Arial" w:hAnsi="Arial" w:eastAsia="黑体"/>
      <w:b/>
      <w:bCs/>
      <w:kern w:val="2"/>
      <w:sz w:val="32"/>
      <w:szCs w:val="32"/>
    </w:rPr>
  </w:style>
  <w:style w:type="character" w:customStyle="1" w:styleId="173">
    <w:name w:val="con2"/>
    <w:basedOn w:val="47"/>
    <w:qFormat/>
    <w:uiPriority w:val="0"/>
    <w:rPr>
      <w:rFonts w:ascii="Times New Roman" w:hAnsi="Times New Roman" w:eastAsia="宋体" w:cs="Times New Roman"/>
    </w:rPr>
  </w:style>
  <w:style w:type="paragraph" w:customStyle="1" w:styleId="174">
    <w:name w:val="WPSOffice手动目录 1"/>
    <w:qFormat/>
    <w:uiPriority w:val="0"/>
    <w:pPr>
      <w:spacing w:after="160" w:line="278" w:lineRule="auto"/>
    </w:pPr>
    <w:rPr>
      <w:rFonts w:ascii="Times New Roman" w:hAnsi="Times New Roman" w:eastAsia="宋体" w:cs="Times New Roman"/>
      <w:lang w:val="en-US" w:eastAsia="zh-CN" w:bidi="ar-SA"/>
    </w:rPr>
  </w:style>
  <w:style w:type="paragraph" w:customStyle="1" w:styleId="175">
    <w:name w:val="p15"/>
    <w:basedOn w:val="1"/>
    <w:qFormat/>
    <w:uiPriority w:val="0"/>
    <w:pPr>
      <w:widowControl/>
    </w:pPr>
    <w:rPr>
      <w:kern w:val="0"/>
      <w:szCs w:val="21"/>
    </w:rPr>
  </w:style>
  <w:style w:type="paragraph" w:customStyle="1" w:styleId="176">
    <w:name w:val="彩色列表1"/>
    <w:basedOn w:val="1"/>
    <w:qFormat/>
    <w:uiPriority w:val="34"/>
    <w:pPr>
      <w:ind w:firstLine="420" w:firstLineChars="200"/>
    </w:pPr>
    <w:rPr>
      <w:rFonts w:ascii="等线" w:hAnsi="等线" w:eastAsia="等线" w:cs="等线"/>
      <w:sz w:val="24"/>
      <w:szCs w:val="24"/>
    </w:rPr>
  </w:style>
  <w:style w:type="character" w:customStyle="1" w:styleId="177">
    <w:name w:val="标题 3 字符"/>
    <w:basedOn w:val="47"/>
    <w:link w:val="5"/>
    <w:qFormat/>
    <w:uiPriority w:val="9"/>
    <w:rPr>
      <w:rFonts w:ascii="Times New Roman" w:hAnsi="Times New Roman" w:eastAsia="宋体" w:cs="Times New Roman"/>
      <w:b/>
      <w:bCs/>
      <w:kern w:val="2"/>
      <w:sz w:val="32"/>
      <w:szCs w:val="32"/>
    </w:rPr>
  </w:style>
  <w:style w:type="character" w:customStyle="1" w:styleId="178">
    <w:name w:val="标题 4 字符"/>
    <w:basedOn w:val="47"/>
    <w:link w:val="6"/>
    <w:qFormat/>
    <w:uiPriority w:val="9"/>
    <w:rPr>
      <w:rFonts w:ascii="Arial" w:hAnsi="Arial" w:eastAsia="黑体" w:cs="Times New Roman"/>
      <w:b/>
      <w:sz w:val="28"/>
    </w:rPr>
  </w:style>
  <w:style w:type="character" w:customStyle="1" w:styleId="179">
    <w:name w:val="标题 5 字符"/>
    <w:basedOn w:val="47"/>
    <w:link w:val="7"/>
    <w:qFormat/>
    <w:uiPriority w:val="9"/>
    <w:rPr>
      <w:rFonts w:ascii="Times New Roman" w:hAnsi="Times New Roman" w:eastAsia="宋体" w:cs="Times New Roman"/>
      <w:b/>
      <w:sz w:val="28"/>
    </w:rPr>
  </w:style>
  <w:style w:type="character" w:customStyle="1" w:styleId="180">
    <w:name w:val="标题 6 字符"/>
    <w:basedOn w:val="47"/>
    <w:link w:val="8"/>
    <w:qFormat/>
    <w:uiPriority w:val="9"/>
    <w:rPr>
      <w:rFonts w:ascii="Arial" w:hAnsi="Arial" w:eastAsia="黑体" w:cs="Times New Roman"/>
      <w:b/>
      <w:sz w:val="24"/>
    </w:rPr>
  </w:style>
  <w:style w:type="character" w:customStyle="1" w:styleId="181">
    <w:name w:val="标题 7 字符"/>
    <w:basedOn w:val="47"/>
    <w:link w:val="9"/>
    <w:qFormat/>
    <w:uiPriority w:val="1"/>
    <w:rPr>
      <w:rFonts w:ascii="Times New Roman" w:hAnsi="Times New Roman" w:eastAsia="宋体" w:cs="Times New Roman"/>
      <w:b/>
      <w:sz w:val="24"/>
    </w:rPr>
  </w:style>
  <w:style w:type="character" w:customStyle="1" w:styleId="182">
    <w:name w:val="正文文本 字符"/>
    <w:basedOn w:val="47"/>
    <w:link w:val="18"/>
    <w:qFormat/>
    <w:uiPriority w:val="1"/>
    <w:rPr>
      <w:rFonts w:ascii="Times New Roman" w:hAnsi="Times New Roman" w:eastAsia="宋体" w:cs="Times New Roman"/>
      <w:color w:val="FF0000"/>
      <w:kern w:val="2"/>
      <w:sz w:val="21"/>
    </w:rPr>
  </w:style>
  <w:style w:type="character" w:customStyle="1" w:styleId="183">
    <w:name w:val="批注主题 字符"/>
    <w:basedOn w:val="160"/>
    <w:link w:val="42"/>
    <w:semiHidden/>
    <w:qFormat/>
    <w:uiPriority w:val="99"/>
    <w:rPr>
      <w:rFonts w:ascii="Times New Roman" w:hAnsi="Times New Roman" w:eastAsia="宋体" w:cs="Times New Roman"/>
      <w:b/>
      <w:bCs/>
      <w:kern w:val="2"/>
      <w:sz w:val="21"/>
      <w:szCs w:val="24"/>
    </w:rPr>
  </w:style>
  <w:style w:type="table" w:customStyle="1" w:styleId="184">
    <w:name w:val="Table Normal"/>
    <w:unhideWhenUsed/>
    <w:qFormat/>
    <w:uiPriority w:val="2"/>
    <w:tblPr>
      <w:tblCellMar>
        <w:top w:w="0" w:type="dxa"/>
        <w:left w:w="0" w:type="dxa"/>
        <w:bottom w:w="0" w:type="dxa"/>
        <w:right w:w="0" w:type="dxa"/>
      </w:tblCellMar>
    </w:tblPr>
  </w:style>
  <w:style w:type="paragraph" w:customStyle="1" w:styleId="185">
    <w:name w:val="列表段落2"/>
    <w:basedOn w:val="1"/>
    <w:link w:val="189"/>
    <w:qFormat/>
    <w:uiPriority w:val="34"/>
    <w:pPr>
      <w:autoSpaceDE w:val="0"/>
      <w:autoSpaceDN w:val="0"/>
      <w:ind w:left="602" w:firstLine="420"/>
      <w:jc w:val="left"/>
    </w:pPr>
    <w:rPr>
      <w:rFonts w:ascii="宋体" w:hAnsi="宋体" w:cs="宋体"/>
      <w:kern w:val="0"/>
      <w:sz w:val="22"/>
      <w:szCs w:val="22"/>
      <w:lang w:val="zh-CN" w:bidi="zh-CN"/>
    </w:rPr>
  </w:style>
  <w:style w:type="paragraph" w:customStyle="1" w:styleId="186">
    <w:name w:val="Table Paragraph"/>
    <w:basedOn w:val="1"/>
    <w:qFormat/>
    <w:uiPriority w:val="1"/>
    <w:pPr>
      <w:autoSpaceDE w:val="0"/>
      <w:autoSpaceDN w:val="0"/>
      <w:jc w:val="left"/>
    </w:pPr>
    <w:rPr>
      <w:rFonts w:ascii="宋体" w:hAnsi="宋体" w:cs="宋体"/>
      <w:kern w:val="0"/>
      <w:sz w:val="22"/>
      <w:szCs w:val="22"/>
      <w:lang w:val="zh-CN" w:bidi="zh-CN"/>
    </w:rPr>
  </w:style>
  <w:style w:type="character" w:customStyle="1" w:styleId="187">
    <w:name w:val="批注框文本 字符"/>
    <w:basedOn w:val="47"/>
    <w:link w:val="27"/>
    <w:semiHidden/>
    <w:qFormat/>
    <w:uiPriority w:val="99"/>
    <w:rPr>
      <w:rFonts w:ascii="Times New Roman" w:hAnsi="Times New Roman" w:eastAsia="宋体" w:cs="Times New Roman"/>
      <w:kern w:val="2"/>
      <w:sz w:val="18"/>
      <w:szCs w:val="18"/>
    </w:rPr>
  </w:style>
  <w:style w:type="character" w:customStyle="1" w:styleId="188">
    <w:name w:val="NormalCharacter"/>
    <w:qFormat/>
    <w:uiPriority w:val="0"/>
  </w:style>
  <w:style w:type="character" w:customStyle="1" w:styleId="189">
    <w:name w:val="列出段落 字符"/>
    <w:link w:val="185"/>
    <w:qFormat/>
    <w:uiPriority w:val="34"/>
    <w:rPr>
      <w:rFonts w:ascii="宋体" w:hAnsi="宋体" w:eastAsia="宋体" w:cs="宋体"/>
      <w:sz w:val="22"/>
      <w:szCs w:val="22"/>
      <w:lang w:val="zh-CN" w:bidi="zh-CN"/>
    </w:rPr>
  </w:style>
  <w:style w:type="paragraph" w:customStyle="1" w:styleId="190">
    <w:name w:val="图例"/>
    <w:basedOn w:val="1"/>
    <w:qFormat/>
    <w:uiPriority w:val="0"/>
    <w:pPr>
      <w:spacing w:before="120" w:after="120" w:line="360" w:lineRule="auto"/>
      <w:jc w:val="center"/>
    </w:pPr>
    <w:rPr>
      <w:rFonts w:eastAsia="仿宋_GB2312"/>
      <w:b/>
      <w:sz w:val="24"/>
    </w:rPr>
  </w:style>
  <w:style w:type="paragraph" w:customStyle="1" w:styleId="191">
    <w:name w:val="修订2"/>
    <w:hidden/>
    <w:unhideWhenUsed/>
    <w:qFormat/>
    <w:uiPriority w:val="99"/>
    <w:pPr>
      <w:spacing w:after="160" w:line="278" w:lineRule="auto"/>
    </w:pPr>
    <w:rPr>
      <w:rFonts w:ascii="Times New Roman" w:hAnsi="Times New Roman" w:eastAsia="宋体" w:cs="Times New Roman"/>
      <w:kern w:val="2"/>
      <w:sz w:val="21"/>
      <w:lang w:val="en-US" w:eastAsia="zh-CN" w:bidi="ar-SA"/>
    </w:rPr>
  </w:style>
  <w:style w:type="paragraph" w:customStyle="1" w:styleId="192">
    <w:name w:val="_Style 10"/>
    <w:basedOn w:val="19"/>
    <w:next w:val="44"/>
    <w:qFormat/>
    <w:uiPriority w:val="0"/>
    <w:pPr>
      <w:spacing w:after="120"/>
      <w:ind w:left="420" w:leftChars="200" w:firstLine="420" w:firstLineChars="200"/>
    </w:pPr>
    <w:rPr>
      <w:sz w:val="21"/>
    </w:rPr>
  </w:style>
  <w:style w:type="paragraph" w:customStyle="1" w:styleId="193">
    <w:name w:val="列出段落2"/>
    <w:basedOn w:val="1"/>
    <w:unhideWhenUsed/>
    <w:qFormat/>
    <w:uiPriority w:val="99"/>
    <w:pPr>
      <w:ind w:firstLine="420" w:firstLineChars="200"/>
    </w:pPr>
  </w:style>
  <w:style w:type="paragraph" w:customStyle="1" w:styleId="194">
    <w:name w:val="_Style 8"/>
    <w:basedOn w:val="19"/>
    <w:next w:val="44"/>
    <w:qFormat/>
    <w:uiPriority w:val="0"/>
    <w:pPr>
      <w:spacing w:after="120"/>
      <w:ind w:left="420" w:leftChars="200" w:firstLine="420" w:firstLineChars="200"/>
    </w:pPr>
    <w:rPr>
      <w:sz w:val="21"/>
    </w:rPr>
  </w:style>
  <w:style w:type="paragraph" w:customStyle="1" w:styleId="195">
    <w:name w:val="列表段落3"/>
    <w:basedOn w:val="1"/>
    <w:qFormat/>
    <w:uiPriority w:val="99"/>
    <w:pPr>
      <w:ind w:firstLine="420" w:firstLineChars="200"/>
    </w:pPr>
  </w:style>
  <w:style w:type="paragraph" w:customStyle="1" w:styleId="196">
    <w:name w:val="_Style 2"/>
    <w:basedOn w:val="1"/>
    <w:qFormat/>
    <w:uiPriority w:val="99"/>
    <w:pPr>
      <w:ind w:firstLine="420" w:firstLineChars="200"/>
    </w:pPr>
  </w:style>
  <w:style w:type="paragraph" w:customStyle="1" w:styleId="197">
    <w:name w:val="_Style 9"/>
    <w:basedOn w:val="1"/>
    <w:next w:val="196"/>
    <w:qFormat/>
    <w:uiPriority w:val="34"/>
    <w:pPr>
      <w:ind w:firstLine="420" w:firstLineChars="200"/>
    </w:pPr>
  </w:style>
  <w:style w:type="character" w:customStyle="1" w:styleId="198">
    <w:name w:val="正文文本缩进 字符"/>
    <w:basedOn w:val="47"/>
    <w:link w:val="19"/>
    <w:qFormat/>
    <w:uiPriority w:val="0"/>
    <w:rPr>
      <w:rFonts w:ascii="Times New Roman" w:hAnsi="Times New Roman" w:eastAsia="宋体" w:cs="Times New Roman"/>
      <w:sz w:val="32"/>
    </w:rPr>
  </w:style>
  <w:style w:type="character" w:customStyle="1" w:styleId="199">
    <w:name w:val="正文文本首行缩进 2 字符"/>
    <w:basedOn w:val="198"/>
    <w:link w:val="44"/>
    <w:qFormat/>
    <w:uiPriority w:val="99"/>
    <w:rPr>
      <w:rFonts w:ascii="Times New Roman" w:hAnsi="Times New Roman" w:eastAsia="宋体" w:cs="Times New Roman"/>
      <w:sz w:val="21"/>
    </w:rPr>
  </w:style>
  <w:style w:type="paragraph" w:customStyle="1" w:styleId="200">
    <w:name w:val="无间隔1"/>
    <w:qFormat/>
    <w:uiPriority w:val="1"/>
    <w:pPr>
      <w:spacing w:after="160" w:line="278" w:lineRule="auto"/>
    </w:pPr>
    <w:rPr>
      <w:rFonts w:ascii="Calibri" w:hAnsi="Calibri" w:eastAsia="宋体" w:cs="Times New Roman"/>
      <w:sz w:val="22"/>
      <w:szCs w:val="22"/>
      <w:lang w:val="en-US" w:eastAsia="zh-CN" w:bidi="ar-SA"/>
    </w:rPr>
  </w:style>
  <w:style w:type="paragraph" w:customStyle="1" w:styleId="201">
    <w:name w:val="BodyText1I2"/>
    <w:basedOn w:val="202"/>
    <w:qFormat/>
    <w:uiPriority w:val="0"/>
    <w:pPr>
      <w:spacing w:after="120" w:line="560" w:lineRule="exact"/>
      <w:ind w:left="420" w:leftChars="200" w:firstLine="420" w:firstLineChars="200"/>
    </w:pPr>
  </w:style>
  <w:style w:type="paragraph" w:customStyle="1" w:styleId="202">
    <w:name w:val="BodyTextIndent"/>
    <w:basedOn w:val="1"/>
    <w:qFormat/>
    <w:uiPriority w:val="0"/>
    <w:pPr>
      <w:spacing w:after="0"/>
      <w:ind w:firstLine="634"/>
    </w:pPr>
    <w:rPr>
      <w:rFonts w:ascii="Calibri" w:hAnsi="Calibri" w:eastAsia="仿宋_GB2312"/>
      <w:kern w:val="0"/>
      <w:sz w:val="32"/>
    </w:rPr>
  </w:style>
  <w:style w:type="character" w:customStyle="1" w:styleId="203">
    <w:name w:val="font21"/>
    <w:basedOn w:val="47"/>
    <w:qFormat/>
    <w:uiPriority w:val="0"/>
    <w:rPr>
      <w:rFonts w:hint="eastAsia" w:ascii="微软雅黑" w:hAnsi="微软雅黑" w:eastAsia="微软雅黑" w:cs="微软雅黑"/>
      <w:color w:val="000000"/>
      <w:sz w:val="20"/>
      <w:szCs w:val="20"/>
      <w:u w:val="none"/>
    </w:rPr>
  </w:style>
  <w:style w:type="character" w:customStyle="1" w:styleId="204">
    <w:name w:val="font31"/>
    <w:basedOn w:val="47"/>
    <w:qFormat/>
    <w:uiPriority w:val="0"/>
    <w:rPr>
      <w:rFonts w:hint="eastAsia" w:ascii="微软雅黑" w:hAnsi="微软雅黑" w:eastAsia="微软雅黑" w:cs="微软雅黑"/>
      <w:color w:val="FF0000"/>
      <w:sz w:val="20"/>
      <w:szCs w:val="20"/>
      <w:u w:val="none"/>
    </w:rPr>
  </w:style>
  <w:style w:type="character" w:customStyle="1" w:styleId="205">
    <w:name w:val="font51"/>
    <w:basedOn w:val="47"/>
    <w:qFormat/>
    <w:uiPriority w:val="0"/>
    <w:rPr>
      <w:rFonts w:hint="eastAsia" w:ascii="微软雅黑" w:hAnsi="微软雅黑" w:eastAsia="微软雅黑" w:cs="微软雅黑"/>
      <w:b/>
      <w:bCs/>
      <w:color w:val="30C0B4"/>
      <w:sz w:val="20"/>
      <w:szCs w:val="20"/>
      <w:u w:val="none"/>
    </w:rPr>
  </w:style>
  <w:style w:type="character" w:customStyle="1" w:styleId="206">
    <w:name w:val="font61"/>
    <w:basedOn w:val="47"/>
    <w:qFormat/>
    <w:uiPriority w:val="0"/>
    <w:rPr>
      <w:rFonts w:hint="eastAsia" w:ascii="微软雅黑" w:hAnsi="微软雅黑" w:eastAsia="微软雅黑" w:cs="微软雅黑"/>
      <w:color w:val="E54C5E"/>
      <w:sz w:val="20"/>
      <w:szCs w:val="20"/>
      <w:u w:val="none"/>
    </w:rPr>
  </w:style>
  <w:style w:type="paragraph" w:customStyle="1" w:styleId="207">
    <w:name w:val="Revision"/>
    <w:hidden/>
    <w:unhideWhenUsed/>
    <w:qFormat/>
    <w:uiPriority w:val="99"/>
    <w:pPr>
      <w:spacing w:after="0" w:line="240" w:lineRule="auto"/>
    </w:pPr>
    <w:rPr>
      <w:rFonts w:ascii="Times New Roman" w:hAnsi="Times New Roman" w:eastAsia="宋体" w:cs="Times New Roman"/>
      <w:kern w:val="2"/>
      <w:sz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1" Type="http://schemas.microsoft.com/office/2011/relationships/people" Target="people.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theme" Target="theme/theme1.xml"/><Relationship Id="rId16" Type="http://schemas.openxmlformats.org/officeDocument/2006/relationships/header" Target="header4.xml"/><Relationship Id="rId15" Type="http://schemas.openxmlformats.org/officeDocument/2006/relationships/footer" Target="footer6.xml"/><Relationship Id="rId14" Type="http://schemas.openxmlformats.org/officeDocument/2006/relationships/header" Target="header3.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68</Pages>
  <Words>14000</Words>
  <Characters>15418</Characters>
  <Lines>218</Lines>
  <Paragraphs>61</Paragraphs>
  <TotalTime>6</TotalTime>
  <ScaleCrop>false</ScaleCrop>
  <LinksUpToDate>false</LinksUpToDate>
  <CharactersWithSpaces>15750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2024-07-10T07:56:00Z</dcterms:created>
  <dc:creator>User</dc:creator>
  <cp:lastModifiedBy>Mikl </cp:lastModifiedBy>
  <cp:lastPrinted>2020-05-20T03:19:00Z</cp:lastPrinted>
  <dcterms:modified xsi:type="dcterms:W3CDTF">2026-02-27T12:15:58Z</dcterms:modified>
  <dc:title>第X章 货物需求一览表及技术需求</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96A3FD24DCDE4100A6AEE85CC7B67224_13</vt:lpwstr>
  </property>
  <property fmtid="{D5CDD505-2E9C-101B-9397-08002B2CF9AE}" pid="4" name="KSOTemplateDocerSaveRecord">
    <vt:lpwstr>eyJoZGlkIjoiZTdiN2UyNTk3NWI3MTE1NzA5MzA1NmRjNWJhN2RiZTIiLCJ1c2VySWQiOiIyODEyOTEzNTIifQ==</vt:lpwstr>
  </property>
</Properties>
</file>